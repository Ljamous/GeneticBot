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D0078" w14:textId="77777777" w:rsidR="00590935" w:rsidRPr="00E41499" w:rsidRDefault="00590935" w:rsidP="00590935">
      <w:pPr>
        <w:tabs>
          <w:tab w:val="left" w:pos="720"/>
        </w:tabs>
        <w:spacing w:line="480" w:lineRule="auto"/>
        <w:ind w:right="90"/>
        <w:jc w:val="center"/>
        <w:rPr>
          <w:ins w:id="0" w:author="Lama Abujamous" w:date="2026-06-14T10:08:00Z" w16du:dateUtc="2026-06-14T07:08:00Z"/>
          <w:rFonts w:asciiTheme="majorBidi" w:hAnsiTheme="majorBidi" w:cstheme="majorBidi"/>
          <w:b/>
          <w:bCs/>
          <w:color w:val="000000" w:themeColor="text1"/>
        </w:rPr>
      </w:pPr>
      <w:proofErr w:type="spellStart"/>
      <w:ins w:id="1" w:author="Lama Abujamous" w:date="2026-06-14T10:08:00Z" w16du:dateUtc="2026-06-14T07:08:00Z">
        <w:r>
          <w:rPr>
            <w:b/>
            <w:highlight w:val="yellow"/>
          </w:rPr>
          <w:t>GeneticBot</w:t>
        </w:r>
        <w:proofErr w:type="spellEnd"/>
        <w:r>
          <w:rPr>
            <w:b/>
            <w:highlight w:val="yellow"/>
          </w:rPr>
          <w:t>: a synthetic-case feasibility study of a web-based decision aid for pre-test genetic counselling in high-risk breast cancer</w:t>
        </w:r>
      </w:ins>
    </w:p>
    <w:p w14:paraId="0850DAB1" w14:textId="2AC9ADCB" w:rsidR="00590935" w:rsidRPr="00E41499" w:rsidDel="00590935" w:rsidRDefault="00590935" w:rsidP="00590935">
      <w:pPr>
        <w:tabs>
          <w:tab w:val="left" w:pos="720"/>
        </w:tabs>
        <w:spacing w:line="480" w:lineRule="auto"/>
        <w:ind w:right="90"/>
        <w:jc w:val="center"/>
        <w:rPr>
          <w:del w:id="2" w:author="Lama Abujamous" w:date="2026-06-14T10:08:00Z" w16du:dateUtc="2026-06-14T07:08:00Z"/>
          <w:rFonts w:asciiTheme="majorBidi" w:hAnsiTheme="majorBidi" w:cstheme="majorBidi"/>
          <w:b/>
          <w:bCs/>
          <w:color w:val="000000" w:themeColor="text1"/>
        </w:rPr>
      </w:pPr>
      <w:del w:id="3" w:author="Lama Abujamous" w:date="2026-06-14T10:08:00Z" w16du:dateUtc="2026-06-14T07:08:00Z">
        <w:r w:rsidDel="00590935">
          <w:rPr>
            <w:b/>
            <w:highlight w:val="yellow"/>
          </w:rPr>
          <w:delText>GeneticBot: a synthetic-case feasibility study of a web-based decision aid for pre-test genetic counselling in high-risk breast cancer</w:delText>
        </w:r>
      </w:del>
    </w:p>
    <w:p w14:paraId="0DC23E5C" w14:textId="77777777" w:rsidR="00BB4888" w:rsidRPr="00F317D6" w:rsidRDefault="00BB4888" w:rsidP="00986ADE">
      <w:pPr>
        <w:tabs>
          <w:tab w:val="left" w:pos="720"/>
        </w:tabs>
        <w:spacing w:line="480" w:lineRule="auto"/>
        <w:ind w:right="90"/>
        <w:jc w:val="center"/>
        <w:rPr>
          <w:rFonts w:asciiTheme="majorBidi" w:hAnsiTheme="majorBidi" w:cstheme="majorBidi"/>
          <w:b/>
          <w:bCs/>
          <w:color w:val="000000" w:themeColor="text1"/>
          <w:sz w:val="18"/>
          <w:szCs w:val="18"/>
        </w:rPr>
      </w:pPr>
    </w:p>
    <w:p w14:paraId="54812780" w14:textId="33CAFA47" w:rsidR="00F57C94" w:rsidRPr="00F317D6" w:rsidRDefault="00954B28" w:rsidP="00FE6758">
      <w:pPr>
        <w:tabs>
          <w:tab w:val="left" w:pos="720"/>
        </w:tabs>
        <w:spacing w:line="480" w:lineRule="auto"/>
        <w:jc w:val="center"/>
        <w:rPr>
          <w:rFonts w:asciiTheme="majorBidi" w:hAnsiTheme="majorBidi" w:cstheme="majorBidi"/>
          <w:color w:val="000000" w:themeColor="text1"/>
          <w:sz w:val="18"/>
          <w:szCs w:val="18"/>
        </w:rPr>
      </w:pPr>
      <w:r w:rsidRPr="00F317D6">
        <w:rPr>
          <w:rFonts w:asciiTheme="majorBidi" w:hAnsiTheme="majorBidi" w:cstheme="majorBidi"/>
          <w:color w:val="000000" w:themeColor="text1"/>
          <w:sz w:val="18"/>
          <w:szCs w:val="18"/>
        </w:rPr>
        <w:t>Lama Abujamous</w:t>
      </w:r>
      <w:r w:rsidRPr="00F317D6">
        <w:rPr>
          <w:rFonts w:asciiTheme="majorBidi" w:hAnsiTheme="majorBidi" w:cstheme="majorBidi"/>
          <w:color w:val="000000" w:themeColor="text1"/>
          <w:sz w:val="18"/>
          <w:szCs w:val="18"/>
          <w:vertAlign w:val="superscript"/>
        </w:rPr>
        <w:t>1,2</w:t>
      </w:r>
      <w:r w:rsidRPr="00F317D6">
        <w:rPr>
          <w:rFonts w:asciiTheme="majorBidi" w:hAnsiTheme="majorBidi" w:cstheme="majorBidi"/>
          <w:color w:val="000000" w:themeColor="text1"/>
          <w:sz w:val="18"/>
          <w:szCs w:val="18"/>
        </w:rPr>
        <w:t>, Abdelghani Tbakhi</w:t>
      </w:r>
      <w:r w:rsidR="00F61CE6" w:rsidRPr="00F317D6">
        <w:rPr>
          <w:rFonts w:asciiTheme="majorBidi" w:hAnsiTheme="majorBidi" w:cstheme="majorBidi"/>
          <w:color w:val="000000" w:themeColor="text1"/>
          <w:sz w:val="18"/>
          <w:szCs w:val="18"/>
          <w:vertAlign w:val="superscript"/>
        </w:rPr>
        <w:t>3</w:t>
      </w:r>
      <w:r w:rsidRPr="00F317D6">
        <w:rPr>
          <w:rFonts w:asciiTheme="majorBidi" w:hAnsiTheme="majorBidi" w:cstheme="majorBidi"/>
          <w:color w:val="000000" w:themeColor="text1"/>
          <w:sz w:val="18"/>
          <w:szCs w:val="18"/>
        </w:rPr>
        <w:t>,</w:t>
      </w:r>
      <w:r w:rsidR="00334382" w:rsidRPr="00F317D6">
        <w:rPr>
          <w:rFonts w:asciiTheme="majorBidi" w:hAnsiTheme="majorBidi" w:cstheme="majorBidi"/>
          <w:color w:val="000000" w:themeColor="text1"/>
          <w:sz w:val="18"/>
          <w:szCs w:val="18"/>
        </w:rPr>
        <w:t xml:space="preserve"> Hikmat Abdel-Razeq</w:t>
      </w:r>
      <w:r w:rsidR="00510803" w:rsidRPr="00F317D6">
        <w:rPr>
          <w:rFonts w:asciiTheme="majorBidi" w:hAnsiTheme="majorBidi" w:cstheme="majorBidi"/>
          <w:color w:val="000000" w:themeColor="text1"/>
          <w:sz w:val="18"/>
          <w:szCs w:val="18"/>
          <w:vertAlign w:val="superscript"/>
        </w:rPr>
        <w:t>4</w:t>
      </w:r>
      <w:r w:rsidR="00334382" w:rsidRPr="00F317D6">
        <w:rPr>
          <w:rFonts w:asciiTheme="majorBidi" w:hAnsiTheme="majorBidi" w:cstheme="majorBidi"/>
          <w:color w:val="000000" w:themeColor="text1"/>
          <w:sz w:val="18"/>
          <w:szCs w:val="18"/>
          <w:vertAlign w:val="superscript"/>
        </w:rPr>
        <w:t>,</w:t>
      </w:r>
      <w:r w:rsidR="00510803" w:rsidRPr="00F317D6">
        <w:rPr>
          <w:rFonts w:asciiTheme="majorBidi" w:hAnsiTheme="majorBidi" w:cstheme="majorBidi"/>
          <w:color w:val="000000" w:themeColor="text1"/>
          <w:sz w:val="18"/>
          <w:szCs w:val="18"/>
          <w:vertAlign w:val="superscript"/>
        </w:rPr>
        <w:t>5</w:t>
      </w:r>
      <w:r w:rsidR="00334382" w:rsidRPr="00F317D6">
        <w:rPr>
          <w:rFonts w:asciiTheme="majorBidi" w:hAnsiTheme="majorBidi" w:cstheme="majorBidi"/>
          <w:color w:val="000000" w:themeColor="text1"/>
          <w:sz w:val="18"/>
          <w:szCs w:val="18"/>
        </w:rPr>
        <w:t>,</w:t>
      </w:r>
      <w:r w:rsidR="00510803" w:rsidRPr="00F317D6">
        <w:rPr>
          <w:rFonts w:asciiTheme="majorBidi" w:hAnsiTheme="majorBidi" w:cstheme="majorBidi"/>
          <w:color w:val="000000" w:themeColor="text1"/>
          <w:sz w:val="18"/>
          <w:szCs w:val="18"/>
        </w:rPr>
        <w:t xml:space="preserve"> Nancy Hakooz</w:t>
      </w:r>
      <w:proofErr w:type="gramStart"/>
      <w:r w:rsidR="00510803" w:rsidRPr="00F317D6">
        <w:rPr>
          <w:rFonts w:asciiTheme="majorBidi" w:hAnsiTheme="majorBidi" w:cstheme="majorBidi"/>
          <w:color w:val="000000" w:themeColor="text1"/>
          <w:sz w:val="18"/>
          <w:szCs w:val="18"/>
          <w:vertAlign w:val="superscript"/>
        </w:rPr>
        <w:t>6</w:t>
      </w:r>
      <w:r w:rsidR="00510803" w:rsidRPr="00F317D6">
        <w:rPr>
          <w:rFonts w:asciiTheme="majorBidi" w:hAnsiTheme="majorBidi" w:cstheme="majorBidi"/>
          <w:color w:val="000000" w:themeColor="text1"/>
          <w:sz w:val="18"/>
          <w:szCs w:val="18"/>
        </w:rPr>
        <w:t xml:space="preserve"> ,</w:t>
      </w:r>
      <w:proofErr w:type="gramEnd"/>
      <w:r w:rsidR="003D449F" w:rsidRPr="00F317D6">
        <w:rPr>
          <w:rFonts w:asciiTheme="majorBidi" w:hAnsiTheme="majorBidi" w:cstheme="majorBidi"/>
          <w:color w:val="000000" w:themeColor="text1"/>
          <w:sz w:val="18"/>
          <w:szCs w:val="18"/>
        </w:rPr>
        <w:t xml:space="preserve"> </w:t>
      </w:r>
      <w:r w:rsidRPr="00F317D6">
        <w:rPr>
          <w:rFonts w:asciiTheme="majorBidi" w:hAnsiTheme="majorBidi" w:cstheme="majorBidi"/>
          <w:color w:val="000000" w:themeColor="text1"/>
          <w:sz w:val="18"/>
          <w:szCs w:val="18"/>
        </w:rPr>
        <w:t>Hamda Al-Thawadi</w:t>
      </w:r>
      <w:r w:rsidR="00096A67" w:rsidRPr="00F317D6">
        <w:rPr>
          <w:rFonts w:asciiTheme="majorBidi" w:hAnsiTheme="majorBidi" w:cstheme="majorBidi"/>
          <w:color w:val="000000" w:themeColor="text1"/>
          <w:sz w:val="18"/>
          <w:szCs w:val="18"/>
          <w:vertAlign w:val="superscript"/>
        </w:rPr>
        <w:t>1</w:t>
      </w:r>
      <w:r w:rsidR="00F61CE6" w:rsidRPr="00F317D6">
        <w:rPr>
          <w:rFonts w:asciiTheme="majorBidi" w:hAnsiTheme="majorBidi" w:cstheme="majorBidi"/>
          <w:color w:val="000000" w:themeColor="text1"/>
          <w:sz w:val="18"/>
          <w:szCs w:val="18"/>
          <w:vertAlign w:val="superscript"/>
        </w:rPr>
        <w:t>*</w:t>
      </w:r>
      <w:r w:rsidRPr="00F317D6">
        <w:rPr>
          <w:rFonts w:asciiTheme="majorBidi" w:hAnsiTheme="majorBidi" w:cstheme="majorBidi"/>
          <w:color w:val="000000" w:themeColor="text1"/>
          <w:sz w:val="18"/>
          <w:szCs w:val="18"/>
        </w:rPr>
        <w:t>, Iyad Sultan</w:t>
      </w:r>
      <w:r w:rsidR="00FE273B" w:rsidRPr="00F317D6">
        <w:rPr>
          <w:rFonts w:asciiTheme="majorBidi" w:hAnsiTheme="majorBidi" w:cstheme="majorBidi"/>
          <w:color w:val="000000" w:themeColor="text1"/>
          <w:sz w:val="18"/>
          <w:szCs w:val="18"/>
          <w:vertAlign w:val="superscript"/>
        </w:rPr>
        <w:t>5,7,8</w:t>
      </w:r>
      <w:r w:rsidR="00F61CE6" w:rsidRPr="00F317D6">
        <w:rPr>
          <w:rFonts w:asciiTheme="majorBidi" w:hAnsiTheme="majorBidi" w:cstheme="majorBidi"/>
          <w:color w:val="000000" w:themeColor="text1"/>
          <w:sz w:val="18"/>
          <w:szCs w:val="18"/>
          <w:vertAlign w:val="superscript"/>
        </w:rPr>
        <w:t>*</w:t>
      </w:r>
      <w:r w:rsidR="00FE6758" w:rsidRPr="00FE6758">
        <w:rPr>
          <w:rFonts w:asciiTheme="majorBidi" w:hAnsiTheme="majorBidi" w:cstheme="majorBidi"/>
          <w:color w:val="000000" w:themeColor="text1"/>
          <w:sz w:val="18"/>
          <w:szCs w:val="18"/>
        </w:rPr>
        <w:t>,</w:t>
      </w:r>
      <w:r w:rsidR="00FE6758" w:rsidRPr="00FE6758">
        <w:t xml:space="preserve"> </w:t>
      </w:r>
      <w:r w:rsidR="00FE6758" w:rsidRPr="00FE6758">
        <w:rPr>
          <w:rFonts w:asciiTheme="majorBidi" w:hAnsiTheme="majorBidi" w:cstheme="majorBidi"/>
          <w:color w:val="EE0000"/>
          <w:sz w:val="18"/>
          <w:szCs w:val="18"/>
          <w:highlight w:val="yellow"/>
        </w:rPr>
        <w:t>Ahmed E. Alkaff</w:t>
      </w:r>
      <w:r w:rsidR="00FE6758" w:rsidRPr="00FE6758">
        <w:rPr>
          <w:rFonts w:asciiTheme="majorBidi" w:hAnsiTheme="majorBidi" w:cstheme="majorBidi"/>
          <w:color w:val="EE0000"/>
          <w:sz w:val="18"/>
          <w:szCs w:val="18"/>
          <w:highlight w:val="yellow"/>
          <w:vertAlign w:val="superscript"/>
        </w:rPr>
        <w:t>9</w:t>
      </w:r>
    </w:p>
    <w:p w14:paraId="55DEBC26" w14:textId="77777777" w:rsidR="00954B28" w:rsidRPr="00F317D6" w:rsidRDefault="00954B28" w:rsidP="00986ADE">
      <w:pPr>
        <w:pStyle w:val="ListParagraph"/>
        <w:tabs>
          <w:tab w:val="left" w:pos="720"/>
        </w:tabs>
        <w:spacing w:line="480" w:lineRule="auto"/>
        <w:jc w:val="center"/>
        <w:rPr>
          <w:rFonts w:asciiTheme="majorBidi" w:hAnsiTheme="majorBidi" w:cstheme="majorBidi"/>
          <w:color w:val="000000" w:themeColor="text1"/>
          <w:sz w:val="18"/>
          <w:szCs w:val="18"/>
        </w:rPr>
      </w:pPr>
    </w:p>
    <w:p w14:paraId="56C4256B" w14:textId="4BA7B796" w:rsidR="00954B28" w:rsidRPr="00F317D6" w:rsidRDefault="00954B28" w:rsidP="00986ADE">
      <w:pPr>
        <w:pStyle w:val="ListParagraph"/>
        <w:numPr>
          <w:ilvl w:val="0"/>
          <w:numId w:val="25"/>
        </w:numPr>
        <w:shd w:val="clear" w:color="auto" w:fill="FFFFFF"/>
        <w:spacing w:line="480" w:lineRule="auto"/>
        <w:ind w:left="270" w:firstLine="180"/>
        <w:rPr>
          <w:rFonts w:asciiTheme="majorBidi" w:hAnsiTheme="majorBidi" w:cstheme="majorBidi"/>
          <w:color w:val="000000" w:themeColor="text1"/>
          <w:sz w:val="18"/>
          <w:szCs w:val="18"/>
        </w:rPr>
      </w:pPr>
      <w:r w:rsidRPr="00F317D6">
        <w:rPr>
          <w:rFonts w:asciiTheme="majorBidi" w:hAnsiTheme="majorBidi" w:cstheme="majorBidi"/>
          <w:color w:val="000000" w:themeColor="text1"/>
          <w:sz w:val="18"/>
          <w:szCs w:val="18"/>
        </w:rPr>
        <w:t>Department of Basic Medical Sciences, College of Medicine, QU Health, Qatar University, Doha, Qatar.</w:t>
      </w:r>
    </w:p>
    <w:p w14:paraId="3DDC5236" w14:textId="3A3E5FFB" w:rsidR="00954B28" w:rsidRPr="00F317D6" w:rsidRDefault="00954B28" w:rsidP="00986ADE">
      <w:pPr>
        <w:pStyle w:val="ListParagraph"/>
        <w:numPr>
          <w:ilvl w:val="0"/>
          <w:numId w:val="25"/>
        </w:numPr>
        <w:shd w:val="clear" w:color="auto" w:fill="FFFFFF"/>
        <w:spacing w:line="480" w:lineRule="auto"/>
        <w:ind w:left="270" w:firstLine="180"/>
        <w:rPr>
          <w:rFonts w:asciiTheme="majorBidi" w:hAnsiTheme="majorBidi" w:cstheme="majorBidi"/>
          <w:color w:val="000000" w:themeColor="text1"/>
          <w:sz w:val="18"/>
          <w:szCs w:val="18"/>
        </w:rPr>
      </w:pPr>
      <w:r w:rsidRPr="00F317D6">
        <w:rPr>
          <w:rFonts w:asciiTheme="majorBidi" w:hAnsiTheme="majorBidi" w:cstheme="majorBidi"/>
          <w:color w:val="000000" w:themeColor="text1"/>
          <w:sz w:val="18"/>
          <w:szCs w:val="18"/>
        </w:rPr>
        <w:t>Office of Vice President for Research and Graduate Studies, Qatar University, Doha, Qatar.</w:t>
      </w:r>
    </w:p>
    <w:p w14:paraId="72B4917A" w14:textId="77777777" w:rsidR="00F61CE6" w:rsidRPr="00F317D6" w:rsidRDefault="00954B28" w:rsidP="00986ADE">
      <w:pPr>
        <w:pStyle w:val="ListParagraph"/>
        <w:numPr>
          <w:ilvl w:val="0"/>
          <w:numId w:val="25"/>
        </w:numPr>
        <w:shd w:val="clear" w:color="auto" w:fill="FFFFFF"/>
        <w:spacing w:line="480" w:lineRule="auto"/>
        <w:ind w:left="270" w:firstLine="180"/>
        <w:rPr>
          <w:rFonts w:asciiTheme="majorBidi" w:hAnsiTheme="majorBidi" w:cstheme="majorBidi"/>
          <w:color w:val="000000" w:themeColor="text1"/>
          <w:sz w:val="18"/>
          <w:szCs w:val="18"/>
        </w:rPr>
      </w:pPr>
      <w:r w:rsidRPr="00F317D6">
        <w:rPr>
          <w:rFonts w:asciiTheme="majorBidi" w:hAnsiTheme="majorBidi" w:cstheme="majorBidi"/>
          <w:color w:val="000000" w:themeColor="text1"/>
          <w:sz w:val="18"/>
          <w:szCs w:val="18"/>
        </w:rPr>
        <w:t>Department of Pathology and Molecular Medicine, McMaster University, Hamilton, ON, Canada.</w:t>
      </w:r>
    </w:p>
    <w:p w14:paraId="5AAB5E90" w14:textId="77777777" w:rsidR="008F17D3" w:rsidRPr="00F317D6" w:rsidRDefault="008F17D3" w:rsidP="00986ADE">
      <w:pPr>
        <w:pStyle w:val="ListParagraph"/>
        <w:numPr>
          <w:ilvl w:val="0"/>
          <w:numId w:val="25"/>
        </w:numPr>
        <w:shd w:val="clear" w:color="auto" w:fill="FFFFFF"/>
        <w:spacing w:line="480" w:lineRule="auto"/>
        <w:ind w:left="270" w:firstLine="180"/>
        <w:rPr>
          <w:rFonts w:asciiTheme="majorBidi" w:hAnsiTheme="majorBidi" w:cstheme="majorBidi"/>
          <w:color w:val="000000" w:themeColor="text1"/>
          <w:sz w:val="18"/>
          <w:szCs w:val="18"/>
        </w:rPr>
      </w:pPr>
      <w:r w:rsidRPr="00F317D6">
        <w:rPr>
          <w:rFonts w:asciiTheme="majorBidi" w:hAnsiTheme="majorBidi" w:cstheme="majorBidi"/>
          <w:color w:val="000000" w:themeColor="text1"/>
          <w:sz w:val="18"/>
          <w:szCs w:val="18"/>
        </w:rPr>
        <w:t xml:space="preserve">Department of Medicine, King Hussein Cancer </w:t>
      </w:r>
      <w:proofErr w:type="spellStart"/>
      <w:r w:rsidRPr="00F317D6">
        <w:rPr>
          <w:rFonts w:asciiTheme="majorBidi" w:hAnsiTheme="majorBidi" w:cstheme="majorBidi"/>
          <w:color w:val="000000" w:themeColor="text1"/>
          <w:sz w:val="18"/>
          <w:szCs w:val="18"/>
        </w:rPr>
        <w:t>Center</w:t>
      </w:r>
      <w:proofErr w:type="spellEnd"/>
      <w:r w:rsidRPr="00F317D6">
        <w:rPr>
          <w:rFonts w:asciiTheme="majorBidi" w:hAnsiTheme="majorBidi" w:cstheme="majorBidi"/>
          <w:color w:val="000000" w:themeColor="text1"/>
          <w:sz w:val="18"/>
          <w:szCs w:val="18"/>
        </w:rPr>
        <w:t>, Amman, Jordan.</w:t>
      </w:r>
    </w:p>
    <w:p w14:paraId="7B57A54F" w14:textId="77777777" w:rsidR="008F17D3" w:rsidRPr="00F317D6" w:rsidRDefault="008F17D3" w:rsidP="00986ADE">
      <w:pPr>
        <w:pStyle w:val="ListParagraph"/>
        <w:numPr>
          <w:ilvl w:val="0"/>
          <w:numId w:val="25"/>
        </w:numPr>
        <w:shd w:val="clear" w:color="auto" w:fill="FFFFFF"/>
        <w:spacing w:line="480" w:lineRule="auto"/>
        <w:ind w:left="270" w:firstLine="180"/>
        <w:rPr>
          <w:rFonts w:asciiTheme="majorBidi" w:hAnsiTheme="majorBidi" w:cstheme="majorBidi"/>
          <w:color w:val="000000" w:themeColor="text1"/>
          <w:sz w:val="18"/>
          <w:szCs w:val="18"/>
        </w:rPr>
      </w:pPr>
      <w:r w:rsidRPr="00F317D6">
        <w:rPr>
          <w:rFonts w:asciiTheme="majorBidi" w:hAnsiTheme="majorBidi" w:cstheme="majorBidi"/>
          <w:color w:val="000000" w:themeColor="text1"/>
          <w:sz w:val="18"/>
          <w:szCs w:val="18"/>
        </w:rPr>
        <w:t>College of Medicine, University of Jordan, Amman, Jordan.</w:t>
      </w:r>
    </w:p>
    <w:p w14:paraId="7564945D" w14:textId="17FF6280" w:rsidR="00510803" w:rsidRPr="00F317D6" w:rsidRDefault="00510803" w:rsidP="00986ADE">
      <w:pPr>
        <w:pStyle w:val="ListParagraph"/>
        <w:numPr>
          <w:ilvl w:val="0"/>
          <w:numId w:val="25"/>
        </w:numPr>
        <w:shd w:val="clear" w:color="auto" w:fill="FFFFFF"/>
        <w:spacing w:line="480" w:lineRule="auto"/>
        <w:ind w:left="270" w:firstLine="180"/>
        <w:rPr>
          <w:rFonts w:asciiTheme="majorBidi" w:hAnsiTheme="majorBidi" w:cstheme="majorBidi"/>
          <w:color w:val="000000" w:themeColor="text1"/>
          <w:sz w:val="18"/>
          <w:szCs w:val="18"/>
        </w:rPr>
      </w:pPr>
      <w:r w:rsidRPr="00F317D6">
        <w:rPr>
          <w:rFonts w:asciiTheme="majorBidi" w:hAnsiTheme="majorBidi" w:cstheme="majorBidi"/>
          <w:color w:val="000000" w:themeColor="text1"/>
          <w:sz w:val="18"/>
          <w:szCs w:val="18"/>
        </w:rPr>
        <w:t>School of Pharmacy, The University of Jordan, Amman, Jordan.</w:t>
      </w:r>
    </w:p>
    <w:p w14:paraId="54554D36" w14:textId="33C6B3A9" w:rsidR="001A03E5" w:rsidRPr="00F317D6" w:rsidRDefault="001A03E5" w:rsidP="00986ADE">
      <w:pPr>
        <w:pStyle w:val="ListParagraph"/>
        <w:numPr>
          <w:ilvl w:val="0"/>
          <w:numId w:val="25"/>
        </w:numPr>
        <w:shd w:val="clear" w:color="auto" w:fill="FFFFFF"/>
        <w:spacing w:line="480" w:lineRule="auto"/>
        <w:ind w:left="270" w:firstLine="180"/>
        <w:rPr>
          <w:rFonts w:asciiTheme="majorBidi" w:hAnsiTheme="majorBidi" w:cstheme="majorBidi"/>
          <w:color w:val="000000" w:themeColor="text1"/>
          <w:sz w:val="18"/>
          <w:szCs w:val="18"/>
        </w:rPr>
      </w:pPr>
      <w:r w:rsidRPr="00F317D6">
        <w:rPr>
          <w:rFonts w:asciiTheme="majorBidi" w:hAnsiTheme="majorBidi" w:cstheme="majorBidi"/>
          <w:color w:val="000000" w:themeColor="text1"/>
          <w:sz w:val="18"/>
          <w:szCs w:val="18"/>
        </w:rPr>
        <w:t xml:space="preserve">Department of </w:t>
      </w:r>
      <w:proofErr w:type="spellStart"/>
      <w:r w:rsidRPr="00F317D6">
        <w:rPr>
          <w:rFonts w:asciiTheme="majorBidi" w:hAnsiTheme="majorBidi" w:cstheme="majorBidi"/>
          <w:color w:val="000000" w:themeColor="text1"/>
          <w:sz w:val="18"/>
          <w:szCs w:val="18"/>
        </w:rPr>
        <w:t>Pediatri</w:t>
      </w:r>
      <w:r w:rsidR="00FE273B" w:rsidRPr="00F317D6">
        <w:rPr>
          <w:rFonts w:asciiTheme="majorBidi" w:hAnsiTheme="majorBidi" w:cstheme="majorBidi"/>
          <w:color w:val="000000" w:themeColor="text1"/>
          <w:sz w:val="18"/>
          <w:szCs w:val="18"/>
        </w:rPr>
        <w:t>cs</w:t>
      </w:r>
      <w:proofErr w:type="spellEnd"/>
      <w:r w:rsidRPr="00F317D6">
        <w:rPr>
          <w:rFonts w:asciiTheme="majorBidi" w:hAnsiTheme="majorBidi" w:cstheme="majorBidi"/>
          <w:color w:val="000000" w:themeColor="text1"/>
          <w:sz w:val="18"/>
          <w:szCs w:val="18"/>
        </w:rPr>
        <w:t xml:space="preserve">, King Hussein Cancer </w:t>
      </w:r>
      <w:proofErr w:type="spellStart"/>
      <w:r w:rsidRPr="00F317D6">
        <w:rPr>
          <w:rFonts w:asciiTheme="majorBidi" w:hAnsiTheme="majorBidi" w:cstheme="majorBidi"/>
          <w:color w:val="000000" w:themeColor="text1"/>
          <w:sz w:val="18"/>
          <w:szCs w:val="18"/>
        </w:rPr>
        <w:t>Center</w:t>
      </w:r>
      <w:proofErr w:type="spellEnd"/>
      <w:r w:rsidRPr="00F317D6">
        <w:rPr>
          <w:rFonts w:asciiTheme="majorBidi" w:hAnsiTheme="majorBidi" w:cstheme="majorBidi"/>
          <w:color w:val="000000" w:themeColor="text1"/>
          <w:sz w:val="18"/>
          <w:szCs w:val="18"/>
        </w:rPr>
        <w:t>, Amman, Jordan</w:t>
      </w:r>
    </w:p>
    <w:p w14:paraId="68E73B20" w14:textId="11FCF407" w:rsidR="00FE273B" w:rsidRDefault="00FE273B" w:rsidP="00986ADE">
      <w:pPr>
        <w:pStyle w:val="ListParagraph"/>
        <w:numPr>
          <w:ilvl w:val="0"/>
          <w:numId w:val="25"/>
        </w:numPr>
        <w:shd w:val="clear" w:color="auto" w:fill="FFFFFF"/>
        <w:spacing w:line="480" w:lineRule="auto"/>
        <w:ind w:left="270" w:firstLine="180"/>
        <w:rPr>
          <w:rFonts w:asciiTheme="majorBidi" w:hAnsiTheme="majorBidi" w:cstheme="majorBidi"/>
          <w:color w:val="000000" w:themeColor="text1"/>
          <w:sz w:val="18"/>
          <w:szCs w:val="18"/>
        </w:rPr>
      </w:pPr>
      <w:r w:rsidRPr="00F317D6">
        <w:rPr>
          <w:rFonts w:asciiTheme="majorBidi" w:hAnsiTheme="majorBidi" w:cstheme="majorBidi"/>
          <w:color w:val="000000" w:themeColor="text1"/>
          <w:sz w:val="18"/>
          <w:szCs w:val="18"/>
        </w:rPr>
        <w:t xml:space="preserve">Office of Artificial Intelligence, King Hussein Cancer </w:t>
      </w:r>
      <w:proofErr w:type="spellStart"/>
      <w:r w:rsidRPr="00F317D6">
        <w:rPr>
          <w:rFonts w:asciiTheme="majorBidi" w:hAnsiTheme="majorBidi" w:cstheme="majorBidi"/>
          <w:color w:val="000000" w:themeColor="text1"/>
          <w:sz w:val="18"/>
          <w:szCs w:val="18"/>
        </w:rPr>
        <w:t>Center</w:t>
      </w:r>
      <w:proofErr w:type="spellEnd"/>
      <w:r w:rsidRPr="00F317D6">
        <w:rPr>
          <w:rFonts w:asciiTheme="majorBidi" w:hAnsiTheme="majorBidi" w:cstheme="majorBidi"/>
          <w:color w:val="000000" w:themeColor="text1"/>
          <w:sz w:val="18"/>
          <w:szCs w:val="18"/>
        </w:rPr>
        <w:t>, Amman, Jordan</w:t>
      </w:r>
    </w:p>
    <w:p w14:paraId="7081D70B" w14:textId="4C0D32C0" w:rsidR="00083758" w:rsidRPr="00FE6758" w:rsidRDefault="00FE6758" w:rsidP="00986ADE">
      <w:pPr>
        <w:pStyle w:val="ListParagraph"/>
        <w:numPr>
          <w:ilvl w:val="0"/>
          <w:numId w:val="25"/>
        </w:numPr>
        <w:shd w:val="clear" w:color="auto" w:fill="FFFFFF"/>
        <w:spacing w:line="480" w:lineRule="auto"/>
        <w:ind w:left="270" w:firstLine="180"/>
        <w:rPr>
          <w:rFonts w:asciiTheme="majorBidi" w:hAnsiTheme="majorBidi" w:cstheme="majorBidi"/>
          <w:color w:val="EE0000"/>
          <w:sz w:val="18"/>
          <w:szCs w:val="18"/>
          <w:highlight w:val="yellow"/>
        </w:rPr>
      </w:pPr>
      <w:proofErr w:type="spellStart"/>
      <w:r w:rsidRPr="00FE6758">
        <w:rPr>
          <w:rFonts w:asciiTheme="majorBidi" w:hAnsiTheme="majorBidi" w:cstheme="majorBidi"/>
          <w:color w:val="EE0000"/>
          <w:sz w:val="18"/>
          <w:szCs w:val="18"/>
          <w:highlight w:val="yellow"/>
        </w:rPr>
        <w:t>FilterLab</w:t>
      </w:r>
      <w:proofErr w:type="spellEnd"/>
      <w:r w:rsidRPr="00FE6758">
        <w:rPr>
          <w:rFonts w:asciiTheme="majorBidi" w:hAnsiTheme="majorBidi" w:cstheme="majorBidi"/>
          <w:color w:val="EE0000"/>
          <w:sz w:val="18"/>
          <w:szCs w:val="18"/>
          <w:highlight w:val="yellow"/>
        </w:rPr>
        <w:t>, Aden, Yemen</w:t>
      </w:r>
      <w:r w:rsidR="00083758" w:rsidRPr="00FE6758">
        <w:rPr>
          <w:rFonts w:asciiTheme="majorBidi" w:hAnsiTheme="majorBidi" w:cstheme="majorBidi"/>
          <w:color w:val="EE0000"/>
          <w:sz w:val="18"/>
          <w:szCs w:val="18"/>
          <w:highlight w:val="yellow"/>
        </w:rPr>
        <w:t>.</w:t>
      </w:r>
    </w:p>
    <w:p w14:paraId="76AF3A67" w14:textId="77777777" w:rsidR="00D910B3" w:rsidRPr="00F317D6" w:rsidRDefault="00D910B3" w:rsidP="00986ADE">
      <w:pPr>
        <w:shd w:val="clear" w:color="auto" w:fill="FFFFFF"/>
        <w:spacing w:line="480" w:lineRule="auto"/>
        <w:rPr>
          <w:rFonts w:asciiTheme="majorBidi" w:hAnsiTheme="majorBidi" w:cstheme="majorBidi"/>
          <w:color w:val="000000" w:themeColor="text1"/>
          <w:sz w:val="18"/>
          <w:szCs w:val="18"/>
        </w:rPr>
      </w:pPr>
    </w:p>
    <w:p w14:paraId="762A13E2" w14:textId="1370505A" w:rsidR="0038031D" w:rsidRPr="00F317D6" w:rsidRDefault="00D910B3" w:rsidP="00986ADE">
      <w:pPr>
        <w:shd w:val="clear" w:color="auto" w:fill="FFFFFF"/>
        <w:tabs>
          <w:tab w:val="left" w:pos="180"/>
        </w:tabs>
        <w:spacing w:line="480" w:lineRule="auto"/>
        <w:ind w:left="90" w:hanging="90"/>
        <w:rPr>
          <w:rFonts w:asciiTheme="majorBidi" w:hAnsiTheme="majorBidi" w:cstheme="majorBidi"/>
          <w:color w:val="000000" w:themeColor="text1"/>
        </w:rPr>
      </w:pPr>
      <w:r w:rsidRPr="00F317D6">
        <w:rPr>
          <w:rFonts w:asciiTheme="majorBidi" w:hAnsiTheme="majorBidi" w:cstheme="majorBidi"/>
          <w:color w:val="000000" w:themeColor="text1"/>
          <w:sz w:val="18"/>
          <w:szCs w:val="18"/>
        </w:rPr>
        <w:t xml:space="preserve">*Corresponding authors: Iyad Sultan, Department of </w:t>
      </w:r>
      <w:proofErr w:type="spellStart"/>
      <w:r w:rsidRPr="00F317D6">
        <w:rPr>
          <w:rFonts w:asciiTheme="majorBidi" w:hAnsiTheme="majorBidi" w:cstheme="majorBidi"/>
          <w:color w:val="000000" w:themeColor="text1"/>
          <w:sz w:val="18"/>
          <w:szCs w:val="18"/>
        </w:rPr>
        <w:t>Pediatric</w:t>
      </w:r>
      <w:proofErr w:type="spellEnd"/>
      <w:r w:rsidRPr="00F317D6">
        <w:rPr>
          <w:rFonts w:asciiTheme="majorBidi" w:hAnsiTheme="majorBidi" w:cstheme="majorBidi"/>
          <w:color w:val="000000" w:themeColor="text1"/>
          <w:sz w:val="18"/>
          <w:szCs w:val="18"/>
        </w:rPr>
        <w:t xml:space="preserve"> Oncology, King Hussein Cancer </w:t>
      </w:r>
      <w:proofErr w:type="spellStart"/>
      <w:r w:rsidRPr="00F317D6">
        <w:rPr>
          <w:rFonts w:asciiTheme="majorBidi" w:hAnsiTheme="majorBidi" w:cstheme="majorBidi"/>
          <w:color w:val="000000" w:themeColor="text1"/>
          <w:sz w:val="18"/>
          <w:szCs w:val="18"/>
        </w:rPr>
        <w:t>Center</w:t>
      </w:r>
      <w:proofErr w:type="spellEnd"/>
      <w:r w:rsidRPr="00F317D6">
        <w:rPr>
          <w:rFonts w:asciiTheme="majorBidi" w:hAnsiTheme="majorBidi" w:cstheme="majorBidi"/>
          <w:color w:val="000000" w:themeColor="text1"/>
          <w:sz w:val="18"/>
          <w:szCs w:val="18"/>
        </w:rPr>
        <w:t>, Amman, Jordan</w:t>
      </w:r>
      <w:r w:rsidR="0014647A" w:rsidRPr="00F317D6">
        <w:rPr>
          <w:rFonts w:asciiTheme="majorBidi" w:hAnsiTheme="majorBidi" w:cstheme="majorBidi"/>
          <w:color w:val="000000" w:themeColor="text1"/>
          <w:sz w:val="18"/>
          <w:szCs w:val="18"/>
        </w:rPr>
        <w:t xml:space="preserve">. Email: </w:t>
      </w:r>
      <w:hyperlink r:id="rId8" w:history="1">
        <w:r w:rsidR="00EF0C73" w:rsidRPr="00F317D6">
          <w:rPr>
            <w:rStyle w:val="Hyperlink"/>
            <w:rFonts w:asciiTheme="majorBidi" w:hAnsiTheme="majorBidi" w:cstheme="majorBidi"/>
            <w:sz w:val="18"/>
            <w:szCs w:val="18"/>
          </w:rPr>
          <w:t>isultan@khcc.jo</w:t>
        </w:r>
      </w:hyperlink>
      <w:r w:rsidR="00EF0C73" w:rsidRPr="00F317D6">
        <w:rPr>
          <w:rFonts w:asciiTheme="majorBidi" w:hAnsiTheme="majorBidi" w:cstheme="majorBidi"/>
          <w:color w:val="000000" w:themeColor="text1"/>
          <w:sz w:val="18"/>
          <w:szCs w:val="18"/>
        </w:rPr>
        <w:t xml:space="preserve">; </w:t>
      </w:r>
      <w:r w:rsidRPr="00F317D6">
        <w:rPr>
          <w:rFonts w:asciiTheme="majorBidi" w:hAnsiTheme="majorBidi" w:cstheme="majorBidi"/>
          <w:color w:val="000000" w:themeColor="text1"/>
          <w:sz w:val="18"/>
          <w:szCs w:val="18"/>
        </w:rPr>
        <w:t>Hamda Al-</w:t>
      </w:r>
      <w:proofErr w:type="spellStart"/>
      <w:r w:rsidRPr="00F317D6">
        <w:rPr>
          <w:rFonts w:asciiTheme="majorBidi" w:hAnsiTheme="majorBidi" w:cstheme="majorBidi"/>
          <w:color w:val="000000" w:themeColor="text1"/>
          <w:sz w:val="18"/>
          <w:szCs w:val="18"/>
        </w:rPr>
        <w:t>Thawadi</w:t>
      </w:r>
      <w:proofErr w:type="spellEnd"/>
      <w:r w:rsidRPr="00F317D6">
        <w:rPr>
          <w:rFonts w:asciiTheme="majorBidi" w:hAnsiTheme="majorBidi" w:cstheme="majorBidi"/>
          <w:color w:val="000000" w:themeColor="text1"/>
          <w:sz w:val="18"/>
          <w:szCs w:val="18"/>
        </w:rPr>
        <w:t>, Department of Basic Medical Sciences, College of Medicine, QU Health, Qatar University, Doha, Qatar. E-mail:</w:t>
      </w:r>
      <w:r w:rsidR="007478AC" w:rsidRPr="00F317D6">
        <w:rPr>
          <w:rFonts w:asciiTheme="majorBidi" w:hAnsiTheme="majorBidi" w:cstheme="majorBidi"/>
          <w:color w:val="000000" w:themeColor="text1"/>
          <w:sz w:val="18"/>
          <w:szCs w:val="18"/>
        </w:rPr>
        <w:t xml:space="preserve"> </w:t>
      </w:r>
      <w:r w:rsidR="007478AC" w:rsidRPr="00F317D6">
        <w:rPr>
          <w:rStyle w:val="Hyperlink"/>
          <w:sz w:val="18"/>
          <w:szCs w:val="18"/>
        </w:rPr>
        <w:t>halthawadi@qu.edu.qa</w:t>
      </w:r>
      <w:r w:rsidR="007478AC" w:rsidRPr="00F317D6">
        <w:rPr>
          <w:rStyle w:val="Hyperlink"/>
        </w:rPr>
        <w:t xml:space="preserve"> </w:t>
      </w:r>
      <w:r w:rsidR="007478AC" w:rsidRPr="00F317D6">
        <w:rPr>
          <w:rStyle w:val="Hyperlink"/>
          <w:sz w:val="18"/>
          <w:szCs w:val="18"/>
        </w:rPr>
        <w:fldChar w:fldCharType="begin"/>
      </w:r>
      <w:r w:rsidR="007478AC" w:rsidRPr="00F317D6">
        <w:rPr>
          <w:rStyle w:val="Hyperlink"/>
          <w:sz w:val="18"/>
          <w:szCs w:val="18"/>
        </w:rPr>
        <w:instrText>HYPhalthawadi@qu.edu.qa"</w:instrText>
      </w:r>
      <w:r w:rsidR="007478AC" w:rsidRPr="00F317D6">
        <w:rPr>
          <w:rStyle w:val="Hyperlink"/>
          <w:sz w:val="18"/>
          <w:szCs w:val="18"/>
        </w:rPr>
        <w:fldChar w:fldCharType="separate"/>
      </w:r>
      <w:r w:rsidR="007478AC" w:rsidRPr="00F317D6">
        <w:rPr>
          <w:rStyle w:val="Hyperlink"/>
          <w:rFonts w:asciiTheme="majorBidi" w:hAnsiTheme="majorBidi" w:cstheme="majorBidi"/>
          <w:sz w:val="18"/>
          <w:szCs w:val="18"/>
        </w:rPr>
        <w:t>halthawadi@qu.edu.qa</w:t>
      </w:r>
      <w:r w:rsidR="007478AC" w:rsidRPr="00F317D6">
        <w:rPr>
          <w:rStyle w:val="Hyperlink"/>
          <w:sz w:val="18"/>
          <w:szCs w:val="18"/>
        </w:rPr>
        <w:fldChar w:fldCharType="end"/>
      </w:r>
      <w:r w:rsidR="007478AC" w:rsidRPr="00F317D6">
        <w:rPr>
          <w:rStyle w:val="Hyperlink"/>
          <w:sz w:val="18"/>
          <w:szCs w:val="18"/>
        </w:rPr>
        <w:t xml:space="preserve"> </w:t>
      </w:r>
      <w:r w:rsidR="007478AC" w:rsidRPr="00F317D6">
        <w:rPr>
          <w:rFonts w:asciiTheme="majorBidi" w:hAnsiTheme="majorBidi" w:cstheme="majorBidi"/>
        </w:rPr>
        <w:fldChar w:fldCharType="begin"/>
      </w:r>
      <w:r w:rsidR="007478AC" w:rsidRPr="00F317D6">
        <w:rPr>
          <w:rFonts w:asciiTheme="majorBidi" w:hAnsiTheme="majorBidi" w:cstheme="majorBidi"/>
        </w:rPr>
        <w:instrText>HYPhalthawadi@qu.edu.qa"</w:instrText>
      </w:r>
      <w:r w:rsidR="007478AC" w:rsidRPr="00F317D6">
        <w:rPr>
          <w:rFonts w:asciiTheme="majorBidi" w:hAnsiTheme="majorBidi" w:cstheme="majorBidi"/>
        </w:rPr>
        <w:fldChar w:fldCharType="separate"/>
      </w:r>
      <w:r w:rsidR="007478AC" w:rsidRPr="00F317D6">
        <w:rPr>
          <w:rStyle w:val="Hyperlink"/>
          <w:rFonts w:asciiTheme="majorBidi" w:hAnsiTheme="majorBidi" w:cstheme="majorBidi"/>
          <w:sz w:val="18"/>
          <w:szCs w:val="18"/>
        </w:rPr>
        <w:t>halthawadi@qu.edu.qa</w:t>
      </w:r>
      <w:r w:rsidR="007478AC" w:rsidRPr="00F317D6">
        <w:rPr>
          <w:rFonts w:asciiTheme="majorBidi" w:hAnsiTheme="majorBidi" w:cstheme="majorBidi"/>
        </w:rPr>
        <w:fldChar w:fldCharType="end"/>
      </w:r>
      <w:r w:rsidRPr="00F317D6">
        <w:rPr>
          <w:rFonts w:asciiTheme="majorBidi" w:hAnsiTheme="majorBidi" w:cstheme="majorBidi"/>
          <w:color w:val="000000" w:themeColor="text1"/>
          <w:sz w:val="18"/>
          <w:szCs w:val="18"/>
        </w:rPr>
        <w:t xml:space="preserve"> </w:t>
      </w:r>
    </w:p>
    <w:p w14:paraId="2F76F3A2" w14:textId="77777777" w:rsidR="00F57C94" w:rsidRPr="00F317D6" w:rsidRDefault="00F57C94" w:rsidP="00986ADE">
      <w:pPr>
        <w:pStyle w:val="ListParagraph"/>
        <w:tabs>
          <w:tab w:val="left" w:pos="720"/>
        </w:tabs>
        <w:spacing w:line="480" w:lineRule="auto"/>
        <w:ind w:left="540"/>
        <w:jc w:val="center"/>
        <w:rPr>
          <w:rFonts w:asciiTheme="majorBidi" w:hAnsiTheme="majorBidi" w:cstheme="majorBidi"/>
          <w:color w:val="000000" w:themeColor="text1"/>
        </w:rPr>
      </w:pPr>
    </w:p>
    <w:p w14:paraId="265721EE" w14:textId="5EDE8AE4" w:rsidR="00E26C69" w:rsidRPr="00F317D6" w:rsidRDefault="00E85498" w:rsidP="00986ADE">
      <w:pPr>
        <w:tabs>
          <w:tab w:val="left" w:pos="720"/>
        </w:tabs>
        <w:spacing w:line="480" w:lineRule="auto"/>
        <w:ind w:right="90"/>
        <w:jc w:val="both"/>
        <w:rPr>
          <w:rFonts w:asciiTheme="majorBidi" w:hAnsiTheme="majorBidi" w:cstheme="majorBidi"/>
          <w:color w:val="000000" w:themeColor="text1"/>
        </w:rPr>
      </w:pPr>
      <w:r w:rsidRPr="00F317D6">
        <w:rPr>
          <w:rFonts w:asciiTheme="majorBidi" w:hAnsiTheme="majorBidi" w:cstheme="majorBidi"/>
          <w:b/>
          <w:bCs/>
          <w:color w:val="000000" w:themeColor="text1"/>
        </w:rPr>
        <w:t>Keywords</w:t>
      </w:r>
      <w:r w:rsidRPr="00F317D6">
        <w:rPr>
          <w:rFonts w:asciiTheme="majorBidi" w:hAnsiTheme="majorBidi" w:cstheme="majorBidi"/>
          <w:color w:val="000000" w:themeColor="text1"/>
        </w:rPr>
        <w:t xml:space="preserve">: </w:t>
      </w:r>
      <w:r w:rsidR="00AF30A5" w:rsidRPr="00F317D6">
        <w:rPr>
          <w:rFonts w:asciiTheme="majorBidi" w:hAnsiTheme="majorBidi" w:cstheme="majorBidi"/>
          <w:color w:val="000000" w:themeColor="text1"/>
        </w:rPr>
        <w:t>Breast Cancer</w:t>
      </w:r>
      <w:r w:rsidR="00B8434B" w:rsidRPr="00F317D6">
        <w:rPr>
          <w:rFonts w:asciiTheme="majorBidi" w:hAnsiTheme="majorBidi" w:cstheme="majorBidi"/>
          <w:color w:val="000000" w:themeColor="text1"/>
        </w:rPr>
        <w:t xml:space="preserve">, </w:t>
      </w:r>
      <w:r w:rsidR="00AF30A5" w:rsidRPr="00F317D6">
        <w:rPr>
          <w:rFonts w:asciiTheme="majorBidi" w:hAnsiTheme="majorBidi" w:cstheme="majorBidi"/>
          <w:color w:val="000000" w:themeColor="text1"/>
        </w:rPr>
        <w:t>Genetic Counselling</w:t>
      </w:r>
      <w:r w:rsidR="00B8434B" w:rsidRPr="00F317D6">
        <w:rPr>
          <w:rFonts w:asciiTheme="majorBidi" w:hAnsiTheme="majorBidi" w:cstheme="majorBidi"/>
          <w:color w:val="000000" w:themeColor="text1"/>
        </w:rPr>
        <w:t xml:space="preserve">, </w:t>
      </w:r>
      <w:r w:rsidR="00AF30A5" w:rsidRPr="00F317D6">
        <w:rPr>
          <w:rFonts w:asciiTheme="majorBidi" w:hAnsiTheme="majorBidi" w:cstheme="majorBidi"/>
          <w:color w:val="000000" w:themeColor="text1"/>
        </w:rPr>
        <w:t>Decision Support System</w:t>
      </w:r>
      <w:r w:rsidR="00B8434B" w:rsidRPr="00F317D6">
        <w:rPr>
          <w:rFonts w:asciiTheme="majorBidi" w:hAnsiTheme="majorBidi" w:cstheme="majorBidi"/>
          <w:color w:val="000000" w:themeColor="text1"/>
        </w:rPr>
        <w:t xml:space="preserve">, </w:t>
      </w:r>
      <w:r w:rsidR="00D55AF3" w:rsidRPr="00F317D6">
        <w:rPr>
          <w:rFonts w:asciiTheme="majorBidi" w:hAnsiTheme="majorBidi" w:cstheme="majorBidi"/>
          <w:color w:val="000000" w:themeColor="text1"/>
        </w:rPr>
        <w:t>Chatbot</w:t>
      </w:r>
      <w:r w:rsidR="00B8434B" w:rsidRPr="00F317D6">
        <w:rPr>
          <w:rFonts w:asciiTheme="majorBidi" w:hAnsiTheme="majorBidi" w:cstheme="majorBidi"/>
          <w:color w:val="000000" w:themeColor="text1"/>
        </w:rPr>
        <w:t xml:space="preserve">, </w:t>
      </w:r>
      <w:r w:rsidR="00AF30A5" w:rsidRPr="00F317D6">
        <w:rPr>
          <w:rFonts w:asciiTheme="majorBidi" w:hAnsiTheme="majorBidi" w:cstheme="majorBidi"/>
          <w:color w:val="000000" w:themeColor="text1"/>
        </w:rPr>
        <w:t>Digital Health</w:t>
      </w:r>
      <w:r w:rsidR="00B8434B" w:rsidRPr="00F317D6">
        <w:rPr>
          <w:rFonts w:asciiTheme="majorBidi" w:hAnsiTheme="majorBidi" w:cstheme="majorBidi"/>
          <w:color w:val="000000" w:themeColor="text1"/>
        </w:rPr>
        <w:t xml:space="preserve">, </w:t>
      </w:r>
      <w:r w:rsidR="00AF30A5" w:rsidRPr="00F317D6">
        <w:rPr>
          <w:rFonts w:asciiTheme="majorBidi" w:hAnsiTheme="majorBidi" w:cstheme="majorBidi"/>
          <w:color w:val="000000" w:themeColor="text1"/>
        </w:rPr>
        <w:t>Risk Assessment</w:t>
      </w:r>
      <w:r w:rsidR="00B8434B" w:rsidRPr="00F317D6">
        <w:rPr>
          <w:rFonts w:asciiTheme="majorBidi" w:hAnsiTheme="majorBidi" w:cstheme="majorBidi"/>
          <w:color w:val="000000" w:themeColor="text1"/>
        </w:rPr>
        <w:t>, Family Pedigree Tools</w:t>
      </w:r>
    </w:p>
    <w:p w14:paraId="76B252B6" w14:textId="77777777" w:rsidR="0038031D" w:rsidRPr="00F317D6" w:rsidRDefault="0038031D" w:rsidP="00986ADE">
      <w:pPr>
        <w:tabs>
          <w:tab w:val="left" w:pos="720"/>
        </w:tabs>
        <w:spacing w:line="480" w:lineRule="auto"/>
        <w:ind w:right="90"/>
        <w:jc w:val="both"/>
        <w:rPr>
          <w:rFonts w:asciiTheme="majorBidi" w:hAnsiTheme="majorBidi" w:cstheme="majorBidi"/>
          <w:color w:val="000000" w:themeColor="text1"/>
        </w:rPr>
      </w:pPr>
    </w:p>
    <w:p w14:paraId="4F8DFC70" w14:textId="3143807A" w:rsidR="00DA545D" w:rsidRPr="00F317D6" w:rsidDel="00590935" w:rsidRDefault="00E26C69" w:rsidP="0021131A">
      <w:pPr>
        <w:tabs>
          <w:tab w:val="left" w:pos="0"/>
          <w:tab w:val="left" w:pos="90"/>
          <w:tab w:val="left" w:pos="270"/>
          <w:tab w:val="left" w:pos="450"/>
          <w:tab w:val="left" w:pos="720"/>
        </w:tabs>
        <w:spacing w:line="480" w:lineRule="auto"/>
        <w:ind w:right="90"/>
        <w:jc w:val="both"/>
        <w:rPr>
          <w:del w:id="4" w:author="Lama Abujamous" w:date="2026-06-14T10:14:00Z" w16du:dateUtc="2026-06-14T07:14:00Z"/>
          <w:rFonts w:asciiTheme="majorBidi" w:hAnsiTheme="majorBidi" w:cstheme="majorBidi"/>
          <w:bCs/>
          <w:color w:val="000000" w:themeColor="text1"/>
        </w:rPr>
      </w:pPr>
      <w:del w:id="5" w:author="Lama Abujamous" w:date="2026-06-14T10:14:00Z" w16du:dateUtc="2026-06-14T07:14:00Z">
        <w:r w:rsidRPr="00F317D6" w:rsidDel="00590935">
          <w:rPr>
            <w:rFonts w:asciiTheme="majorBidi" w:hAnsiTheme="majorBidi" w:cstheme="majorBidi"/>
            <w:b/>
            <w:color w:val="000000" w:themeColor="text1"/>
          </w:rPr>
          <w:delText>Referenced with permission</w:delText>
        </w:r>
        <w:r w:rsidRPr="00F317D6" w:rsidDel="00590935">
          <w:rPr>
            <w:rFonts w:asciiTheme="majorBidi" w:hAnsiTheme="majorBidi" w:cstheme="majorBidi"/>
            <w:bCs/>
            <w:color w:val="000000" w:themeColor="text1"/>
          </w:rPr>
          <w:delText xml:space="preserve"> from the NCCN Clinical Practice Guidelines in Oncology (NCCN Guidelines</w:delText>
        </w:r>
      </w:del>
      <w:del w:id="6" w:author="Lama Abujamous" w:date="2026-06-14T10:09:00Z" w16du:dateUtc="2026-06-14T07:09:00Z">
        <w:r w:rsidRPr="00F317D6" w:rsidDel="00590935">
          <w:rPr>
            <w:rFonts w:asciiTheme="majorBidi" w:hAnsiTheme="majorBidi" w:cstheme="majorBidi"/>
            <w:bCs/>
            <w:color w:val="000000" w:themeColor="text1"/>
          </w:rPr>
          <w:delText>®</w:delText>
        </w:r>
      </w:del>
      <w:del w:id="7" w:author="Lama Abujamous" w:date="2026-06-14T10:14:00Z" w16du:dateUtc="2026-06-14T07:14:00Z">
        <w:r w:rsidRPr="00F317D6" w:rsidDel="00590935">
          <w:rPr>
            <w:rFonts w:asciiTheme="majorBidi" w:hAnsiTheme="majorBidi" w:cstheme="majorBidi"/>
            <w:bCs/>
            <w:color w:val="000000" w:themeColor="text1"/>
          </w:rPr>
          <w:delText xml:space="preserve">) for Genetic/Familial High-Risk Assessment: Breast, Ovarian, and Pancreatic V.3.2024. </w:delText>
        </w:r>
      </w:del>
      <w:del w:id="8" w:author="Lama Abujamous" w:date="2026-06-14T10:09:00Z" w16du:dateUtc="2026-06-14T07:09:00Z">
        <w:r w:rsidRPr="00F317D6" w:rsidDel="00590935">
          <w:rPr>
            <w:rFonts w:asciiTheme="majorBidi" w:hAnsiTheme="majorBidi" w:cstheme="majorBidi"/>
            <w:bCs/>
            <w:color w:val="000000" w:themeColor="text1"/>
          </w:rPr>
          <w:delText xml:space="preserve">© </w:delText>
        </w:r>
      </w:del>
      <w:del w:id="9" w:author="Lama Abujamous" w:date="2026-06-14T10:14:00Z" w16du:dateUtc="2026-06-14T07:14:00Z">
        <w:r w:rsidRPr="00F317D6" w:rsidDel="00590935">
          <w:rPr>
            <w:rFonts w:asciiTheme="majorBidi" w:hAnsiTheme="majorBidi" w:cstheme="majorBidi"/>
            <w:bCs/>
            <w:color w:val="000000" w:themeColor="text1"/>
          </w:rPr>
          <w:delText xml:space="preserve">National Comprehensive Cancer Network, Inc. 2024.  All rights reserved. Accessed February 3, 2024. To view the most recent and complete version of the guideline, go online to NCCN.org. NCCN makes no warranties of any kind whatsoever </w:delText>
        </w:r>
        <w:r w:rsidRPr="00F317D6" w:rsidDel="00590935">
          <w:rPr>
            <w:rFonts w:asciiTheme="majorBidi" w:hAnsiTheme="majorBidi" w:cstheme="majorBidi"/>
            <w:bCs/>
            <w:color w:val="000000" w:themeColor="text1"/>
          </w:rPr>
          <w:lastRenderedPageBreak/>
          <w:delText>regarding their content, use or application and disclaims any responsibility for their application or use in any way.</w:delText>
        </w:r>
      </w:del>
    </w:p>
    <w:p w14:paraId="2154A9D0" w14:textId="18259732" w:rsidR="0038031D" w:rsidRPr="00F317D6" w:rsidRDefault="003B05B1" w:rsidP="0021131A">
      <w:pPr>
        <w:spacing w:line="480" w:lineRule="auto"/>
        <w:jc w:val="both"/>
        <w:rPr>
          <w:rFonts w:asciiTheme="majorBidi" w:hAnsiTheme="majorBidi" w:cstheme="majorBidi"/>
        </w:rPr>
      </w:pPr>
      <w:r w:rsidRPr="00F317D6">
        <w:rPr>
          <w:rFonts w:asciiTheme="majorBidi" w:hAnsiTheme="majorBidi" w:cstheme="majorBidi"/>
          <w:b/>
          <w:bCs/>
          <w:color w:val="000000" w:themeColor="text1"/>
        </w:rPr>
        <w:t>Abstract:</w:t>
      </w:r>
      <w:r w:rsidRPr="00F317D6">
        <w:rPr>
          <w:rFonts w:asciiTheme="majorBidi" w:hAnsiTheme="majorBidi" w:cstheme="majorBidi"/>
          <w:color w:val="000000" w:themeColor="text1"/>
        </w:rPr>
        <w:br/>
      </w:r>
      <w:r w:rsidR="0038031D" w:rsidRPr="00F317D6">
        <w:rPr>
          <w:rFonts w:asciiTheme="majorBidi" w:hAnsiTheme="majorBidi" w:cstheme="majorBidi"/>
        </w:rPr>
        <w:t xml:space="preserve">Genetic counselling remains essential for hereditary-cancer care, yet access is constrained by workforce shortages, especially in low-resource settings. We developed </w:t>
      </w:r>
      <w:proofErr w:type="spellStart"/>
      <w:r w:rsidR="0038031D" w:rsidRPr="00F317D6">
        <w:rPr>
          <w:rFonts w:asciiTheme="majorBidi" w:hAnsiTheme="majorBidi" w:cstheme="majorBidi"/>
        </w:rPr>
        <w:t>GeneticBot</w:t>
      </w:r>
      <w:proofErr w:type="spellEnd"/>
      <w:r w:rsidR="0038031D" w:rsidRPr="00F317D6">
        <w:rPr>
          <w:rFonts w:asciiTheme="majorBidi" w:hAnsiTheme="majorBidi" w:cstheme="majorBidi"/>
        </w:rPr>
        <w:t>, a web-based decision aid that guides pre-test counselling and automates eligibility checks for hereditary breast-cancer testing aligned to established criteria</w:t>
      </w:r>
      <w:r w:rsidR="0021131A">
        <w:rPr>
          <w:rFonts w:asciiTheme="majorBidi" w:hAnsiTheme="majorBidi" w:cstheme="majorBidi"/>
        </w:rPr>
        <w:t xml:space="preserve">; </w:t>
      </w:r>
      <w:r w:rsidR="0021131A" w:rsidRPr="008D07EC">
        <w:rPr>
          <w:rFonts w:asciiTheme="majorBidi" w:hAnsiTheme="majorBidi" w:cstheme="majorBidi"/>
          <w:color w:val="92D050"/>
          <w:rPrChange w:id="10" w:author="Lama Abujamous" w:date="2026-06-14T10:42:00Z" w16du:dateUtc="2026-06-14T07:42:00Z">
            <w:rPr>
              <w:rFonts w:asciiTheme="majorBidi" w:hAnsiTheme="majorBidi" w:cstheme="majorBidi"/>
            </w:rPr>
          </w:rPrChange>
        </w:rPr>
        <w:t>National Comprehensive Cancer Network</w:t>
      </w:r>
      <w:del w:id="11" w:author="Lama Abujamous" w:date="2026-06-14T10:42:00Z" w16du:dateUtc="2026-06-14T07:42:00Z">
        <w:r w:rsidR="0021131A" w:rsidRPr="008D07EC" w:rsidDel="008D07EC">
          <w:rPr>
            <w:rFonts w:asciiTheme="majorBidi" w:hAnsiTheme="majorBidi" w:cstheme="majorBidi"/>
            <w:color w:val="92D050"/>
            <w:rPrChange w:id="12" w:author="Lama Abujamous" w:date="2026-06-14T10:42:00Z" w16du:dateUtc="2026-06-14T07:42:00Z">
              <w:rPr>
                <w:rFonts w:asciiTheme="majorBidi" w:hAnsiTheme="majorBidi" w:cstheme="majorBidi"/>
              </w:rPr>
            </w:rPrChange>
          </w:rPr>
          <w:delText>®</w:delText>
        </w:r>
      </w:del>
      <w:r w:rsidR="0021131A" w:rsidRPr="008D07EC">
        <w:rPr>
          <w:rFonts w:asciiTheme="majorBidi" w:hAnsiTheme="majorBidi" w:cstheme="majorBidi"/>
          <w:color w:val="92D050"/>
          <w:rPrChange w:id="13" w:author="Lama Abujamous" w:date="2026-06-14T10:42:00Z" w16du:dateUtc="2026-06-14T07:42:00Z">
            <w:rPr>
              <w:rFonts w:asciiTheme="majorBidi" w:hAnsiTheme="majorBidi" w:cstheme="majorBidi"/>
            </w:rPr>
          </w:rPrChange>
        </w:rPr>
        <w:t xml:space="preserve"> (NCCN</w:t>
      </w:r>
      <w:del w:id="14" w:author="Lama Abujamous" w:date="2026-06-14T10:42:00Z" w16du:dateUtc="2026-06-14T07:42:00Z">
        <w:r w:rsidR="0021131A" w:rsidRPr="008D07EC" w:rsidDel="008D07EC">
          <w:rPr>
            <w:rFonts w:asciiTheme="majorBidi" w:hAnsiTheme="majorBidi" w:cstheme="majorBidi"/>
            <w:color w:val="92D050"/>
            <w:rPrChange w:id="15" w:author="Lama Abujamous" w:date="2026-06-14T10:42:00Z" w16du:dateUtc="2026-06-14T07:42:00Z">
              <w:rPr>
                <w:rFonts w:asciiTheme="majorBidi" w:hAnsiTheme="majorBidi" w:cstheme="majorBidi"/>
              </w:rPr>
            </w:rPrChange>
          </w:rPr>
          <w:delText>®</w:delText>
        </w:r>
      </w:del>
      <w:r w:rsidR="0021131A" w:rsidRPr="008D07EC">
        <w:rPr>
          <w:rFonts w:asciiTheme="majorBidi" w:hAnsiTheme="majorBidi" w:cstheme="majorBidi"/>
          <w:color w:val="92D050"/>
          <w:rPrChange w:id="16" w:author="Lama Abujamous" w:date="2026-06-14T10:42:00Z" w16du:dateUtc="2026-06-14T07:42:00Z">
            <w:rPr>
              <w:rFonts w:asciiTheme="majorBidi" w:hAnsiTheme="majorBidi" w:cstheme="majorBidi"/>
            </w:rPr>
          </w:rPrChange>
        </w:rPr>
        <w:t>)</w:t>
      </w:r>
      <w:r w:rsidR="0038031D" w:rsidRPr="00F317D6">
        <w:rPr>
          <w:rFonts w:asciiTheme="majorBidi" w:hAnsiTheme="majorBidi" w:cstheme="majorBidi"/>
        </w:rPr>
        <w:t xml:space="preserve">. The tool provides structured intake, risk prompts, documented rationales, and printable summaries for patients and clinicians. We evaluated </w:t>
      </w:r>
      <w:proofErr w:type="spellStart"/>
      <w:r w:rsidR="0038031D" w:rsidRPr="00F317D6">
        <w:rPr>
          <w:rFonts w:asciiTheme="majorBidi" w:hAnsiTheme="majorBidi" w:cstheme="majorBidi"/>
        </w:rPr>
        <w:t>GeneticBot</w:t>
      </w:r>
      <w:proofErr w:type="spellEnd"/>
      <w:r w:rsidR="0038031D" w:rsidRPr="00F317D6">
        <w:rPr>
          <w:rFonts w:asciiTheme="majorBidi" w:hAnsiTheme="majorBidi" w:cstheme="majorBidi"/>
        </w:rPr>
        <w:t xml:space="preserve"> using a set of 50 synthetic, non-identifiable test cases to assess concordance of eligibility decisions and the clarity of generated counselling summaries. The pilot demonstrated consistent, reproducible determinations and streamlined documentation, supporting feasibility of digital pre-test triage. </w:t>
      </w:r>
      <w:proofErr w:type="spellStart"/>
      <w:r w:rsidR="0038031D" w:rsidRPr="00F317D6">
        <w:rPr>
          <w:rFonts w:asciiTheme="majorBidi" w:hAnsiTheme="majorBidi" w:cstheme="majorBidi"/>
        </w:rPr>
        <w:t>GeneticBot</w:t>
      </w:r>
      <w:proofErr w:type="spellEnd"/>
      <w:r w:rsidR="0038031D" w:rsidRPr="00F317D6">
        <w:rPr>
          <w:rFonts w:asciiTheme="majorBidi" w:hAnsiTheme="majorBidi" w:cstheme="majorBidi"/>
        </w:rPr>
        <w:t xml:space="preserve"> is not a substitute for clinical judgement; rather, it augments counsellor workflows and can help prioritize limited appointments. Wider deployment could improve access, standardize decision-making, and reduce bottlenecks in regions where genetic-counselling capacity is limited.</w:t>
      </w:r>
    </w:p>
    <w:p w14:paraId="61C8669B" w14:textId="372A0B00" w:rsidR="00B743BF" w:rsidRDefault="00B743BF" w:rsidP="00986ADE">
      <w:pPr>
        <w:spacing w:line="480" w:lineRule="auto"/>
        <w:jc w:val="both"/>
        <w:rPr>
          <w:rFonts w:asciiTheme="majorBidi" w:hAnsiTheme="majorBidi" w:cstheme="majorBidi"/>
          <w:color w:val="000000" w:themeColor="text1"/>
        </w:rPr>
      </w:pPr>
    </w:p>
    <w:p w14:paraId="4CF2EA91" w14:textId="77777777" w:rsidR="00986ADE" w:rsidRDefault="00986ADE" w:rsidP="00986ADE">
      <w:pPr>
        <w:spacing w:line="480" w:lineRule="auto"/>
        <w:jc w:val="both"/>
        <w:rPr>
          <w:rFonts w:asciiTheme="majorBidi" w:hAnsiTheme="majorBidi" w:cstheme="majorBidi"/>
          <w:color w:val="000000" w:themeColor="text1"/>
        </w:rPr>
      </w:pPr>
    </w:p>
    <w:p w14:paraId="718B6775" w14:textId="77777777" w:rsidR="00986ADE" w:rsidRDefault="00986ADE" w:rsidP="00986ADE">
      <w:pPr>
        <w:spacing w:line="480" w:lineRule="auto"/>
        <w:jc w:val="both"/>
        <w:rPr>
          <w:rFonts w:asciiTheme="majorBidi" w:hAnsiTheme="majorBidi" w:cstheme="majorBidi"/>
          <w:color w:val="000000" w:themeColor="text1"/>
        </w:rPr>
      </w:pPr>
    </w:p>
    <w:p w14:paraId="656775AC" w14:textId="77777777" w:rsidR="00986ADE" w:rsidRDefault="00986ADE" w:rsidP="00986ADE">
      <w:pPr>
        <w:spacing w:line="480" w:lineRule="auto"/>
        <w:jc w:val="both"/>
        <w:rPr>
          <w:rFonts w:asciiTheme="majorBidi" w:hAnsiTheme="majorBidi" w:cstheme="majorBidi"/>
          <w:color w:val="000000" w:themeColor="text1"/>
        </w:rPr>
      </w:pPr>
    </w:p>
    <w:p w14:paraId="017CBC4C" w14:textId="77777777" w:rsidR="00986ADE" w:rsidRDefault="00986ADE" w:rsidP="00986ADE">
      <w:pPr>
        <w:spacing w:line="480" w:lineRule="auto"/>
        <w:jc w:val="both"/>
        <w:rPr>
          <w:rFonts w:asciiTheme="majorBidi" w:hAnsiTheme="majorBidi" w:cstheme="majorBidi"/>
          <w:color w:val="000000" w:themeColor="text1"/>
        </w:rPr>
      </w:pPr>
    </w:p>
    <w:p w14:paraId="0DB9605D" w14:textId="77777777" w:rsidR="00986ADE" w:rsidRDefault="00986ADE" w:rsidP="00986ADE">
      <w:pPr>
        <w:spacing w:line="480" w:lineRule="auto"/>
        <w:jc w:val="both"/>
        <w:rPr>
          <w:rFonts w:asciiTheme="majorBidi" w:hAnsiTheme="majorBidi" w:cstheme="majorBidi"/>
          <w:color w:val="000000" w:themeColor="text1"/>
        </w:rPr>
      </w:pPr>
    </w:p>
    <w:p w14:paraId="2CD0C704" w14:textId="77777777" w:rsidR="00986ADE" w:rsidRDefault="00986ADE" w:rsidP="00986ADE">
      <w:pPr>
        <w:spacing w:line="480" w:lineRule="auto"/>
        <w:jc w:val="both"/>
        <w:rPr>
          <w:rFonts w:asciiTheme="majorBidi" w:hAnsiTheme="majorBidi" w:cstheme="majorBidi"/>
          <w:color w:val="000000" w:themeColor="text1"/>
        </w:rPr>
      </w:pPr>
    </w:p>
    <w:p w14:paraId="3578F7CF" w14:textId="77777777" w:rsidR="00986ADE" w:rsidRDefault="00986ADE" w:rsidP="00986ADE">
      <w:pPr>
        <w:spacing w:line="480" w:lineRule="auto"/>
        <w:jc w:val="both"/>
        <w:rPr>
          <w:rFonts w:asciiTheme="majorBidi" w:hAnsiTheme="majorBidi" w:cstheme="majorBidi"/>
          <w:color w:val="000000" w:themeColor="text1"/>
        </w:rPr>
      </w:pPr>
    </w:p>
    <w:p w14:paraId="0F0BB337" w14:textId="77777777" w:rsidR="00986ADE" w:rsidRDefault="00986ADE" w:rsidP="00986ADE">
      <w:pPr>
        <w:spacing w:line="480" w:lineRule="auto"/>
        <w:jc w:val="both"/>
        <w:rPr>
          <w:rFonts w:asciiTheme="majorBidi" w:hAnsiTheme="majorBidi" w:cstheme="majorBidi"/>
          <w:color w:val="000000" w:themeColor="text1"/>
        </w:rPr>
      </w:pPr>
    </w:p>
    <w:p w14:paraId="0F0164BB" w14:textId="77777777" w:rsidR="00986ADE" w:rsidRDefault="00986ADE" w:rsidP="00986ADE">
      <w:pPr>
        <w:spacing w:line="480" w:lineRule="auto"/>
        <w:jc w:val="both"/>
        <w:rPr>
          <w:rFonts w:asciiTheme="majorBidi" w:hAnsiTheme="majorBidi" w:cstheme="majorBidi"/>
          <w:color w:val="000000" w:themeColor="text1"/>
        </w:rPr>
      </w:pPr>
    </w:p>
    <w:p w14:paraId="56BE24C9" w14:textId="77777777" w:rsidR="00D13965" w:rsidRPr="00F317D6" w:rsidRDefault="00D13965" w:rsidP="00986ADE">
      <w:pPr>
        <w:spacing w:line="480" w:lineRule="auto"/>
        <w:jc w:val="both"/>
        <w:rPr>
          <w:rFonts w:asciiTheme="majorBidi" w:hAnsiTheme="majorBidi" w:cstheme="majorBidi"/>
          <w:color w:val="000000" w:themeColor="text1"/>
        </w:rPr>
      </w:pPr>
    </w:p>
    <w:p w14:paraId="0C855D5E" w14:textId="169211A9" w:rsidR="0047683C" w:rsidRPr="00F317D6" w:rsidRDefault="00F53932" w:rsidP="00986ADE">
      <w:pPr>
        <w:pStyle w:val="ListParagraph"/>
        <w:numPr>
          <w:ilvl w:val="0"/>
          <w:numId w:val="4"/>
        </w:numPr>
        <w:tabs>
          <w:tab w:val="left" w:pos="720"/>
        </w:tabs>
        <w:spacing w:line="480" w:lineRule="auto"/>
        <w:ind w:left="0" w:right="90" w:firstLine="0"/>
        <w:jc w:val="both"/>
        <w:rPr>
          <w:rFonts w:asciiTheme="majorBidi" w:hAnsiTheme="majorBidi" w:cstheme="majorBidi"/>
          <w:color w:val="000000" w:themeColor="text1"/>
        </w:rPr>
      </w:pPr>
      <w:r w:rsidRPr="00F317D6">
        <w:rPr>
          <w:rFonts w:asciiTheme="majorBidi" w:hAnsiTheme="majorBidi" w:cstheme="majorBidi"/>
          <w:b/>
          <w:bCs/>
          <w:color w:val="000000" w:themeColor="text1"/>
        </w:rPr>
        <w:t>Introduction:</w:t>
      </w:r>
    </w:p>
    <w:p w14:paraId="3285875E" w14:textId="51AD115B" w:rsidR="002F562B" w:rsidRPr="00F317D6" w:rsidRDefault="0052271D" w:rsidP="00986ADE">
      <w:pPr>
        <w:tabs>
          <w:tab w:val="left" w:pos="720"/>
        </w:tabs>
        <w:spacing w:line="480" w:lineRule="auto"/>
        <w:ind w:right="90"/>
        <w:jc w:val="both"/>
        <w:rPr>
          <w:rFonts w:asciiTheme="majorBidi" w:hAnsiTheme="majorBidi" w:cstheme="majorBidi"/>
        </w:rPr>
      </w:pPr>
      <w:r w:rsidRPr="00F317D6">
        <w:rPr>
          <w:rFonts w:asciiTheme="majorBidi" w:hAnsiTheme="majorBidi" w:cstheme="majorBidi"/>
        </w:rPr>
        <w:t xml:space="preserve">Genetic counselling is central to identifying individuals at elevated risk of hereditary cancers, particularly breast cancer. </w:t>
      </w:r>
      <w:r w:rsidRPr="008E4CD7">
        <w:rPr>
          <w:rFonts w:asciiTheme="majorBidi" w:hAnsiTheme="majorBidi" w:cstheme="majorBidi"/>
          <w:color w:val="92D050"/>
          <w:rPrChange w:id="17" w:author="Lama Abujamous" w:date="2026-06-14T10:43:00Z" w16du:dateUtc="2026-06-14T07:43:00Z">
            <w:rPr>
              <w:rFonts w:asciiTheme="majorBidi" w:hAnsiTheme="majorBidi" w:cstheme="majorBidi"/>
            </w:rPr>
          </w:rPrChange>
        </w:rPr>
        <w:t xml:space="preserve">The </w:t>
      </w:r>
      <w:r w:rsidR="000F5EF7" w:rsidRPr="008E4CD7">
        <w:rPr>
          <w:rFonts w:asciiTheme="majorBidi" w:hAnsiTheme="majorBidi" w:cstheme="majorBidi"/>
          <w:color w:val="92D050"/>
          <w:rPrChange w:id="18" w:author="Lama Abujamous" w:date="2026-06-14T10:43:00Z" w16du:dateUtc="2026-06-14T07:43:00Z">
            <w:rPr>
              <w:rFonts w:asciiTheme="majorBidi" w:hAnsiTheme="majorBidi" w:cstheme="majorBidi"/>
            </w:rPr>
          </w:rPrChange>
        </w:rPr>
        <w:t>NCCN Clinical Practice Guidelines in Oncology (NCCN Guidelines</w:t>
      </w:r>
      <w:del w:id="19" w:author="Lama Abujamous" w:date="2026-06-14T10:43:00Z" w16du:dateUtc="2026-06-14T07:43:00Z">
        <w:r w:rsidR="000F5EF7" w:rsidRPr="008E4CD7" w:rsidDel="008E4CD7">
          <w:rPr>
            <w:rFonts w:asciiTheme="majorBidi" w:hAnsiTheme="majorBidi" w:cstheme="majorBidi"/>
            <w:color w:val="92D050"/>
            <w:rPrChange w:id="20" w:author="Lama Abujamous" w:date="2026-06-14T10:43:00Z" w16du:dateUtc="2026-06-14T07:43:00Z">
              <w:rPr>
                <w:rFonts w:asciiTheme="majorBidi" w:hAnsiTheme="majorBidi" w:cstheme="majorBidi"/>
              </w:rPr>
            </w:rPrChange>
          </w:rPr>
          <w:delText>®</w:delText>
        </w:r>
      </w:del>
      <w:r w:rsidR="000F5EF7" w:rsidRPr="008E4CD7">
        <w:rPr>
          <w:rFonts w:asciiTheme="majorBidi" w:hAnsiTheme="majorBidi" w:cstheme="majorBidi"/>
          <w:color w:val="92D050"/>
          <w:rPrChange w:id="21" w:author="Lama Abujamous" w:date="2026-06-14T10:43:00Z" w16du:dateUtc="2026-06-14T07:43:00Z">
            <w:rPr>
              <w:rFonts w:asciiTheme="majorBidi" w:hAnsiTheme="majorBidi" w:cstheme="majorBidi"/>
            </w:rPr>
          </w:rPrChange>
        </w:rPr>
        <w:t>)</w:t>
      </w:r>
      <w:r w:rsidRPr="008E4CD7">
        <w:rPr>
          <w:rFonts w:asciiTheme="majorBidi" w:hAnsiTheme="majorBidi" w:cstheme="majorBidi"/>
          <w:color w:val="92D050"/>
          <w:rPrChange w:id="22" w:author="Lama Abujamous" w:date="2026-06-14T10:43:00Z" w16du:dateUtc="2026-06-14T07:43:00Z">
            <w:rPr>
              <w:rFonts w:asciiTheme="majorBidi" w:hAnsiTheme="majorBidi" w:cstheme="majorBidi"/>
            </w:rPr>
          </w:rPrChange>
        </w:rPr>
        <w:t xml:space="preserve">s for Genetic/Familial High-Risk Assessment: Breast, Ovarian and Pancreatic </w:t>
      </w:r>
      <w:r w:rsidRPr="00F317D6">
        <w:rPr>
          <w:rFonts w:asciiTheme="majorBidi" w:hAnsiTheme="majorBidi" w:cstheme="majorBidi"/>
        </w:rPr>
        <w:t>offer a widely adopted framework for risk stratification, testing eligibility and downstream management, and are used across cancer centres and research programs to promote consistent, evidence-based decisions. In practice, adherence is variable, most notably in settings with limited counselling capacity, because application of the guidelines requires detailed appraisal of family history, tumour features and personal risk factors, which is both expertise-intensive and time-consuming. Consequently, some high-risk patients remain untested or receive incomplete pre-test counselling. Implementing scalable, guideline-concordant workflows, incorporating structured documentation, patient education and accommodation for local constraints, could improve access and equity in hereditary cancer risk assessment</w:t>
      </w:r>
      <w:r w:rsidR="00BB7699" w:rsidRPr="00F317D6">
        <w:rPr>
          <w:rFonts w:asciiTheme="majorBidi" w:hAnsiTheme="majorBidi" w:cstheme="majorBidi"/>
        </w:rPr>
        <w:t xml:space="preserve"> </w:t>
      </w:r>
      <w:sdt>
        <w:sdtPr>
          <w:rPr>
            <w:rFonts w:asciiTheme="majorBidi" w:hAnsiTheme="majorBidi" w:cstheme="majorBidi"/>
            <w:color w:val="000000"/>
          </w:rPr>
          <w:tag w:val="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"/>
          <w:id w:val="-1348788107"/>
          <w:placeholder>
            <w:docPart w:val="DefaultPlaceholder_-1854013440"/>
          </w:placeholder>
        </w:sdtPr>
        <w:sdtContent>
          <w:r w:rsidR="00A715C4" w:rsidRPr="00A715C4">
            <w:rPr>
              <w:rFonts w:asciiTheme="majorBidi" w:hAnsiTheme="majorBidi" w:cstheme="majorBidi"/>
              <w:color w:val="000000"/>
            </w:rPr>
            <w:t>(1,2)</w:t>
          </w:r>
        </w:sdtContent>
      </w:sdt>
      <w:r w:rsidRPr="00F317D6">
        <w:rPr>
          <w:rFonts w:asciiTheme="majorBidi" w:hAnsiTheme="majorBidi" w:cstheme="majorBidi"/>
        </w:rPr>
        <w:t xml:space="preserve"> .</w:t>
      </w:r>
      <w:r w:rsidR="00BB7699" w:rsidRPr="00F317D6" w:rsidDel="0052271D">
        <w:rPr>
          <w:rFonts w:asciiTheme="majorBidi" w:hAnsiTheme="majorBidi" w:cstheme="majorBidi"/>
        </w:rPr>
        <w:t xml:space="preserve"> </w:t>
      </w:r>
    </w:p>
    <w:p w14:paraId="11F16660" w14:textId="379D7BA8" w:rsidR="008D1C80" w:rsidRPr="00F317D6" w:rsidRDefault="00C91084" w:rsidP="00986ADE">
      <w:pPr>
        <w:pStyle w:val="ListParagraph"/>
        <w:tabs>
          <w:tab w:val="left" w:pos="720"/>
        </w:tabs>
        <w:spacing w:line="480" w:lineRule="auto"/>
        <w:ind w:left="0" w:right="90"/>
        <w:jc w:val="both"/>
        <w:rPr>
          <w:rFonts w:asciiTheme="majorBidi" w:hAnsiTheme="majorBidi" w:cstheme="majorBidi"/>
          <w:color w:val="000000" w:themeColor="text1"/>
        </w:rPr>
      </w:pPr>
      <w:r w:rsidRPr="00F317D6">
        <w:rPr>
          <w:rFonts w:asciiTheme="majorBidi" w:hAnsiTheme="majorBidi" w:cstheme="majorBidi"/>
          <w:color w:val="000000" w:themeColor="text1"/>
        </w:rPr>
        <w:t xml:space="preserve">Approximately 5–10% of breast cancers are attributable to inherited pathogenic variants, most commonly in the high-penetrance genes BRCA1 and BRCA2 </w:t>
      </w:r>
      <w:sdt>
        <w:sdtPr>
          <w:rPr>
            <w:rFonts w:asciiTheme="majorBidi" w:hAnsiTheme="majorBidi" w:cstheme="majorBidi"/>
            <w:color w:val="000000"/>
          </w:rPr>
          <w:tag w:val="MENDELEY_CITATION_v3_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"/>
          <w:id w:val="-2104107987"/>
          <w:placeholder>
            <w:docPart w:val="DefaultPlaceholder_-1854013440"/>
          </w:placeholder>
        </w:sdtPr>
        <w:sdtContent>
          <w:r w:rsidR="00A715C4" w:rsidRPr="00A715C4">
            <w:rPr>
              <w:rFonts w:asciiTheme="majorBidi" w:hAnsiTheme="majorBidi" w:cstheme="majorBidi"/>
              <w:color w:val="000000"/>
            </w:rPr>
            <w:t>(3)</w:t>
          </w:r>
        </w:sdtContent>
      </w:sdt>
      <w:r w:rsidRPr="00F317D6">
        <w:rPr>
          <w:rFonts w:asciiTheme="majorBidi" w:hAnsiTheme="majorBidi" w:cstheme="majorBidi"/>
          <w:color w:val="000000" w:themeColor="text1"/>
        </w:rPr>
        <w:t xml:space="preserve">. In unselected, population-based cohorts, pathogenic variants across established predisposition genes are detected in ~5% of cases, consistent with large NEJM analyses (e.g., 5.03% across 12 genes) </w:t>
      </w:r>
      <w:sdt>
        <w:sdtPr>
          <w:rPr>
            <w:rFonts w:asciiTheme="majorBidi" w:hAnsiTheme="majorBidi" w:cstheme="majorBidi"/>
            <w:color w:val="000000"/>
          </w:rPr>
          <w:tag w:val="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"/>
          <w:id w:val="378206127"/>
          <w:placeholder>
            <w:docPart w:val="DefaultPlaceholder_-1854013440"/>
          </w:placeholder>
        </w:sdtPr>
        <w:sdtContent>
          <w:r w:rsidR="00A715C4" w:rsidRPr="00A715C4">
            <w:rPr>
              <w:rFonts w:asciiTheme="majorBidi" w:hAnsiTheme="majorBidi" w:cstheme="majorBidi"/>
              <w:color w:val="000000"/>
            </w:rPr>
            <w:t>(4)</w:t>
          </w:r>
        </w:sdtContent>
      </w:sdt>
      <w:r w:rsidRPr="00F317D6">
        <w:rPr>
          <w:rFonts w:asciiTheme="majorBidi" w:hAnsiTheme="majorBidi" w:cstheme="majorBidi"/>
          <w:color w:val="000000" w:themeColor="text1"/>
        </w:rPr>
        <w:t>. This burden underpins guideline-driven recommendations for genetic risk assessment and testing. At the same time, many regions</w:t>
      </w:r>
      <w:r w:rsidR="002326FB" w:rsidRPr="00F317D6">
        <w:rPr>
          <w:rFonts w:asciiTheme="majorBidi" w:hAnsiTheme="majorBidi" w:cstheme="majorBidi"/>
          <w:color w:val="000000" w:themeColor="text1"/>
        </w:rPr>
        <w:t xml:space="preserve">, </w:t>
      </w:r>
      <w:r w:rsidRPr="00F317D6">
        <w:rPr>
          <w:rFonts w:asciiTheme="majorBidi" w:hAnsiTheme="majorBidi" w:cstheme="majorBidi"/>
          <w:color w:val="000000" w:themeColor="text1"/>
        </w:rPr>
        <w:t>particularly in the Middle East</w:t>
      </w:r>
      <w:r w:rsidR="002326FB" w:rsidRPr="00F317D6">
        <w:rPr>
          <w:rFonts w:asciiTheme="majorBidi" w:hAnsiTheme="majorBidi" w:cstheme="majorBidi"/>
          <w:color w:val="000000" w:themeColor="text1"/>
        </w:rPr>
        <w:t xml:space="preserve">, </w:t>
      </w:r>
      <w:r w:rsidRPr="00F317D6">
        <w:rPr>
          <w:rFonts w:asciiTheme="majorBidi" w:hAnsiTheme="majorBidi" w:cstheme="majorBidi"/>
          <w:color w:val="000000" w:themeColor="text1"/>
        </w:rPr>
        <w:t xml:space="preserve">face a marked shortage of trained genetic counsellors, </w:t>
      </w:r>
      <w:r w:rsidR="00D55AF3" w:rsidRPr="00F317D6">
        <w:rPr>
          <w:rFonts w:asciiTheme="majorBidi" w:hAnsiTheme="majorBidi" w:cstheme="majorBidi"/>
          <w:color w:val="000000" w:themeColor="text1"/>
        </w:rPr>
        <w:t xml:space="preserve">often rely </w:t>
      </w:r>
      <w:r w:rsidRPr="00F317D6">
        <w:rPr>
          <w:rFonts w:asciiTheme="majorBidi" w:hAnsiTheme="majorBidi" w:cstheme="majorBidi"/>
          <w:color w:val="000000" w:themeColor="text1"/>
        </w:rPr>
        <w:t xml:space="preserve">heavily on physician-led or ad-hoc models to meet rising demand and the growing complexity of genomic interpretation </w:t>
      </w:r>
      <w:sdt>
        <w:sdtPr>
          <w:rPr>
            <w:rFonts w:asciiTheme="majorBidi" w:hAnsiTheme="majorBidi" w:cstheme="majorBidi"/>
            <w:color w:val="000000"/>
          </w:rPr>
          <w:tag w:val="MENDELEY_CITATION_v3_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"/>
          <w:id w:val="334506526"/>
          <w:placeholder>
            <w:docPart w:val="DefaultPlaceholder_-1854013440"/>
          </w:placeholder>
        </w:sdtPr>
        <w:sdtContent>
          <w:r w:rsidR="00A715C4" w:rsidRPr="00A715C4">
            <w:rPr>
              <w:rFonts w:asciiTheme="majorBidi" w:hAnsiTheme="majorBidi" w:cstheme="majorBidi"/>
              <w:color w:val="000000"/>
            </w:rPr>
            <w:t>(5)</w:t>
          </w:r>
        </w:sdtContent>
      </w:sdt>
      <w:r w:rsidRPr="00F317D6">
        <w:rPr>
          <w:rFonts w:asciiTheme="majorBidi" w:hAnsiTheme="majorBidi" w:cstheme="majorBidi"/>
          <w:color w:val="000000" w:themeColor="text1"/>
        </w:rPr>
        <w:t xml:space="preserve">. Consequently, alternative service-delivery approaches (telephone/video </w:t>
      </w:r>
      <w:proofErr w:type="spellStart"/>
      <w:r w:rsidRPr="00F317D6">
        <w:rPr>
          <w:rFonts w:asciiTheme="majorBidi" w:hAnsiTheme="majorBidi" w:cstheme="majorBidi"/>
          <w:color w:val="000000" w:themeColor="text1"/>
        </w:rPr>
        <w:t>telegenetics</w:t>
      </w:r>
      <w:proofErr w:type="spellEnd"/>
      <w:r w:rsidRPr="00F317D6">
        <w:rPr>
          <w:rFonts w:asciiTheme="majorBidi" w:hAnsiTheme="majorBidi" w:cstheme="majorBidi"/>
          <w:color w:val="000000" w:themeColor="text1"/>
        </w:rPr>
        <w:t xml:space="preserve">, </w:t>
      </w:r>
      <w:r w:rsidRPr="00F317D6">
        <w:rPr>
          <w:rFonts w:asciiTheme="majorBidi" w:hAnsiTheme="majorBidi" w:cstheme="majorBidi"/>
          <w:color w:val="000000" w:themeColor="text1"/>
        </w:rPr>
        <w:lastRenderedPageBreak/>
        <w:t xml:space="preserve">mainstreaming, group counselling) and digital tools (decision aids, intake chat assistants, algorithmic triage) have expanded to improve access, efficiency, and patient knowledge, with professional guidelines and systematic reviews supporting comparable outcomes to in-person counselling when implemented appropriately </w:t>
      </w:r>
      <w:sdt>
        <w:sdtPr>
          <w:rPr>
            <w:rFonts w:asciiTheme="majorBidi" w:hAnsiTheme="majorBidi" w:cstheme="majorBidi"/>
            <w:color w:val="000000"/>
          </w:rPr>
          <w:tag w:val="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"/>
          <w:id w:val="345455574"/>
          <w:placeholder>
            <w:docPart w:val="DefaultPlaceholder_-1854013440"/>
          </w:placeholder>
        </w:sdtPr>
        <w:sdtContent>
          <w:r w:rsidR="00A715C4" w:rsidRPr="00A715C4">
            <w:rPr>
              <w:rFonts w:asciiTheme="majorBidi" w:hAnsiTheme="majorBidi" w:cstheme="majorBidi"/>
              <w:color w:val="000000"/>
            </w:rPr>
            <w:t>(6,7)</w:t>
          </w:r>
        </w:sdtContent>
      </w:sdt>
      <w:r w:rsidRPr="00F317D6">
        <w:rPr>
          <w:rFonts w:asciiTheme="majorBidi" w:hAnsiTheme="majorBidi" w:cstheme="majorBidi"/>
          <w:color w:val="000000" w:themeColor="text1"/>
        </w:rPr>
        <w:t>.</w:t>
      </w:r>
    </w:p>
    <w:p w14:paraId="6600CCD8" w14:textId="658BA25A" w:rsidR="00437F2A" w:rsidRPr="00F317D6" w:rsidRDefault="005A68D7" w:rsidP="00986ADE">
      <w:pPr>
        <w:spacing w:line="480" w:lineRule="auto"/>
        <w:jc w:val="both"/>
        <w:rPr>
          <w:rFonts w:asciiTheme="majorBidi" w:hAnsiTheme="majorBidi" w:cstheme="majorBidi"/>
        </w:rPr>
      </w:pPr>
      <w:r w:rsidRPr="00F317D6">
        <w:rPr>
          <w:rFonts w:asciiTheme="majorBidi" w:hAnsiTheme="majorBidi" w:cstheme="majorBidi"/>
        </w:rPr>
        <w:t xml:space="preserve">The </w:t>
      </w:r>
      <w:r w:rsidR="006A01A2" w:rsidRPr="00F317D6">
        <w:rPr>
          <w:rFonts w:asciiTheme="majorBidi" w:hAnsiTheme="majorBidi" w:cstheme="majorBidi"/>
        </w:rPr>
        <w:t>introduction</w:t>
      </w:r>
      <w:r w:rsidRPr="00F317D6">
        <w:rPr>
          <w:rFonts w:asciiTheme="majorBidi" w:hAnsiTheme="majorBidi" w:cstheme="majorBidi"/>
        </w:rPr>
        <w:t xml:space="preserve"> of massively parallel sequencing reduced time and cost enabled multigene panel testing, and improved diagnostic yield </w:t>
      </w:r>
      <w:sdt>
        <w:sdtPr>
          <w:rPr>
            <w:rFonts w:asciiTheme="majorBidi" w:hAnsiTheme="majorBidi" w:cstheme="majorBidi"/>
            <w:color w:val="000000"/>
          </w:rPr>
          <w:tag w:val="MENDELEY_CITATION_v3_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"/>
          <w:id w:val="495853468"/>
          <w:placeholder>
            <w:docPart w:val="DefaultPlaceholder_-1854013440"/>
          </w:placeholder>
        </w:sdtPr>
        <w:sdtContent>
          <w:r w:rsidR="00A715C4" w:rsidRPr="00A715C4">
            <w:rPr>
              <w:rFonts w:asciiTheme="majorBidi" w:hAnsiTheme="majorBidi" w:cstheme="majorBidi"/>
              <w:color w:val="000000"/>
            </w:rPr>
            <w:t>(8,9)</w:t>
          </w:r>
        </w:sdtContent>
      </w:sdt>
      <w:r w:rsidR="004E6081" w:rsidRPr="00F317D6">
        <w:rPr>
          <w:rFonts w:asciiTheme="majorBidi" w:hAnsiTheme="majorBidi" w:cstheme="majorBidi"/>
          <w:color w:val="000000" w:themeColor="text1"/>
        </w:rPr>
        <w:t xml:space="preserve">. </w:t>
      </w:r>
      <w:r w:rsidR="00437F2A" w:rsidRPr="00F317D6">
        <w:rPr>
          <w:rFonts w:asciiTheme="majorBidi" w:hAnsiTheme="majorBidi" w:cstheme="majorBidi"/>
          <w:color w:val="000000" w:themeColor="text1"/>
        </w:rPr>
        <w:t>However, challenges persist, including interpreting variants of uncertain significance</w:t>
      </w:r>
      <w:r w:rsidR="00E10DB3" w:rsidRPr="00F317D6">
        <w:rPr>
          <w:rFonts w:asciiTheme="majorBidi" w:hAnsiTheme="majorBidi" w:cstheme="majorBidi"/>
          <w:color w:val="000000" w:themeColor="text1"/>
        </w:rPr>
        <w:t xml:space="preserve"> (VUS)</w:t>
      </w:r>
      <w:r w:rsidR="00437F2A" w:rsidRPr="00F317D6">
        <w:rPr>
          <w:rFonts w:asciiTheme="majorBidi" w:hAnsiTheme="majorBidi" w:cstheme="majorBidi"/>
          <w:color w:val="000000" w:themeColor="text1"/>
        </w:rPr>
        <w:t xml:space="preserve"> and managing large volumes of genetic data</w:t>
      </w:r>
      <w:r w:rsidR="004E6081" w:rsidRPr="00F317D6">
        <w:rPr>
          <w:rFonts w:asciiTheme="majorBidi" w:hAnsiTheme="majorBidi" w:cstheme="majorBidi"/>
          <w:color w:val="000000" w:themeColor="text1"/>
        </w:rPr>
        <w:t xml:space="preserve"> </w:t>
      </w:r>
      <w:sdt>
        <w:sdtPr>
          <w:rPr>
            <w:rFonts w:asciiTheme="majorBidi" w:hAnsiTheme="majorBidi" w:cstheme="majorBidi"/>
            <w:color w:val="000000"/>
          </w:rPr>
          <w:tag w:val="MENDELEY_CITATION_v3_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"/>
          <w:id w:val="-1888014021"/>
          <w:placeholder>
            <w:docPart w:val="DefaultPlaceholder_-1854013440"/>
          </w:placeholder>
        </w:sdtPr>
        <w:sdtContent>
          <w:r w:rsidR="00A715C4" w:rsidRPr="00A715C4">
            <w:rPr>
              <w:rFonts w:asciiTheme="majorBidi" w:hAnsiTheme="majorBidi" w:cstheme="majorBidi"/>
              <w:color w:val="000000"/>
            </w:rPr>
            <w:t>(10,11)</w:t>
          </w:r>
        </w:sdtContent>
      </w:sdt>
      <w:r w:rsidR="004E6081" w:rsidRPr="00F317D6">
        <w:rPr>
          <w:rFonts w:asciiTheme="majorBidi" w:hAnsiTheme="majorBidi" w:cstheme="majorBidi"/>
          <w:color w:val="000000" w:themeColor="text1"/>
        </w:rPr>
        <w:t xml:space="preserve">. </w:t>
      </w:r>
      <w:r w:rsidR="00437F2A" w:rsidRPr="00F317D6">
        <w:rPr>
          <w:rFonts w:asciiTheme="majorBidi" w:hAnsiTheme="majorBidi" w:cstheme="majorBidi"/>
          <w:color w:val="000000" w:themeColor="text1"/>
        </w:rPr>
        <w:t xml:space="preserve">To address these challenges, </w:t>
      </w:r>
      <w:r w:rsidR="0093743E" w:rsidRPr="008E4CD7">
        <w:rPr>
          <w:rFonts w:asciiTheme="majorBidi" w:hAnsiTheme="majorBidi" w:cstheme="majorBidi"/>
          <w:color w:val="92D050"/>
          <w:rPrChange w:id="23" w:author="Lama Abujamous" w:date="2026-06-14T10:43:00Z" w16du:dateUtc="2026-06-14T07:43:00Z">
            <w:rPr>
              <w:rFonts w:asciiTheme="majorBidi" w:hAnsiTheme="majorBidi" w:cstheme="majorBidi"/>
              <w:color w:val="000000" w:themeColor="text1"/>
            </w:rPr>
          </w:rPrChange>
        </w:rPr>
        <w:t>NCCN</w:t>
      </w:r>
      <w:r w:rsidR="00517801" w:rsidRPr="008E4CD7">
        <w:rPr>
          <w:rFonts w:asciiTheme="majorBidi" w:hAnsiTheme="majorBidi" w:cstheme="majorBidi"/>
          <w:color w:val="92D050"/>
          <w:rPrChange w:id="24" w:author="Lama Abujamous" w:date="2026-06-14T10:43:00Z" w16du:dateUtc="2026-06-14T07:43:00Z">
            <w:rPr>
              <w:rFonts w:asciiTheme="majorBidi" w:hAnsiTheme="majorBidi" w:cstheme="majorBidi"/>
              <w:color w:val="000000" w:themeColor="text1"/>
            </w:rPr>
          </w:rPrChange>
        </w:rPr>
        <w:t xml:space="preserve"> </w:t>
      </w:r>
      <w:r w:rsidR="00404142" w:rsidRPr="008E4CD7">
        <w:rPr>
          <w:rFonts w:asciiTheme="majorBidi" w:hAnsiTheme="majorBidi" w:cstheme="majorBidi"/>
          <w:color w:val="92D050"/>
          <w:rPrChange w:id="25" w:author="Lama Abujamous" w:date="2026-06-14T10:43:00Z" w16du:dateUtc="2026-06-14T07:43:00Z">
            <w:rPr>
              <w:rFonts w:asciiTheme="majorBidi" w:hAnsiTheme="majorBidi" w:cstheme="majorBidi"/>
              <w:color w:val="000000" w:themeColor="text1"/>
            </w:rPr>
          </w:rPrChange>
        </w:rPr>
        <w:t>Guidelines</w:t>
      </w:r>
      <w:del w:id="26" w:author="Lama Abujamous" w:date="2026-06-14T10:43:00Z" w16du:dateUtc="2026-06-14T07:43:00Z">
        <w:r w:rsidR="00950F69" w:rsidRPr="008E4CD7" w:rsidDel="008E4CD7">
          <w:rPr>
            <w:rFonts w:asciiTheme="majorBidi" w:hAnsiTheme="majorBidi" w:cstheme="majorBidi"/>
            <w:color w:val="92D050"/>
            <w:rPrChange w:id="27" w:author="Lama Abujamous" w:date="2026-06-14T10:43:00Z" w16du:dateUtc="2026-06-14T07:43:00Z">
              <w:rPr>
                <w:rFonts w:asciiTheme="majorBidi" w:hAnsiTheme="majorBidi" w:cstheme="majorBidi"/>
                <w:color w:val="000000" w:themeColor="text1"/>
              </w:rPr>
            </w:rPrChange>
          </w:rPr>
          <w:delText>®</w:delText>
        </w:r>
      </w:del>
      <w:r w:rsidR="00517801" w:rsidRPr="008E4CD7">
        <w:rPr>
          <w:rFonts w:asciiTheme="majorBidi" w:hAnsiTheme="majorBidi" w:cstheme="majorBidi"/>
          <w:color w:val="000000" w:themeColor="text1"/>
        </w:rPr>
        <w:t xml:space="preserve"> </w:t>
      </w:r>
      <w:r w:rsidR="00950F69" w:rsidRPr="00F317D6">
        <w:rPr>
          <w:rFonts w:asciiTheme="majorBidi" w:hAnsiTheme="majorBidi" w:cstheme="majorBidi"/>
          <w:color w:val="000000" w:themeColor="text1"/>
        </w:rPr>
        <w:t>recommend</w:t>
      </w:r>
      <w:r w:rsidR="00437F2A" w:rsidRPr="00F317D6">
        <w:rPr>
          <w:rFonts w:asciiTheme="majorBidi" w:hAnsiTheme="majorBidi" w:cstheme="majorBidi"/>
          <w:color w:val="000000" w:themeColor="text1"/>
        </w:rPr>
        <w:t xml:space="preserve"> genetic testing for hereditary cancers</w:t>
      </w:r>
      <w:r w:rsidR="00F2687F" w:rsidRPr="00F317D6">
        <w:rPr>
          <w:rFonts w:asciiTheme="majorBidi" w:hAnsiTheme="majorBidi" w:cstheme="majorBidi"/>
          <w:color w:val="000000" w:themeColor="text1"/>
        </w:rPr>
        <w:t xml:space="preserve"> </w:t>
      </w:r>
      <w:sdt>
        <w:sdtPr>
          <w:rPr>
            <w:rFonts w:asciiTheme="majorBidi" w:hAnsiTheme="majorBidi" w:cstheme="majorBidi"/>
            <w:color w:val="000000"/>
          </w:rPr>
          <w:tag w:val="MENDELEY_CITATION_v3_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"/>
          <w:id w:val="-428270964"/>
          <w:placeholder>
            <w:docPart w:val="DefaultPlaceholder_-1854013440"/>
          </w:placeholder>
        </w:sdtPr>
        <w:sdtContent>
          <w:r w:rsidR="00A715C4" w:rsidRPr="00A715C4">
            <w:rPr>
              <w:rFonts w:asciiTheme="majorBidi" w:hAnsiTheme="majorBidi" w:cstheme="majorBidi"/>
              <w:color w:val="000000"/>
            </w:rPr>
            <w:t>(12)</w:t>
          </w:r>
        </w:sdtContent>
      </w:sdt>
      <w:r w:rsidR="00437F2A" w:rsidRPr="00F317D6">
        <w:rPr>
          <w:rFonts w:asciiTheme="majorBidi" w:hAnsiTheme="majorBidi" w:cstheme="majorBidi"/>
          <w:color w:val="000000" w:themeColor="text1"/>
        </w:rPr>
        <w:t xml:space="preserve">. However, adherence to these </w:t>
      </w:r>
      <w:r w:rsidR="00404142" w:rsidRPr="00F317D6">
        <w:rPr>
          <w:rFonts w:asciiTheme="majorBidi" w:hAnsiTheme="majorBidi" w:cstheme="majorBidi"/>
          <w:color w:val="000000" w:themeColor="text1"/>
        </w:rPr>
        <w:t>Guidelines</w:t>
      </w:r>
      <w:r w:rsidR="00437F2A" w:rsidRPr="00F317D6">
        <w:rPr>
          <w:rFonts w:asciiTheme="majorBidi" w:hAnsiTheme="majorBidi" w:cstheme="majorBidi"/>
          <w:color w:val="000000" w:themeColor="text1"/>
        </w:rPr>
        <w:t xml:space="preserve"> varies, especially in regions with limited healthcare infrastructure.</w:t>
      </w:r>
    </w:p>
    <w:p w14:paraId="4B81715D" w14:textId="01A198D7" w:rsidR="001D446B" w:rsidRPr="00907182" w:rsidRDefault="00E50974" w:rsidP="00986ADE">
      <w:pPr>
        <w:spacing w:line="480" w:lineRule="auto"/>
        <w:jc w:val="both"/>
      </w:pPr>
      <w:r w:rsidRPr="00F317D6">
        <w:rPr>
          <w:rFonts w:asciiTheme="majorBidi" w:hAnsiTheme="majorBidi" w:cstheme="majorBidi"/>
        </w:rPr>
        <w:t xml:space="preserve">Across the Middle East, genomic medicine is increasingly prioritized, with Egypt, Qatar, Saudi Arabia, Jordan, and the UAE advancing national initiatives, training programs, and service expansion </w:t>
      </w:r>
      <w:sdt>
        <w:sdtPr>
          <w:rPr>
            <w:rFonts w:asciiTheme="majorBidi" w:hAnsiTheme="majorBidi" w:cstheme="majorBidi"/>
            <w:color w:val="000000"/>
          </w:rPr>
          <w:tag w:val="MENDELEY_CITATION_v3_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"/>
          <w:id w:val="308519641"/>
          <w:placeholder>
            <w:docPart w:val="DefaultPlaceholder_-1854013440"/>
          </w:placeholder>
        </w:sdtPr>
        <w:sdtContent>
          <w:r w:rsidR="00A715C4" w:rsidRPr="00A715C4">
            <w:rPr>
              <w:rFonts w:asciiTheme="majorBidi" w:hAnsiTheme="majorBidi" w:cstheme="majorBidi"/>
              <w:color w:val="000000"/>
            </w:rPr>
            <w:t>(5,13)</w:t>
          </w:r>
        </w:sdtContent>
      </w:sdt>
      <w:r w:rsidR="003E5E01" w:rsidRPr="00F317D6">
        <w:rPr>
          <w:rFonts w:asciiTheme="majorBidi" w:hAnsiTheme="majorBidi" w:cstheme="majorBidi"/>
          <w:color w:val="000000" w:themeColor="text1"/>
        </w:rPr>
        <w:t xml:space="preserve">. </w:t>
      </w:r>
      <w:r w:rsidR="00437F2A" w:rsidRPr="00F317D6">
        <w:rPr>
          <w:rFonts w:asciiTheme="majorBidi" w:hAnsiTheme="majorBidi" w:cstheme="majorBidi"/>
          <w:color w:val="000000" w:themeColor="text1"/>
        </w:rPr>
        <w:t>Large-scale population genomics programs and local training initiatives have expanded genetic services in these nations.</w:t>
      </w:r>
      <w:r w:rsidR="007C265E" w:rsidRPr="00F317D6">
        <w:rPr>
          <w:rFonts w:asciiTheme="majorBidi" w:hAnsiTheme="majorBidi" w:cstheme="majorBidi"/>
        </w:rPr>
        <w:t xml:space="preserve"> </w:t>
      </w:r>
      <w:r w:rsidR="00437F2A" w:rsidRPr="00F317D6">
        <w:rPr>
          <w:rFonts w:asciiTheme="majorBidi" w:hAnsiTheme="majorBidi" w:cstheme="majorBidi"/>
          <w:color w:val="000000" w:themeColor="text1"/>
        </w:rPr>
        <w:t xml:space="preserve">However, genetic counselling remains in its early stages in many parts of the region. The high prevalence of consanguinity and endogamy-related genetic disorders has </w:t>
      </w:r>
      <w:r w:rsidR="00437F2A" w:rsidRPr="00907182">
        <w:rPr>
          <w:color w:val="000000" w:themeColor="text1"/>
        </w:rPr>
        <w:t>driven demand for services</w:t>
      </w:r>
      <w:r w:rsidR="003E5E01" w:rsidRPr="00907182">
        <w:rPr>
          <w:color w:val="000000" w:themeColor="text1"/>
        </w:rPr>
        <w:t xml:space="preserve"> </w:t>
      </w:r>
      <w:sdt>
        <w:sdtPr>
          <w:rPr>
            <w:color w:val="000000"/>
          </w:rPr>
          <w:tag w:val="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"/>
          <w:id w:val="-531268338"/>
          <w:placeholder>
            <w:docPart w:val="DefaultPlaceholder_-1854013440"/>
          </w:placeholder>
        </w:sdtPr>
        <w:sdtContent>
          <w:r w:rsidR="00A715C4" w:rsidRPr="00A715C4">
            <w:rPr>
              <w:color w:val="000000"/>
            </w:rPr>
            <w:t>(14)</w:t>
          </w:r>
        </w:sdtContent>
      </w:sdt>
      <w:r w:rsidR="003E5E01" w:rsidRPr="00907182">
        <w:rPr>
          <w:color w:val="000000" w:themeColor="text1"/>
        </w:rPr>
        <w:t xml:space="preserve">. </w:t>
      </w:r>
      <w:r w:rsidR="00437F2A" w:rsidRPr="00907182">
        <w:rPr>
          <w:color w:val="000000" w:themeColor="text1"/>
        </w:rPr>
        <w:t>Despite this need, there are only about 40 trained genetic counsellors serving over 450 million people, primarily based in Saudi Arabia and the UAE</w:t>
      </w:r>
      <w:r w:rsidR="008F2DCD" w:rsidRPr="00907182">
        <w:rPr>
          <w:color w:val="000000" w:themeColor="text1"/>
        </w:rPr>
        <w:t xml:space="preserve"> </w:t>
      </w:r>
      <w:sdt>
        <w:sdtPr>
          <w:rPr>
            <w:color w:val="000000"/>
          </w:rPr>
          <w:tag w:val="MENDELEY_CITATION_v3_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"/>
          <w:id w:val="161277049"/>
          <w:placeholder>
            <w:docPart w:val="DefaultPlaceholder_-1854013440"/>
          </w:placeholder>
        </w:sdtPr>
        <w:sdtContent>
          <w:r w:rsidR="00A715C4" w:rsidRPr="00A715C4">
            <w:rPr>
              <w:color w:val="000000"/>
            </w:rPr>
            <w:t>(15)</w:t>
          </w:r>
        </w:sdtContent>
      </w:sdt>
      <w:r w:rsidR="00437F2A" w:rsidRPr="00907182">
        <w:rPr>
          <w:color w:val="000000" w:themeColor="text1"/>
        </w:rPr>
        <w:t>. This shortage presents significant challenges, particularly in underserved areas, where access to qualified professionals remains scarce.</w:t>
      </w:r>
      <w:r w:rsidR="00F64805" w:rsidRPr="00907182">
        <w:rPr>
          <w:color w:val="000000" w:themeColor="text1"/>
        </w:rPr>
        <w:t xml:space="preserve"> </w:t>
      </w:r>
      <w:r w:rsidR="00437F2A" w:rsidRPr="00907182">
        <w:rPr>
          <w:color w:val="000000" w:themeColor="text1"/>
        </w:rPr>
        <w:t xml:space="preserve">Barriers to genetic counselling in the Middle East </w:t>
      </w:r>
      <w:r w:rsidR="00615BBA" w:rsidRPr="00907182">
        <w:rPr>
          <w:color w:val="000000" w:themeColor="text1"/>
        </w:rPr>
        <w:t>include</w:t>
      </w:r>
      <w:r w:rsidR="00B40B2F" w:rsidRPr="00907182">
        <w:rPr>
          <w:color w:val="000000" w:themeColor="text1"/>
        </w:rPr>
        <w:t xml:space="preserve"> </w:t>
      </w:r>
      <w:r w:rsidR="00E22673" w:rsidRPr="00907182">
        <w:rPr>
          <w:color w:val="000000" w:themeColor="text1"/>
        </w:rPr>
        <w:t>l</w:t>
      </w:r>
      <w:r w:rsidR="00B40B2F" w:rsidRPr="00907182">
        <w:rPr>
          <w:color w:val="000000" w:themeColor="text1"/>
        </w:rPr>
        <w:t>imited</w:t>
      </w:r>
      <w:r w:rsidR="00176987" w:rsidRPr="00907182">
        <w:rPr>
          <w:color w:val="000000" w:themeColor="text1"/>
        </w:rPr>
        <w:t xml:space="preserve"> availability of trained specialists </w:t>
      </w:r>
      <w:sdt>
        <w:sdtPr>
          <w:rPr>
            <w:color w:val="000000"/>
          </w:rPr>
          <w:tag w:val="MENDELEY_CITATION_v3_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"/>
          <w:id w:val="-1944676731"/>
          <w:placeholder>
            <w:docPart w:val="DefaultPlaceholder_-1854013440"/>
          </w:placeholder>
        </w:sdtPr>
        <w:sdtContent>
          <w:r w:rsidR="00A715C4" w:rsidRPr="00A715C4">
            <w:rPr>
              <w:color w:val="000000"/>
            </w:rPr>
            <w:t>(16)</w:t>
          </w:r>
        </w:sdtContent>
      </w:sdt>
      <w:r w:rsidR="00B40B2F" w:rsidRPr="00907182">
        <w:rPr>
          <w:color w:val="000000" w:themeColor="text1"/>
        </w:rPr>
        <w:t xml:space="preserve">, </w:t>
      </w:r>
      <w:r w:rsidR="00176987" w:rsidRPr="00907182">
        <w:rPr>
          <w:color w:val="000000" w:themeColor="text1"/>
        </w:rPr>
        <w:t>c</w:t>
      </w:r>
      <w:r w:rsidR="00437F2A" w:rsidRPr="00907182">
        <w:rPr>
          <w:color w:val="000000" w:themeColor="text1"/>
        </w:rPr>
        <w:t>ultural and ethical concerns</w:t>
      </w:r>
      <w:r w:rsidR="00E22673" w:rsidRPr="00907182">
        <w:rPr>
          <w:color w:val="000000" w:themeColor="text1"/>
        </w:rPr>
        <w:t xml:space="preserve"> related to genetic testing and disclosure of hereditary risks, healthcare system limitations such as inadequate </w:t>
      </w:r>
      <w:r w:rsidR="00437F2A" w:rsidRPr="00907182">
        <w:rPr>
          <w:color w:val="000000" w:themeColor="text1"/>
        </w:rPr>
        <w:t>and lack of formal genetic counselling programs. Addressing these issues requires innovative service models, increased regional training programs, and greater integration of digital tools to support genetic counselling.</w:t>
      </w:r>
    </w:p>
    <w:p w14:paraId="5AE39ECC" w14:textId="0F412078" w:rsidR="00D13965" w:rsidRPr="00A13EB2" w:rsidRDefault="00796634" w:rsidP="00A13EB2">
      <w:pPr>
        <w:spacing w:line="480" w:lineRule="auto"/>
        <w:jc w:val="both"/>
      </w:pPr>
      <w:r w:rsidRPr="00907182">
        <w:lastRenderedPageBreak/>
        <w:t>These challenges underscore the need for digital approaches that simplify pre-test education, bring consistency to risk assessment, and cut administrative load. Telemedicine, decision-support systems, and interactive tools can structure education, standardize evaluations, and lessen the workload for genetic counsellors</w:t>
      </w:r>
      <w:r w:rsidR="00B5448C" w:rsidRPr="00907182">
        <w:rPr>
          <w:color w:val="000000" w:themeColor="text1"/>
        </w:rPr>
        <w:t xml:space="preserve"> </w:t>
      </w:r>
      <w:sdt>
        <w:sdtPr>
          <w:rPr>
            <w:color w:val="000000"/>
          </w:rPr>
          <w:tag w:val="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"/>
          <w:id w:val="304284703"/>
          <w:placeholder>
            <w:docPart w:val="DefaultPlaceholder_-1854013440"/>
          </w:placeholder>
        </w:sdtPr>
        <w:sdtContent>
          <w:r w:rsidR="00A715C4" w:rsidRPr="00A715C4">
            <w:rPr>
              <w:color w:val="000000"/>
            </w:rPr>
            <w:t>(17–19)</w:t>
          </w:r>
        </w:sdtContent>
      </w:sdt>
      <w:r w:rsidR="00437F2A" w:rsidRPr="00907182">
        <w:rPr>
          <w:color w:val="000000" w:themeColor="text1"/>
        </w:rPr>
        <w:t xml:space="preserve">. </w:t>
      </w:r>
      <w:r w:rsidR="00D50EAB" w:rsidRPr="00907182">
        <w:rPr>
          <w:lang w:val="en-US"/>
        </w:rPr>
        <w:t xml:space="preserve">To address this gap, our study developed </w:t>
      </w:r>
      <w:proofErr w:type="spellStart"/>
      <w:r w:rsidR="00D50EAB" w:rsidRPr="00907182">
        <w:rPr>
          <w:lang w:val="en-US"/>
        </w:rPr>
        <w:t>GeneticBot</w:t>
      </w:r>
      <w:proofErr w:type="spellEnd"/>
      <w:r w:rsidR="00BB7699" w:rsidRPr="00907182">
        <w:rPr>
          <w:lang w:val="en-US"/>
        </w:rPr>
        <w:t xml:space="preserve">, </w:t>
      </w:r>
      <w:r w:rsidR="00D50EAB" w:rsidRPr="00907182">
        <w:rPr>
          <w:lang w:val="en-US"/>
        </w:rPr>
        <w:t xml:space="preserve">a web-based decision aid that operationalizes the </w:t>
      </w:r>
      <w:r w:rsidR="00D50EAB" w:rsidRPr="008E4CD7">
        <w:rPr>
          <w:color w:val="92D050"/>
          <w:lang w:val="en-US"/>
          <w:rPrChange w:id="28" w:author="Lama Abujamous" w:date="2026-06-14T10:43:00Z" w16du:dateUtc="2026-06-14T07:43:00Z">
            <w:rPr>
              <w:lang w:val="en-US"/>
            </w:rPr>
          </w:rPrChange>
        </w:rPr>
        <w:t>NCCN Guidelines</w:t>
      </w:r>
      <w:del w:id="29" w:author="Lama Abujamous" w:date="2026-06-14T10:44:00Z" w16du:dateUtc="2026-06-14T07:44:00Z">
        <w:r w:rsidR="00D50EAB" w:rsidRPr="008E4CD7" w:rsidDel="008E4CD7">
          <w:rPr>
            <w:color w:val="92D050"/>
            <w:lang w:val="en-US"/>
            <w:rPrChange w:id="30" w:author="Lama Abujamous" w:date="2026-06-14T10:43:00Z" w16du:dateUtc="2026-06-14T07:43:00Z">
              <w:rPr>
                <w:lang w:val="en-US"/>
              </w:rPr>
            </w:rPrChange>
          </w:rPr>
          <w:delText>®</w:delText>
        </w:r>
      </w:del>
      <w:r w:rsidR="00D50EAB" w:rsidRPr="008E4CD7">
        <w:rPr>
          <w:lang w:val="en-US"/>
        </w:rPr>
        <w:t xml:space="preserve"> </w:t>
      </w:r>
      <w:r w:rsidR="00D50EAB" w:rsidRPr="00907182">
        <w:rPr>
          <w:lang w:val="en-US"/>
        </w:rPr>
        <w:t xml:space="preserve">to automate pre-test eligibility assessment and provide structured, accessible pre-test genetic counselling. By embedding </w:t>
      </w:r>
      <w:r w:rsidR="00861F73" w:rsidRPr="008E4CD7">
        <w:rPr>
          <w:color w:val="92D050"/>
          <w:rPrChange w:id="31" w:author="Lama Abujamous" w:date="2026-06-14T10:43:00Z" w16du:dateUtc="2026-06-14T07:43:00Z">
            <w:rPr/>
          </w:rPrChange>
        </w:rPr>
        <w:t>National Comprehensive Cancer Network</w:t>
      </w:r>
      <w:del w:id="32" w:author="Lama Abujamous" w:date="2026-06-14T10:44:00Z" w16du:dateUtc="2026-06-14T07:44:00Z">
        <w:r w:rsidR="00861F73" w:rsidRPr="008E4CD7" w:rsidDel="008E4CD7">
          <w:rPr>
            <w:color w:val="92D050"/>
            <w:rPrChange w:id="33" w:author="Lama Abujamous" w:date="2026-06-14T10:43:00Z" w16du:dateUtc="2026-06-14T07:43:00Z">
              <w:rPr/>
            </w:rPrChange>
          </w:rPr>
          <w:delText>®</w:delText>
        </w:r>
      </w:del>
      <w:r w:rsidR="00861F73" w:rsidRPr="008E4CD7">
        <w:rPr>
          <w:color w:val="92D050"/>
          <w:rPrChange w:id="34" w:author="Lama Abujamous" w:date="2026-06-14T10:43:00Z" w16du:dateUtc="2026-06-14T07:43:00Z">
            <w:rPr/>
          </w:rPrChange>
        </w:rPr>
        <w:t xml:space="preserve"> (NCCN</w:t>
      </w:r>
      <w:del w:id="35" w:author="Lama Abujamous" w:date="2026-06-14T10:44:00Z" w16du:dateUtc="2026-06-14T07:44:00Z">
        <w:r w:rsidR="00861F73" w:rsidRPr="008E4CD7" w:rsidDel="008E4CD7">
          <w:rPr>
            <w:color w:val="92D050"/>
            <w:rPrChange w:id="36" w:author="Lama Abujamous" w:date="2026-06-14T10:43:00Z" w16du:dateUtc="2026-06-14T07:43:00Z">
              <w:rPr/>
            </w:rPrChange>
          </w:rPr>
          <w:delText>®</w:delText>
        </w:r>
      </w:del>
      <w:r w:rsidR="00861F73" w:rsidRPr="008E4CD7">
        <w:rPr>
          <w:color w:val="92D050"/>
          <w:rPrChange w:id="37" w:author="Lama Abujamous" w:date="2026-06-14T10:43:00Z" w16du:dateUtc="2026-06-14T07:43:00Z">
            <w:rPr/>
          </w:rPrChange>
        </w:rPr>
        <w:t>)</w:t>
      </w:r>
      <w:r w:rsidR="00D50EAB" w:rsidRPr="008E4CD7">
        <w:rPr>
          <w:color w:val="92D050"/>
          <w:lang w:val="en-US"/>
          <w:rPrChange w:id="38" w:author="Lama Abujamous" w:date="2026-06-14T10:43:00Z" w16du:dateUtc="2026-06-14T07:43:00Z">
            <w:rPr>
              <w:lang w:val="en-US"/>
            </w:rPr>
          </w:rPrChange>
        </w:rPr>
        <w:t xml:space="preserve"> </w:t>
      </w:r>
      <w:r w:rsidR="00D50EAB" w:rsidRPr="00907182">
        <w:rPr>
          <w:lang w:val="en-US"/>
        </w:rPr>
        <w:t>criteria within a digital decision-support framework, the system aims to enhance accessibility, standardize triage, and support informed decision-making in regions where trained genetic counsellors are limited</w:t>
      </w:r>
      <w:r w:rsidR="00CB076E" w:rsidRPr="00907182">
        <w:rPr>
          <w:lang w:val="en-US"/>
        </w:rPr>
        <w:t>.</w:t>
      </w:r>
    </w:p>
    <w:p w14:paraId="39275288" w14:textId="77777777" w:rsidR="00D13965" w:rsidRPr="00F317D6" w:rsidRDefault="00D13965" w:rsidP="00986ADE">
      <w:pPr>
        <w:spacing w:line="480" w:lineRule="auto"/>
        <w:jc w:val="both"/>
        <w:rPr>
          <w:b/>
          <w:bCs/>
          <w:color w:val="000000" w:themeColor="text1"/>
        </w:rPr>
      </w:pPr>
    </w:p>
    <w:p w14:paraId="2FCB6F2C" w14:textId="252119E2" w:rsidR="00EC3908" w:rsidRPr="00F317D6" w:rsidRDefault="007A3C9E" w:rsidP="00986ADE">
      <w:pPr>
        <w:pStyle w:val="ListParagraph"/>
        <w:numPr>
          <w:ilvl w:val="0"/>
          <w:numId w:val="4"/>
        </w:numPr>
        <w:tabs>
          <w:tab w:val="left" w:pos="720"/>
        </w:tabs>
        <w:spacing w:line="480" w:lineRule="auto"/>
        <w:ind w:left="0" w:right="90" w:firstLine="0"/>
        <w:jc w:val="both"/>
        <w:rPr>
          <w:rFonts w:asciiTheme="majorBidi" w:hAnsiTheme="majorBidi" w:cstheme="majorBidi"/>
          <w:b/>
          <w:bCs/>
          <w:color w:val="000000" w:themeColor="text1"/>
        </w:rPr>
      </w:pPr>
      <w:r w:rsidRPr="00F317D6">
        <w:rPr>
          <w:rFonts w:asciiTheme="majorBidi" w:hAnsiTheme="majorBidi" w:cstheme="majorBidi"/>
          <w:b/>
          <w:bCs/>
          <w:color w:val="000000" w:themeColor="text1"/>
        </w:rPr>
        <w:t>Methods:</w:t>
      </w:r>
    </w:p>
    <w:p w14:paraId="37583A0E" w14:textId="4EB80D2B" w:rsidR="00EC3908" w:rsidRPr="00F317D6" w:rsidRDefault="00EC3908" w:rsidP="00986ADE">
      <w:pPr>
        <w:pStyle w:val="ListParagraph"/>
        <w:numPr>
          <w:ilvl w:val="1"/>
          <w:numId w:val="4"/>
        </w:numPr>
        <w:tabs>
          <w:tab w:val="left" w:pos="720"/>
        </w:tabs>
        <w:spacing w:line="480" w:lineRule="auto"/>
        <w:ind w:left="0" w:right="90" w:firstLine="0"/>
        <w:rPr>
          <w:rFonts w:asciiTheme="majorBidi" w:hAnsiTheme="majorBidi" w:cstheme="majorBidi"/>
          <w:b/>
          <w:bCs/>
          <w:color w:val="000000" w:themeColor="text1"/>
        </w:rPr>
      </w:pPr>
      <w:r w:rsidRPr="00F317D6">
        <w:rPr>
          <w:rFonts w:asciiTheme="majorBidi" w:hAnsiTheme="majorBidi" w:cstheme="majorBidi"/>
          <w:b/>
          <w:bCs/>
          <w:color w:val="000000" w:themeColor="text1"/>
        </w:rPr>
        <w:t>Ethical compliance:</w:t>
      </w:r>
    </w:p>
    <w:p w14:paraId="225459D7" w14:textId="1C48099C" w:rsidR="00221C64" w:rsidRDefault="00D92C17" w:rsidP="00986ADE">
      <w:pPr>
        <w:tabs>
          <w:tab w:val="left" w:pos="720"/>
        </w:tabs>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 xml:space="preserve">We confirm that ethical compliance has been upheld in the use of </w:t>
      </w:r>
      <w:r w:rsidRPr="000F1BB2">
        <w:rPr>
          <w:rFonts w:asciiTheme="majorBidi" w:hAnsiTheme="majorBidi" w:cstheme="majorBidi"/>
          <w:color w:val="92D050"/>
          <w:rPrChange w:id="39" w:author="Lama Abujamous" w:date="2026-06-14T10:44:00Z" w16du:dateUtc="2026-06-14T07:44:00Z">
            <w:rPr>
              <w:rFonts w:asciiTheme="majorBidi" w:hAnsiTheme="majorBidi" w:cstheme="majorBidi"/>
              <w:color w:val="000000" w:themeColor="text1"/>
            </w:rPr>
          </w:rPrChange>
        </w:rPr>
        <w:t xml:space="preserve">the </w:t>
      </w:r>
      <w:bookmarkStart w:id="40" w:name="_Hlk204523317"/>
      <w:r w:rsidR="0093743E" w:rsidRPr="000F1BB2">
        <w:rPr>
          <w:rFonts w:asciiTheme="majorBidi" w:hAnsiTheme="majorBidi" w:cstheme="majorBidi"/>
          <w:color w:val="92D050"/>
          <w:rPrChange w:id="41" w:author="Lama Abujamous" w:date="2026-06-14T10:44:00Z" w16du:dateUtc="2026-06-14T07:44:00Z">
            <w:rPr>
              <w:rFonts w:asciiTheme="majorBidi" w:hAnsiTheme="majorBidi" w:cstheme="majorBidi"/>
              <w:color w:val="000000" w:themeColor="text1"/>
            </w:rPr>
          </w:rPrChange>
        </w:rPr>
        <w:t>NCCN</w:t>
      </w:r>
      <w:r w:rsidR="00603123" w:rsidRPr="000F1BB2">
        <w:rPr>
          <w:rFonts w:asciiTheme="majorBidi" w:hAnsiTheme="majorBidi" w:cstheme="majorBidi"/>
          <w:color w:val="92D050"/>
          <w:rPrChange w:id="42" w:author="Lama Abujamous" w:date="2026-06-14T10:44:00Z" w16du:dateUtc="2026-06-14T07:44:00Z">
            <w:rPr>
              <w:rFonts w:asciiTheme="majorBidi" w:hAnsiTheme="majorBidi" w:cstheme="majorBidi"/>
              <w:color w:val="000000" w:themeColor="text1"/>
            </w:rPr>
          </w:rPrChange>
        </w:rPr>
        <w:t xml:space="preserve"> </w:t>
      </w:r>
      <w:r w:rsidR="00404142" w:rsidRPr="000F1BB2">
        <w:rPr>
          <w:rFonts w:asciiTheme="majorBidi" w:hAnsiTheme="majorBidi" w:cstheme="majorBidi"/>
          <w:color w:val="92D050"/>
          <w:rPrChange w:id="43" w:author="Lama Abujamous" w:date="2026-06-14T10:44:00Z" w16du:dateUtc="2026-06-14T07:44:00Z">
            <w:rPr>
              <w:rFonts w:asciiTheme="majorBidi" w:hAnsiTheme="majorBidi" w:cstheme="majorBidi"/>
              <w:color w:val="000000" w:themeColor="text1"/>
            </w:rPr>
          </w:rPrChange>
        </w:rPr>
        <w:t>Guidelines</w:t>
      </w:r>
      <w:r w:rsidR="00603123" w:rsidRPr="000F1BB2">
        <w:rPr>
          <w:rFonts w:asciiTheme="majorBidi" w:hAnsiTheme="majorBidi" w:cstheme="majorBidi"/>
          <w:color w:val="92D050"/>
          <w:rPrChange w:id="44" w:author="Lama Abujamous" w:date="2026-06-14T10:44:00Z" w16du:dateUtc="2026-06-14T07:44:00Z">
            <w:rPr>
              <w:rFonts w:asciiTheme="majorBidi" w:hAnsiTheme="majorBidi" w:cstheme="majorBidi"/>
              <w:color w:val="000000" w:themeColor="text1"/>
            </w:rPr>
          </w:rPrChange>
        </w:rPr>
        <w:t xml:space="preserve"> </w:t>
      </w:r>
      <w:r w:rsidR="009A13B0" w:rsidRPr="000F1BB2">
        <w:rPr>
          <w:rFonts w:asciiTheme="majorBidi" w:hAnsiTheme="majorBidi" w:cstheme="majorBidi"/>
          <w:color w:val="92D050"/>
          <w:rPrChange w:id="45" w:author="Lama Abujamous" w:date="2026-06-14T10:44:00Z" w16du:dateUtc="2026-06-14T07:44:00Z">
            <w:rPr>
              <w:rFonts w:asciiTheme="majorBidi" w:hAnsiTheme="majorBidi" w:cstheme="majorBidi"/>
              <w:color w:val="000000" w:themeColor="text1"/>
            </w:rPr>
          </w:rPrChange>
        </w:rPr>
        <w:t xml:space="preserve">for Genetic/Familial High-Risk Assessment: Breast, Ovarian, and Pancreatic. V.3.2024. </w:t>
      </w:r>
      <w:del w:id="46" w:author="Lama Abujamous" w:date="2026-06-14T10:44:00Z" w16du:dateUtc="2026-06-14T07:44:00Z">
        <w:r w:rsidR="009A13B0" w:rsidRPr="000F1BB2" w:rsidDel="000F1BB2">
          <w:rPr>
            <w:rFonts w:asciiTheme="majorBidi" w:hAnsiTheme="majorBidi" w:cstheme="majorBidi"/>
            <w:color w:val="92D050"/>
            <w:rPrChange w:id="47" w:author="Lama Abujamous" w:date="2026-06-14T10:44:00Z" w16du:dateUtc="2026-06-14T07:44:00Z">
              <w:rPr>
                <w:rFonts w:asciiTheme="majorBidi" w:hAnsiTheme="majorBidi" w:cstheme="majorBidi"/>
                <w:color w:val="000000" w:themeColor="text1"/>
              </w:rPr>
            </w:rPrChange>
          </w:rPr>
          <w:delText xml:space="preserve">© </w:delText>
        </w:r>
      </w:del>
      <w:r w:rsidR="009A13B0" w:rsidRPr="000F1BB2">
        <w:rPr>
          <w:rFonts w:asciiTheme="majorBidi" w:hAnsiTheme="majorBidi" w:cstheme="majorBidi"/>
          <w:color w:val="92D050"/>
          <w:rPrChange w:id="48" w:author="Lama Abujamous" w:date="2026-06-14T10:44:00Z" w16du:dateUtc="2026-06-14T07:44:00Z">
            <w:rPr>
              <w:rFonts w:asciiTheme="majorBidi" w:hAnsiTheme="majorBidi" w:cstheme="majorBidi"/>
              <w:color w:val="000000" w:themeColor="text1"/>
            </w:rPr>
          </w:rPrChange>
        </w:rPr>
        <w:t>National Comprehensive Cancer Network, Inc.</w:t>
      </w:r>
      <w:bookmarkEnd w:id="40"/>
      <w:r w:rsidR="009A13B0" w:rsidRPr="000F1BB2">
        <w:rPr>
          <w:rFonts w:asciiTheme="majorBidi" w:hAnsiTheme="majorBidi" w:cstheme="majorBidi"/>
          <w:color w:val="92D050"/>
          <w:rPrChange w:id="49" w:author="Lama Abujamous" w:date="2026-06-14T10:44:00Z" w16du:dateUtc="2026-06-14T07:44:00Z">
            <w:rPr>
              <w:rFonts w:asciiTheme="majorBidi" w:hAnsiTheme="majorBidi" w:cstheme="majorBidi"/>
              <w:color w:val="000000" w:themeColor="text1"/>
            </w:rPr>
          </w:rPrChange>
        </w:rPr>
        <w:t xml:space="preserve"> 2024. </w:t>
      </w:r>
      <w:r w:rsidR="009A13B0" w:rsidRPr="00F317D6">
        <w:rPr>
          <w:rFonts w:asciiTheme="majorBidi" w:hAnsiTheme="majorBidi" w:cstheme="majorBidi"/>
          <w:color w:val="000000" w:themeColor="text1"/>
        </w:rPr>
        <w:t>All rights reserved</w:t>
      </w:r>
      <w:r w:rsidRPr="00F317D6">
        <w:rPr>
          <w:rFonts w:asciiTheme="majorBidi" w:hAnsiTheme="majorBidi" w:cstheme="majorBidi"/>
          <w:color w:val="000000" w:themeColor="text1"/>
        </w:rPr>
        <w:t xml:space="preserve">. A formal confirmation letter from the </w:t>
      </w:r>
      <w:r w:rsidR="0093743E" w:rsidRPr="00F317D6">
        <w:rPr>
          <w:rFonts w:asciiTheme="majorBidi" w:hAnsiTheme="majorBidi" w:cstheme="majorBidi"/>
          <w:color w:val="000000" w:themeColor="text1"/>
        </w:rPr>
        <w:t>NCCN</w:t>
      </w:r>
      <w:r w:rsidRPr="00F317D6">
        <w:rPr>
          <w:rFonts w:asciiTheme="majorBidi" w:hAnsiTheme="majorBidi" w:cstheme="majorBidi"/>
          <w:color w:val="000000" w:themeColor="text1"/>
        </w:rPr>
        <w:t xml:space="preserve"> has been received, granting explicit authorization to utilize these </w:t>
      </w:r>
      <w:r w:rsidR="00404142" w:rsidRPr="00F317D6">
        <w:rPr>
          <w:rFonts w:asciiTheme="majorBidi" w:hAnsiTheme="majorBidi" w:cstheme="majorBidi"/>
          <w:color w:val="000000" w:themeColor="text1"/>
        </w:rPr>
        <w:t>Guidelines</w:t>
      </w:r>
      <w:r w:rsidRPr="00F317D6">
        <w:rPr>
          <w:rFonts w:asciiTheme="majorBidi" w:hAnsiTheme="majorBidi" w:cstheme="majorBidi"/>
          <w:color w:val="000000" w:themeColor="text1"/>
        </w:rPr>
        <w:t xml:space="preserve"> for their intended purpose.  </w:t>
      </w:r>
    </w:p>
    <w:p w14:paraId="5FE7C61A" w14:textId="246EAD9F" w:rsidR="00A13EB2" w:rsidRPr="00A13EB2" w:rsidDel="00454F5A" w:rsidRDefault="00A13EB2" w:rsidP="00A13EB2">
      <w:pPr>
        <w:tabs>
          <w:tab w:val="left" w:pos="720"/>
        </w:tabs>
        <w:spacing w:line="480" w:lineRule="auto"/>
        <w:ind w:right="90"/>
        <w:jc w:val="both"/>
        <w:rPr>
          <w:del w:id="50" w:author="Lama Abujamous" w:date="2026-06-14T10:19:00Z" w16du:dateUtc="2026-06-14T07:19:00Z"/>
          <w:rFonts w:asciiTheme="majorBidi" w:hAnsiTheme="majorBidi" w:cstheme="majorBidi"/>
          <w:color w:val="000000" w:themeColor="text1"/>
        </w:rPr>
      </w:pPr>
      <w:r w:rsidRPr="00A13EB2">
        <w:rPr>
          <w:rFonts w:asciiTheme="majorBidi" w:hAnsiTheme="majorBidi" w:cstheme="majorBidi"/>
          <w:color w:val="000000" w:themeColor="text1"/>
        </w:rPr>
        <w:t xml:space="preserve">This study used only fully synthetic, non-identifiable test scenarios. No human participants or patient data were involved; therefore, </w:t>
      </w:r>
      <w:ins w:id="51" w:author="Lama Abujamous" w:date="2026-06-14T10:19:00Z" w16du:dateUtc="2026-06-14T07:19:00Z">
        <w:r w:rsidR="00454F5A" w:rsidRPr="00A4483D">
          <w:rPr>
            <w:color w:val="00B050"/>
            <w:highlight w:val="yellow"/>
          </w:rPr>
          <w:t xml:space="preserve">the project received a Not Human Subjects Research (NHSR) determination from the King Hussein Cancer </w:t>
        </w:r>
        <w:proofErr w:type="spellStart"/>
        <w:r w:rsidR="00454F5A" w:rsidRPr="00A4483D">
          <w:rPr>
            <w:color w:val="00B050"/>
            <w:highlight w:val="yellow"/>
          </w:rPr>
          <w:t>Center</w:t>
        </w:r>
        <w:proofErr w:type="spellEnd"/>
        <w:r w:rsidR="00454F5A" w:rsidRPr="00A4483D">
          <w:rPr>
            <w:color w:val="00B050"/>
            <w:highlight w:val="yellow"/>
          </w:rPr>
          <w:t xml:space="preserve"> Institutional Review Board (Protocol No. </w:t>
        </w:r>
        <w:r w:rsidR="00454F5A">
          <w:rPr>
            <w:color w:val="00B050"/>
            <w:highlight w:val="yellow"/>
          </w:rPr>
          <w:t>XXXXXX</w:t>
        </w:r>
        <w:r w:rsidR="00454F5A" w:rsidRPr="00A4483D">
          <w:rPr>
            <w:color w:val="00B050"/>
            <w:highlight w:val="yellow"/>
          </w:rPr>
          <w:t xml:space="preserve">; determination issued on </w:t>
        </w:r>
        <w:r w:rsidR="00454F5A">
          <w:rPr>
            <w:color w:val="00B050"/>
            <w:highlight w:val="yellow"/>
          </w:rPr>
          <w:t>XX</w:t>
        </w:r>
        <w:r w:rsidR="00454F5A" w:rsidRPr="00A4483D">
          <w:rPr>
            <w:color w:val="00B050"/>
            <w:highlight w:val="yellow"/>
          </w:rPr>
          <w:t xml:space="preserve"> June 2026)</w:t>
        </w:r>
        <w:r w:rsidR="00454F5A" w:rsidRPr="00A4483D">
          <w:rPr>
            <w:rFonts w:hint="cs"/>
            <w:color w:val="00B050"/>
            <w:highlight w:val="yellow"/>
            <w:rtl/>
          </w:rPr>
          <w:t>.</w:t>
        </w:r>
      </w:ins>
      <w:del w:id="52" w:author="Lama Abujamous" w:date="2026-06-14T10:19:00Z" w16du:dateUtc="2026-06-14T07:19:00Z">
        <w:r w:rsidRPr="00A13EB2" w:rsidDel="00454F5A">
          <w:rPr>
            <w:rFonts w:asciiTheme="majorBidi" w:hAnsiTheme="majorBidi" w:cstheme="majorBidi"/>
            <w:color w:val="000000" w:themeColor="text1"/>
          </w:rPr>
          <w:delText>institutional review board approval and informed consent were not required.</w:delText>
        </w:r>
      </w:del>
      <w:ins w:id="53" w:author="Lama Abujamous" w:date="2026-06-14T10:22:00Z" w16du:dateUtc="2026-06-14T07:22:00Z">
        <w:r w:rsidR="00454F5A">
          <w:rPr>
            <w:rFonts w:asciiTheme="majorBidi" w:hAnsiTheme="majorBidi" w:cstheme="majorBidi"/>
            <w:color w:val="000000" w:themeColor="text1"/>
          </w:rPr>
          <w:t xml:space="preserve"> </w:t>
        </w:r>
        <w:r w:rsidR="00454F5A">
          <w:rPr>
            <w:highlight w:val="yellow"/>
          </w:rPr>
          <w:t xml:space="preserve">The Likert-scale and user-evaluation instruments included in Supporting Data 7 were prepared for a future phase-2 </w:t>
        </w:r>
        <w:r w:rsidR="00454F5A">
          <w:rPr>
            <w:highlight w:val="yellow"/>
          </w:rPr>
          <w:lastRenderedPageBreak/>
          <w:t>study and were not administered in the present work. Any future real-world evaluation involving patients or clinicians will require prospective ethics review before implementation</w:t>
        </w:r>
      </w:ins>
    </w:p>
    <w:p w14:paraId="0CFBFB3C" w14:textId="6A999E21" w:rsidR="009217C6" w:rsidRPr="00F317D6" w:rsidRDefault="00D92C17" w:rsidP="00454F5A">
      <w:pPr>
        <w:tabs>
          <w:tab w:val="left" w:pos="720"/>
        </w:tabs>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 xml:space="preserve">  </w:t>
      </w:r>
    </w:p>
    <w:p w14:paraId="56C13D40" w14:textId="3D8965B9" w:rsidR="00EC3908" w:rsidRPr="00F317D6" w:rsidRDefault="009217C6" w:rsidP="00986ADE">
      <w:pPr>
        <w:pStyle w:val="ListParagraph"/>
        <w:numPr>
          <w:ilvl w:val="1"/>
          <w:numId w:val="4"/>
        </w:numPr>
        <w:tabs>
          <w:tab w:val="left" w:pos="720"/>
        </w:tabs>
        <w:spacing w:line="480" w:lineRule="auto"/>
        <w:ind w:left="0" w:right="90" w:firstLine="0"/>
        <w:rPr>
          <w:rFonts w:asciiTheme="majorBidi" w:hAnsiTheme="majorBidi" w:cstheme="majorBidi"/>
          <w:b/>
          <w:bCs/>
          <w:color w:val="000000" w:themeColor="text1"/>
        </w:rPr>
      </w:pPr>
      <w:r w:rsidRPr="00F317D6">
        <w:rPr>
          <w:rFonts w:asciiTheme="majorBidi" w:hAnsiTheme="majorBidi" w:cstheme="majorBidi"/>
          <w:b/>
          <w:bCs/>
          <w:color w:val="000000" w:themeColor="text1"/>
          <w:lang w:bidi="ar-JO"/>
        </w:rPr>
        <w:t>Design Science Research Methodology (DSRM)</w:t>
      </w:r>
    </w:p>
    <w:p w14:paraId="2223FB5E" w14:textId="59DCC75A" w:rsidR="000F00D6" w:rsidRPr="00F317D6" w:rsidRDefault="0009121F" w:rsidP="00986ADE">
      <w:pPr>
        <w:tabs>
          <w:tab w:val="left" w:pos="720"/>
        </w:tabs>
        <w:spacing w:line="480" w:lineRule="auto"/>
        <w:ind w:right="90"/>
        <w:jc w:val="both"/>
        <w:rPr>
          <w:rFonts w:asciiTheme="majorBidi" w:hAnsiTheme="majorBidi" w:cstheme="majorBidi"/>
          <w:color w:val="000000" w:themeColor="text1"/>
          <w:lang w:bidi="ar-JO"/>
        </w:rPr>
      </w:pPr>
      <w:r w:rsidRPr="00F317D6">
        <w:rPr>
          <w:rFonts w:asciiTheme="majorBidi" w:hAnsiTheme="majorBidi" w:cstheme="majorBidi"/>
          <w:color w:val="000000" w:themeColor="text1"/>
          <w:lang w:bidi="ar-JO"/>
        </w:rPr>
        <w:t xml:space="preserve">This study applies the DSRM to develop and implement a web-based decision aid integrated with a </w:t>
      </w:r>
      <w:r w:rsidR="00D55AF3" w:rsidRPr="00F317D6">
        <w:rPr>
          <w:rFonts w:asciiTheme="majorBidi" w:hAnsiTheme="majorBidi" w:cstheme="majorBidi"/>
          <w:color w:val="000000" w:themeColor="text1"/>
          <w:lang w:bidi="ar-JO"/>
        </w:rPr>
        <w:t>Chatbot</w:t>
      </w:r>
      <w:r w:rsidRPr="00F317D6">
        <w:rPr>
          <w:rFonts w:asciiTheme="majorBidi" w:hAnsiTheme="majorBidi" w:cstheme="majorBidi"/>
          <w:color w:val="000000" w:themeColor="text1"/>
          <w:lang w:bidi="ar-JO"/>
        </w:rPr>
        <w:t xml:space="preserve"> to improve pre-</w:t>
      </w:r>
      <w:r w:rsidR="00786EC5" w:rsidRPr="00F317D6">
        <w:rPr>
          <w:rFonts w:asciiTheme="majorBidi" w:hAnsiTheme="majorBidi" w:cstheme="majorBidi"/>
          <w:color w:val="000000" w:themeColor="text1"/>
        </w:rPr>
        <w:t>test</w:t>
      </w:r>
      <w:r w:rsidR="00786EC5" w:rsidRPr="00F317D6">
        <w:rPr>
          <w:rFonts w:asciiTheme="majorBidi" w:hAnsiTheme="majorBidi" w:cstheme="majorBidi"/>
          <w:color w:val="000000" w:themeColor="text1"/>
          <w:lang w:bidi="ar-JO"/>
        </w:rPr>
        <w:t xml:space="preserve"> </w:t>
      </w:r>
      <w:r w:rsidRPr="00F317D6">
        <w:rPr>
          <w:rFonts w:asciiTheme="majorBidi" w:hAnsiTheme="majorBidi" w:cstheme="majorBidi"/>
          <w:color w:val="000000" w:themeColor="text1"/>
          <w:lang w:bidi="ar-JO"/>
        </w:rPr>
        <w:t>genetic counselling for high-risk breast cancer patients. DSRM, introduced by Ken Peffers et al., follows structured phases</w:t>
      </w:r>
      <w:r w:rsidR="00062871" w:rsidRPr="00F317D6">
        <w:rPr>
          <w:rFonts w:asciiTheme="majorBidi" w:hAnsiTheme="majorBidi" w:cstheme="majorBidi"/>
          <w:color w:val="000000" w:themeColor="text1"/>
          <w:lang w:bidi="ar-JO"/>
        </w:rPr>
        <w:t xml:space="preserve">, </w:t>
      </w:r>
      <w:r w:rsidRPr="00F317D6">
        <w:rPr>
          <w:rFonts w:asciiTheme="majorBidi" w:hAnsiTheme="majorBidi" w:cstheme="majorBidi"/>
          <w:color w:val="000000" w:themeColor="text1"/>
          <w:lang w:bidi="ar-JO"/>
        </w:rPr>
        <w:t>Design and Development, Demonstration and Evaluation, and Communication and Conclusion</w:t>
      </w:r>
      <w:r w:rsidR="00062871" w:rsidRPr="00F317D6">
        <w:rPr>
          <w:rFonts w:asciiTheme="majorBidi" w:hAnsiTheme="majorBidi" w:cstheme="majorBidi"/>
          <w:color w:val="000000" w:themeColor="text1"/>
          <w:lang w:bidi="ar-JO"/>
        </w:rPr>
        <w:t xml:space="preserve"> </w:t>
      </w:r>
      <w:r w:rsidRPr="00F317D6">
        <w:rPr>
          <w:rFonts w:asciiTheme="majorBidi" w:hAnsiTheme="majorBidi" w:cstheme="majorBidi"/>
          <w:color w:val="000000" w:themeColor="text1"/>
          <w:lang w:bidi="ar-JO"/>
        </w:rPr>
        <w:t>to address practical challenges in genetic counselling systematically</w:t>
      </w:r>
      <w:r w:rsidR="00062871" w:rsidRPr="00F317D6">
        <w:rPr>
          <w:rFonts w:asciiTheme="majorBidi" w:hAnsiTheme="majorBidi" w:cstheme="majorBidi"/>
          <w:color w:val="000000" w:themeColor="text1"/>
          <w:lang w:bidi="ar-JO"/>
        </w:rPr>
        <w:t xml:space="preserve"> </w:t>
      </w:r>
      <w:sdt>
        <w:sdtPr>
          <w:rPr>
            <w:rFonts w:asciiTheme="majorBidi" w:hAnsiTheme="majorBidi" w:cstheme="majorBidi"/>
            <w:color w:val="000000"/>
            <w:lang w:bidi="ar-JO"/>
          </w:rPr>
          <w:tag w:val="MENDELEY_CITATION_v3_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"/>
          <w:id w:val="-1493332437"/>
          <w:placeholder>
            <w:docPart w:val="DefaultPlaceholder_-1854013440"/>
          </w:placeholder>
        </w:sdtPr>
        <w:sdtContent>
          <w:r w:rsidR="00A715C4" w:rsidRPr="00A715C4">
            <w:rPr>
              <w:rFonts w:asciiTheme="majorBidi" w:hAnsiTheme="majorBidi" w:cstheme="majorBidi"/>
              <w:color w:val="000000"/>
              <w:lang w:bidi="ar-JO"/>
            </w:rPr>
            <w:t>(20)</w:t>
          </w:r>
        </w:sdtContent>
      </w:sdt>
      <w:r w:rsidRPr="00F317D6">
        <w:rPr>
          <w:rFonts w:asciiTheme="majorBidi" w:hAnsiTheme="majorBidi" w:cstheme="majorBidi"/>
          <w:color w:val="000000" w:themeColor="text1"/>
          <w:lang w:bidi="ar-JO"/>
        </w:rPr>
        <w:t>. Unlike traditional research focusing on empirical hypothesis testing, Design Science Research (DSR) emphasizes creating and refining innovative solutions for real-world problems, making it particularly relevant for improving healthcare interventions</w:t>
      </w:r>
      <w:r w:rsidR="00062871" w:rsidRPr="00F317D6">
        <w:rPr>
          <w:rFonts w:asciiTheme="majorBidi" w:hAnsiTheme="majorBidi" w:cstheme="majorBidi"/>
          <w:color w:val="000000" w:themeColor="text1"/>
          <w:lang w:bidi="ar-JO"/>
        </w:rPr>
        <w:t xml:space="preserve"> </w:t>
      </w:r>
      <w:sdt>
        <w:sdtPr>
          <w:rPr>
            <w:rFonts w:asciiTheme="majorBidi" w:hAnsiTheme="majorBidi" w:cstheme="majorBidi"/>
            <w:color w:val="000000"/>
            <w:lang w:bidi="ar-JO"/>
          </w:rPr>
          <w:tag w:val="MENDELEY_CITATION_v3_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"/>
          <w:id w:val="1055965106"/>
          <w:placeholder>
            <w:docPart w:val="DefaultPlaceholder_-1854013440"/>
          </w:placeholder>
        </w:sdtPr>
        <w:sdtContent>
          <w:r w:rsidR="00A715C4" w:rsidRPr="00A715C4">
            <w:rPr>
              <w:rFonts w:asciiTheme="majorBidi" w:hAnsiTheme="majorBidi" w:cstheme="majorBidi"/>
              <w:color w:val="000000"/>
              <w:lang w:bidi="ar-JO"/>
            </w:rPr>
            <w:t>(21,22)</w:t>
          </w:r>
        </w:sdtContent>
      </w:sdt>
      <w:r w:rsidRPr="00F317D6">
        <w:rPr>
          <w:rFonts w:asciiTheme="majorBidi" w:hAnsiTheme="majorBidi" w:cstheme="majorBidi"/>
          <w:color w:val="000000" w:themeColor="text1"/>
          <w:lang w:bidi="ar-JO"/>
        </w:rPr>
        <w:t>.</w:t>
      </w:r>
    </w:p>
    <w:p w14:paraId="1E5AFE79" w14:textId="2B50D5D4" w:rsidR="00E02DF8" w:rsidRDefault="0009121F" w:rsidP="00986ADE">
      <w:pPr>
        <w:tabs>
          <w:tab w:val="left" w:pos="720"/>
        </w:tabs>
        <w:spacing w:line="480" w:lineRule="auto"/>
        <w:ind w:right="90"/>
        <w:jc w:val="both"/>
        <w:rPr>
          <w:ins w:id="54" w:author="Ahmed Alkaff" w:date="2026-06-14T14:03:00Z" w16du:dateUtc="2026-06-14T11:03:00Z"/>
          <w:rFonts w:asciiTheme="majorBidi" w:hAnsiTheme="majorBidi" w:cstheme="majorBidi"/>
          <w:strike/>
          <w:color w:val="00B0F0"/>
          <w:lang w:bidi="ar-JO"/>
        </w:rPr>
      </w:pPr>
      <w:r w:rsidRPr="00F317D6">
        <w:rPr>
          <w:rFonts w:asciiTheme="majorBidi" w:hAnsiTheme="majorBidi" w:cstheme="majorBidi"/>
          <w:color w:val="000000" w:themeColor="text1"/>
          <w:lang w:bidi="ar-JO"/>
        </w:rPr>
        <w:t>By leveraging DSRM's iterative process, this study aims to enhance genetic service accessibility and efficiency</w:t>
      </w:r>
      <w:r w:rsidR="00062871" w:rsidRPr="00F317D6">
        <w:rPr>
          <w:rFonts w:asciiTheme="majorBidi" w:hAnsiTheme="majorBidi" w:cstheme="majorBidi"/>
          <w:color w:val="000000" w:themeColor="text1"/>
          <w:lang w:bidi="ar-JO"/>
        </w:rPr>
        <w:t xml:space="preserve"> and</w:t>
      </w:r>
      <w:r w:rsidRPr="00F317D6">
        <w:rPr>
          <w:rFonts w:asciiTheme="majorBidi" w:hAnsiTheme="majorBidi" w:cstheme="majorBidi"/>
          <w:color w:val="000000" w:themeColor="text1"/>
          <w:lang w:bidi="ar-JO"/>
        </w:rPr>
        <w:t xml:space="preserve"> addressing gaps in traditional counselling models. The framework ensures a measured, phased approach where each stage improves patient engagement and decision-making. The development of the Decision Aid System (DAS) and </w:t>
      </w:r>
      <w:r w:rsidR="00D55AF3" w:rsidRPr="00F317D6">
        <w:rPr>
          <w:rFonts w:asciiTheme="majorBidi" w:hAnsiTheme="majorBidi" w:cstheme="majorBidi"/>
          <w:color w:val="000000" w:themeColor="text1"/>
          <w:lang w:bidi="ar-JO"/>
        </w:rPr>
        <w:t>Chatbot</w:t>
      </w:r>
      <w:r w:rsidRPr="00F317D6">
        <w:rPr>
          <w:rFonts w:asciiTheme="majorBidi" w:hAnsiTheme="majorBidi" w:cstheme="majorBidi"/>
          <w:color w:val="000000" w:themeColor="text1"/>
          <w:lang w:bidi="ar-JO"/>
        </w:rPr>
        <w:t xml:space="preserve"> is structured across multiple increments, each refined through continuous evaluation. This research advances digital tools in genetic counselling and lays a foundation for further studies and innovations in the field, integrating technology-driven solutions into clinical practice.</w:t>
      </w:r>
      <w:r w:rsidR="00517D79" w:rsidRPr="00F317D6">
        <w:rPr>
          <w:rFonts w:asciiTheme="majorBidi" w:hAnsiTheme="majorBidi" w:cstheme="majorBidi"/>
          <w:color w:val="000000" w:themeColor="text1"/>
          <w:lang w:bidi="ar-JO"/>
        </w:rPr>
        <w:t xml:space="preserve"> </w:t>
      </w:r>
      <w:r w:rsidR="006179FB" w:rsidRPr="00765BE2">
        <w:rPr>
          <w:rFonts w:asciiTheme="majorBidi" w:hAnsiTheme="majorBidi" w:cstheme="majorBidi"/>
          <w:strike/>
          <w:color w:val="00B0F0"/>
          <w:lang w:bidi="ar-JO"/>
          <w:rPrChange w:id="55" w:author="Ahmed Alkaff" w:date="2026-06-14T14:03:00Z" w16du:dateUtc="2026-06-14T11:03:00Z">
            <w:rPr>
              <w:rFonts w:asciiTheme="majorBidi" w:hAnsiTheme="majorBidi" w:cstheme="majorBidi"/>
              <w:color w:val="000000" w:themeColor="text1"/>
              <w:lang w:bidi="ar-JO"/>
            </w:rPr>
          </w:rPrChange>
        </w:rPr>
        <w:t xml:space="preserve">The research framework for DAS and </w:t>
      </w:r>
      <w:r w:rsidR="00D55AF3" w:rsidRPr="00765BE2">
        <w:rPr>
          <w:rFonts w:asciiTheme="majorBidi" w:hAnsiTheme="majorBidi" w:cstheme="majorBidi"/>
          <w:strike/>
          <w:color w:val="00B0F0"/>
          <w:lang w:bidi="ar-JO"/>
          <w:rPrChange w:id="56" w:author="Ahmed Alkaff" w:date="2026-06-14T14:03:00Z" w16du:dateUtc="2026-06-14T11:03:00Z">
            <w:rPr>
              <w:rFonts w:asciiTheme="majorBidi" w:hAnsiTheme="majorBidi" w:cstheme="majorBidi"/>
              <w:color w:val="000000" w:themeColor="text1"/>
              <w:lang w:bidi="ar-JO"/>
            </w:rPr>
          </w:rPrChange>
        </w:rPr>
        <w:t>Chatbot</w:t>
      </w:r>
      <w:r w:rsidR="006179FB" w:rsidRPr="00765BE2">
        <w:rPr>
          <w:rFonts w:asciiTheme="majorBidi" w:hAnsiTheme="majorBidi" w:cstheme="majorBidi"/>
          <w:strike/>
          <w:color w:val="00B0F0"/>
          <w:lang w:bidi="ar-JO"/>
          <w:rPrChange w:id="57" w:author="Ahmed Alkaff" w:date="2026-06-14T14:03:00Z" w16du:dateUtc="2026-06-14T11:03:00Z">
            <w:rPr>
              <w:rFonts w:asciiTheme="majorBidi" w:hAnsiTheme="majorBidi" w:cstheme="majorBidi"/>
              <w:color w:val="000000" w:themeColor="text1"/>
              <w:lang w:bidi="ar-JO"/>
            </w:rPr>
          </w:rPrChange>
        </w:rPr>
        <w:t xml:space="preserve"> is outlined in Figure </w:t>
      </w:r>
      <w:r w:rsidR="00DC5A28" w:rsidRPr="00765BE2">
        <w:rPr>
          <w:rFonts w:asciiTheme="majorBidi" w:hAnsiTheme="majorBidi" w:cstheme="majorBidi"/>
          <w:strike/>
          <w:color w:val="00B0F0"/>
          <w:lang w:bidi="ar-JO"/>
          <w:rPrChange w:id="58" w:author="Ahmed Alkaff" w:date="2026-06-14T14:03:00Z" w16du:dateUtc="2026-06-14T11:03:00Z">
            <w:rPr>
              <w:rFonts w:asciiTheme="majorBidi" w:hAnsiTheme="majorBidi" w:cstheme="majorBidi"/>
              <w:color w:val="000000" w:themeColor="text1"/>
              <w:lang w:bidi="ar-JO"/>
            </w:rPr>
          </w:rPrChange>
        </w:rPr>
        <w:t>1.</w:t>
      </w:r>
    </w:p>
    <w:p w14:paraId="629E5C6F" w14:textId="10C81A0B" w:rsidR="00765BE2" w:rsidRPr="00765BE2" w:rsidRDefault="00765BE2" w:rsidP="00765BE2">
      <w:pPr>
        <w:tabs>
          <w:tab w:val="left" w:pos="720"/>
        </w:tabs>
        <w:spacing w:line="480" w:lineRule="auto"/>
        <w:ind w:right="90"/>
        <w:jc w:val="both"/>
        <w:rPr>
          <w:rFonts w:asciiTheme="majorBidi" w:hAnsiTheme="majorBidi" w:cstheme="majorBidi"/>
          <w:color w:val="00B050"/>
          <w:lang w:bidi="ar-JO"/>
          <w:rPrChange w:id="59" w:author="Ahmed Alkaff" w:date="2026-06-14T14:03:00Z" w16du:dateUtc="2026-06-14T11:03:00Z">
            <w:rPr>
              <w:rFonts w:asciiTheme="majorBidi" w:hAnsiTheme="majorBidi" w:cstheme="majorBidi"/>
              <w:color w:val="000000" w:themeColor="text1"/>
              <w:lang w:bidi="ar-JO"/>
            </w:rPr>
          </w:rPrChange>
        </w:rPr>
      </w:pPr>
      <w:ins w:id="60" w:author="Ahmed Alkaff" w:date="2026-06-14T14:03:00Z">
        <w:r w:rsidRPr="00765BE2">
          <w:rPr>
            <w:rFonts w:asciiTheme="majorBidi" w:hAnsiTheme="majorBidi" w:cstheme="majorBidi"/>
            <w:color w:val="00B050"/>
            <w:highlight w:val="yellow"/>
            <w:lang w:bidi="ar-JO"/>
            <w:rPrChange w:id="61" w:author="Ahmed Alkaff" w:date="2026-06-14T14:03:00Z" w16du:dateUtc="2026-06-14T11:03:00Z">
              <w:rPr>
                <w:rFonts w:asciiTheme="majorBidi" w:hAnsiTheme="majorBidi" w:cstheme="majorBidi"/>
                <w:color w:val="000000" w:themeColor="text1"/>
                <w:lang w:bidi="ar-JO"/>
              </w:rPr>
            </w:rPrChange>
          </w:rPr>
          <w:t>The development of the Decision Aid System (DAS) and Chatbot is structured across multiple increments, each refined through continuous evaluation. The sequential lifecycle of this methodologies cycle maps the progression from problem definition to final communication and iterative refinement loops (</w:t>
        </w:r>
        <w:r w:rsidRPr="00765BE2">
          <w:rPr>
            <w:rFonts w:asciiTheme="majorBidi" w:hAnsiTheme="majorBidi" w:cstheme="majorBidi"/>
            <w:b/>
            <w:bCs/>
            <w:color w:val="00B050"/>
            <w:highlight w:val="yellow"/>
            <w:lang w:bidi="ar-JO"/>
            <w:rPrChange w:id="62" w:author="Ahmed Alkaff" w:date="2026-06-14T14:03:00Z" w16du:dateUtc="2026-06-14T11:03:00Z">
              <w:rPr>
                <w:rFonts w:asciiTheme="majorBidi" w:hAnsiTheme="majorBidi" w:cstheme="majorBidi"/>
                <w:b/>
                <w:bCs/>
                <w:color w:val="000000" w:themeColor="text1"/>
                <w:lang w:bidi="ar-JO"/>
              </w:rPr>
            </w:rPrChange>
          </w:rPr>
          <w:t>Fig1</w:t>
        </w:r>
        <w:r w:rsidRPr="00765BE2">
          <w:rPr>
            <w:rFonts w:asciiTheme="majorBidi" w:hAnsiTheme="majorBidi" w:cstheme="majorBidi"/>
            <w:color w:val="00B050"/>
            <w:highlight w:val="yellow"/>
            <w:lang w:bidi="ar-JO"/>
            <w:rPrChange w:id="63" w:author="Ahmed Alkaff" w:date="2026-06-14T14:03:00Z" w16du:dateUtc="2026-06-14T11:03:00Z">
              <w:rPr>
                <w:rFonts w:asciiTheme="majorBidi" w:hAnsiTheme="majorBidi" w:cstheme="majorBidi"/>
                <w:color w:val="000000" w:themeColor="text1"/>
                <w:lang w:bidi="ar-JO"/>
              </w:rPr>
            </w:rPrChange>
          </w:rPr>
          <w:t>)</w:t>
        </w:r>
      </w:ins>
    </w:p>
    <w:p w14:paraId="4BD52DAE" w14:textId="07ED8E2C" w:rsidR="000421B1" w:rsidRPr="00F317D6" w:rsidDel="00431CEE" w:rsidRDefault="000421B1" w:rsidP="00986ADE">
      <w:pPr>
        <w:tabs>
          <w:tab w:val="left" w:pos="720"/>
        </w:tabs>
        <w:spacing w:line="480" w:lineRule="auto"/>
        <w:ind w:right="90"/>
        <w:rPr>
          <w:del w:id="64" w:author="Lama Abujamous" w:date="2026-06-14T10:33:00Z" w16du:dateUtc="2026-06-14T07:33:00Z"/>
          <w:rFonts w:asciiTheme="majorBidi" w:hAnsiTheme="majorBidi" w:cstheme="majorBidi"/>
          <w:b/>
          <w:bCs/>
          <w:color w:val="000000" w:themeColor="text1"/>
        </w:rPr>
      </w:pPr>
    </w:p>
    <w:p w14:paraId="5278B9D8" w14:textId="3F73EECC" w:rsidR="004040AA" w:rsidRPr="00F317D6" w:rsidDel="00431CEE" w:rsidRDefault="004040AA" w:rsidP="00986ADE">
      <w:pPr>
        <w:tabs>
          <w:tab w:val="left" w:pos="720"/>
        </w:tabs>
        <w:spacing w:line="480" w:lineRule="auto"/>
        <w:ind w:right="90"/>
        <w:rPr>
          <w:del w:id="65" w:author="Lama Abujamous" w:date="2026-06-14T10:33:00Z" w16du:dateUtc="2026-06-14T07:33:00Z"/>
          <w:rFonts w:asciiTheme="majorBidi" w:hAnsiTheme="majorBidi" w:cstheme="majorBidi"/>
          <w:b/>
          <w:bCs/>
          <w:color w:val="000000" w:themeColor="text1"/>
          <w:spacing w:val="-2"/>
        </w:rPr>
      </w:pPr>
    </w:p>
    <w:p w14:paraId="5F8E4A07" w14:textId="440F8843" w:rsidR="00865281" w:rsidRPr="00F317D6" w:rsidDel="00431CEE" w:rsidRDefault="00517D79" w:rsidP="00986ADE">
      <w:pPr>
        <w:tabs>
          <w:tab w:val="left" w:pos="720"/>
        </w:tabs>
        <w:spacing w:line="480" w:lineRule="auto"/>
        <w:ind w:right="90"/>
        <w:jc w:val="both"/>
        <w:rPr>
          <w:del w:id="66" w:author="Lama Abujamous" w:date="2026-06-14T10:33:00Z" w16du:dateUtc="2026-06-14T07:33:00Z"/>
          <w:rFonts w:asciiTheme="majorBidi" w:hAnsiTheme="majorBidi" w:cstheme="majorBidi"/>
          <w:color w:val="000000" w:themeColor="text1"/>
          <w:spacing w:val="-2"/>
        </w:rPr>
      </w:pPr>
      <w:bookmarkStart w:id="67" w:name="_Hlk211292332"/>
      <w:del w:id="68" w:author="Lama Abujamous" w:date="2026-06-14T10:33:00Z" w16du:dateUtc="2026-06-14T07:33:00Z">
        <w:r w:rsidRPr="00F317D6" w:rsidDel="00431CEE">
          <w:rPr>
            <w:rFonts w:asciiTheme="majorBidi" w:hAnsiTheme="majorBidi" w:cstheme="majorBidi"/>
            <w:b/>
            <w:bCs/>
            <w:color w:val="000000" w:themeColor="text1"/>
            <w:spacing w:val="-2"/>
          </w:rPr>
          <w:delText xml:space="preserve">Figure 1: </w:delText>
        </w:r>
        <w:bookmarkStart w:id="69" w:name="_Hlk173796883"/>
        <w:r w:rsidRPr="00F317D6" w:rsidDel="00431CEE">
          <w:rPr>
            <w:rFonts w:asciiTheme="majorBidi" w:hAnsiTheme="majorBidi" w:cstheme="majorBidi"/>
            <w:color w:val="000000" w:themeColor="text1"/>
            <w:spacing w:val="-2"/>
          </w:rPr>
          <w:delText xml:space="preserve">DSA &amp; </w:delText>
        </w:r>
        <w:r w:rsidR="00D55AF3" w:rsidRPr="00F317D6" w:rsidDel="00431CEE">
          <w:rPr>
            <w:rFonts w:asciiTheme="majorBidi" w:hAnsiTheme="majorBidi" w:cstheme="majorBidi"/>
            <w:color w:val="000000" w:themeColor="text1"/>
            <w:spacing w:val="-2"/>
          </w:rPr>
          <w:delText>Chatbot</w:delText>
        </w:r>
        <w:r w:rsidRPr="00F317D6" w:rsidDel="00431CEE">
          <w:rPr>
            <w:rFonts w:asciiTheme="majorBidi" w:hAnsiTheme="majorBidi" w:cstheme="majorBidi"/>
            <w:color w:val="000000" w:themeColor="text1"/>
            <w:spacing w:val="-2"/>
          </w:rPr>
          <w:delText xml:space="preserve"> Research Framework</w:delText>
        </w:r>
        <w:bookmarkEnd w:id="69"/>
        <w:r w:rsidR="004127F6" w:rsidRPr="00F317D6" w:rsidDel="00431CEE">
          <w:rPr>
            <w:rFonts w:asciiTheme="majorBidi" w:hAnsiTheme="majorBidi" w:cstheme="majorBidi"/>
            <w:color w:val="000000" w:themeColor="text1"/>
            <w:spacing w:val="-2"/>
          </w:rPr>
          <w:delText xml:space="preserve">. </w:delText>
        </w:r>
      </w:del>
    </w:p>
    <w:bookmarkEnd w:id="67"/>
    <w:p w14:paraId="4729B21B" w14:textId="77777777" w:rsidR="00CF21D4" w:rsidRPr="00F317D6" w:rsidRDefault="00CF21D4" w:rsidP="00986ADE">
      <w:pPr>
        <w:tabs>
          <w:tab w:val="left" w:pos="720"/>
        </w:tabs>
        <w:spacing w:line="480" w:lineRule="auto"/>
        <w:ind w:right="90"/>
        <w:rPr>
          <w:rFonts w:asciiTheme="majorBidi" w:hAnsiTheme="majorBidi" w:cstheme="majorBidi"/>
          <w:color w:val="000000" w:themeColor="text1"/>
          <w:spacing w:val="-2"/>
        </w:rPr>
      </w:pPr>
    </w:p>
    <w:p w14:paraId="01F75314" w14:textId="7D5A5CAA" w:rsidR="00CF25BE" w:rsidRPr="00F317D6" w:rsidRDefault="00DA7FED" w:rsidP="00986ADE">
      <w:pPr>
        <w:tabs>
          <w:tab w:val="left" w:pos="720"/>
        </w:tabs>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 xml:space="preserve">The study follows the DSRM, progressing through key phases to enhance </w:t>
      </w:r>
      <w:r w:rsidR="00786EC5" w:rsidRPr="00F317D6">
        <w:rPr>
          <w:rFonts w:asciiTheme="majorBidi" w:hAnsiTheme="majorBidi" w:cstheme="majorBidi"/>
          <w:color w:val="000000" w:themeColor="text1"/>
        </w:rPr>
        <w:t>pre-test genetic</w:t>
      </w:r>
      <w:r w:rsidRPr="00F317D6">
        <w:rPr>
          <w:rFonts w:asciiTheme="majorBidi" w:hAnsiTheme="majorBidi" w:cstheme="majorBidi"/>
          <w:color w:val="000000" w:themeColor="text1"/>
        </w:rPr>
        <w:t xml:space="preserve"> counselling for high-risk breast cancer patients.  </w:t>
      </w:r>
    </w:p>
    <w:p w14:paraId="4969D847" w14:textId="6B8A9F8D" w:rsidR="00FC1721" w:rsidRPr="00F317D6" w:rsidRDefault="00FC1721" w:rsidP="00986ADE">
      <w:pPr>
        <w:tabs>
          <w:tab w:val="left" w:pos="720"/>
        </w:tabs>
        <w:spacing w:line="480" w:lineRule="auto"/>
        <w:ind w:right="90"/>
        <w:jc w:val="both"/>
        <w:rPr>
          <w:rFonts w:asciiTheme="majorBidi" w:hAnsiTheme="majorBidi" w:cstheme="majorBidi"/>
          <w:color w:val="000000" w:themeColor="text1"/>
        </w:rPr>
      </w:pPr>
      <w:r w:rsidRPr="00F317D6">
        <w:rPr>
          <w:rFonts w:asciiTheme="majorBidi" w:hAnsiTheme="majorBidi" w:cstheme="majorBidi"/>
          <w:b/>
          <w:bCs/>
          <w:color w:val="000000" w:themeColor="text1"/>
        </w:rPr>
        <w:t>2.2.1</w:t>
      </w:r>
      <w:r w:rsidRPr="00F317D6">
        <w:rPr>
          <w:rFonts w:asciiTheme="majorBidi" w:hAnsiTheme="majorBidi" w:cstheme="majorBidi"/>
          <w:color w:val="000000" w:themeColor="text1"/>
        </w:rPr>
        <w:t xml:space="preserve"> This study proceeds in two phases. First phase, it defines the research problem by identifying gaps in pre-test genetic counselling and the corresponding need for a decision-aid system with an integrated chatbot to enhance efficiency and accessibility. Second phase, it sets the aim and objectives: to evaluate whether a web-based decision aid and chatbot, aligned with NCCN Guidelines, improve service efficiency and access for high-risk breast cancer patients, while examining shortcomings of traditional counselling, detailing the digital design, and assessing its impact on accessibility and efficiency.</w:t>
      </w:r>
    </w:p>
    <w:p w14:paraId="6FBADE3C" w14:textId="1F4F504A" w:rsidR="003C2E0B" w:rsidRPr="00F317D6" w:rsidRDefault="001F78D7" w:rsidP="00986ADE">
      <w:pPr>
        <w:tabs>
          <w:tab w:val="left" w:pos="720"/>
        </w:tabs>
        <w:spacing w:line="480" w:lineRule="auto"/>
        <w:ind w:right="90"/>
        <w:jc w:val="both"/>
        <w:rPr>
          <w:rFonts w:asciiTheme="majorBidi" w:hAnsiTheme="majorBidi" w:cstheme="majorBidi"/>
          <w:b/>
          <w:bCs/>
          <w:color w:val="000000" w:themeColor="text1"/>
        </w:rPr>
      </w:pPr>
      <w:r w:rsidRPr="00F317D6">
        <w:rPr>
          <w:rFonts w:asciiTheme="majorBidi" w:hAnsiTheme="majorBidi" w:cstheme="majorBidi"/>
          <w:b/>
          <w:bCs/>
          <w:color w:val="000000" w:themeColor="text1"/>
        </w:rPr>
        <w:t>2.2.</w:t>
      </w:r>
      <w:r w:rsidR="00FC1721" w:rsidRPr="00F317D6">
        <w:rPr>
          <w:rFonts w:asciiTheme="majorBidi" w:hAnsiTheme="majorBidi" w:cstheme="majorBidi"/>
          <w:b/>
          <w:bCs/>
          <w:color w:val="000000" w:themeColor="text1"/>
        </w:rPr>
        <w:t>2</w:t>
      </w:r>
      <w:r w:rsidRPr="00F317D6">
        <w:rPr>
          <w:rFonts w:asciiTheme="majorBidi" w:hAnsiTheme="majorBidi" w:cstheme="majorBidi"/>
          <w:color w:val="000000" w:themeColor="text1"/>
        </w:rPr>
        <w:t xml:space="preserve"> </w:t>
      </w:r>
      <w:r w:rsidR="003C2E0B" w:rsidRPr="00F317D6">
        <w:rPr>
          <w:rFonts w:asciiTheme="majorBidi" w:hAnsiTheme="majorBidi" w:cstheme="majorBidi"/>
          <w:b/>
          <w:bCs/>
          <w:color w:val="000000" w:themeColor="text1"/>
        </w:rPr>
        <w:t xml:space="preserve">Phases 3 to 5: Design and Development, Demonstration and Evaluation  </w:t>
      </w:r>
    </w:p>
    <w:p w14:paraId="1EF50610" w14:textId="77777777" w:rsidR="00765BE2" w:rsidRDefault="003C2E0B" w:rsidP="002D69F5">
      <w:pPr>
        <w:tabs>
          <w:tab w:val="left" w:pos="720"/>
        </w:tabs>
        <w:spacing w:line="480" w:lineRule="auto"/>
        <w:ind w:right="90"/>
        <w:jc w:val="both"/>
        <w:rPr>
          <w:ins w:id="70" w:author="Ahmed Alkaff" w:date="2026-06-14T14:08:00Z" w16du:dateUtc="2026-06-14T11:08:00Z"/>
          <w:rFonts w:asciiTheme="majorBidi" w:hAnsiTheme="majorBidi" w:cstheme="majorBidi"/>
          <w:color w:val="000000" w:themeColor="text1"/>
        </w:rPr>
      </w:pPr>
      <w:r w:rsidRPr="00F317D6">
        <w:rPr>
          <w:rFonts w:asciiTheme="majorBidi" w:hAnsiTheme="majorBidi" w:cstheme="majorBidi"/>
          <w:b/>
          <w:bCs/>
          <w:color w:val="000000" w:themeColor="text1"/>
        </w:rPr>
        <w:t>Design and Development:</w:t>
      </w:r>
      <w:r w:rsidRPr="00F317D6">
        <w:rPr>
          <w:rFonts w:asciiTheme="majorBidi" w:hAnsiTheme="majorBidi" w:cstheme="majorBidi"/>
          <w:color w:val="000000" w:themeColor="text1"/>
        </w:rPr>
        <w:t xml:space="preserve"> The study follows an iterative approach, ensuring refinement at each stage. In the </w:t>
      </w:r>
      <w:r w:rsidRPr="00907182">
        <w:rPr>
          <w:rFonts w:asciiTheme="majorBidi" w:hAnsiTheme="majorBidi" w:cstheme="majorBidi"/>
          <w:color w:val="000000" w:themeColor="text1"/>
        </w:rPr>
        <w:t xml:space="preserve">first increment, it reviews both traditional and modern counselling models to identify key limitations affecting accessibility. </w:t>
      </w:r>
      <w:r w:rsidR="009D0A13" w:rsidRPr="00907182">
        <w:rPr>
          <w:rFonts w:asciiTheme="majorBidi" w:hAnsiTheme="majorBidi" w:cstheme="majorBidi"/>
          <w:color w:val="000000" w:themeColor="text1"/>
        </w:rPr>
        <w:t>Building</w:t>
      </w:r>
      <w:r w:rsidRPr="00907182">
        <w:rPr>
          <w:rFonts w:asciiTheme="majorBidi" w:hAnsiTheme="majorBidi" w:cstheme="majorBidi"/>
          <w:color w:val="000000" w:themeColor="text1"/>
        </w:rPr>
        <w:t xml:space="preserve"> on these insights, the second increment involves the Development of comprehensive knowledge base and sequential framework using both literature review and NCCN </w:t>
      </w:r>
      <w:r w:rsidR="00FD33B9" w:rsidRPr="00907182">
        <w:rPr>
          <w:rFonts w:asciiTheme="majorBidi" w:hAnsiTheme="majorBidi" w:cstheme="majorBidi"/>
          <w:color w:val="000000" w:themeColor="text1"/>
        </w:rPr>
        <w:t xml:space="preserve">Guideline </w:t>
      </w:r>
      <w:r w:rsidRPr="00907182">
        <w:rPr>
          <w:rFonts w:asciiTheme="majorBidi" w:hAnsiTheme="majorBidi" w:cstheme="majorBidi"/>
          <w:color w:val="000000" w:themeColor="text1"/>
        </w:rPr>
        <w:t xml:space="preserve">recommendations. </w:t>
      </w:r>
      <w:r w:rsidRPr="00765BE2">
        <w:rPr>
          <w:rFonts w:asciiTheme="majorBidi" w:hAnsiTheme="majorBidi" w:cstheme="majorBidi"/>
          <w:strike/>
          <w:color w:val="00B0F0"/>
          <w:rPrChange w:id="71" w:author="Ahmed Alkaff" w:date="2026-06-14T14:08:00Z" w16du:dateUtc="2026-06-14T11:08:00Z">
            <w:rPr>
              <w:rFonts w:asciiTheme="majorBidi" w:hAnsiTheme="majorBidi" w:cstheme="majorBidi"/>
              <w:color w:val="000000" w:themeColor="text1"/>
            </w:rPr>
          </w:rPrChange>
        </w:rPr>
        <w:t xml:space="preserve">These elements are then integrated into a </w:t>
      </w:r>
      <w:r w:rsidR="00F60D82" w:rsidRPr="00765BE2">
        <w:rPr>
          <w:rFonts w:asciiTheme="majorBidi" w:hAnsiTheme="majorBidi" w:cstheme="majorBidi"/>
          <w:strike/>
          <w:color w:val="00B0F0"/>
          <w:rPrChange w:id="72" w:author="Ahmed Alkaff" w:date="2026-06-14T14:08:00Z" w16du:dateUtc="2026-06-14T11:08:00Z">
            <w:rPr>
              <w:rFonts w:asciiTheme="majorBidi" w:hAnsiTheme="majorBidi" w:cstheme="majorBidi"/>
              <w:color w:val="000000" w:themeColor="text1"/>
            </w:rPr>
          </w:rPrChange>
        </w:rPr>
        <w:t>Chatbot,</w:t>
      </w:r>
      <w:r w:rsidRPr="00765BE2">
        <w:rPr>
          <w:rFonts w:asciiTheme="majorBidi" w:hAnsiTheme="majorBidi" w:cstheme="majorBidi"/>
          <w:strike/>
          <w:color w:val="00B0F0"/>
          <w:rPrChange w:id="73" w:author="Ahmed Alkaff" w:date="2026-06-14T14:08:00Z" w16du:dateUtc="2026-06-14T11:08:00Z">
            <w:rPr>
              <w:rFonts w:asciiTheme="majorBidi" w:hAnsiTheme="majorBidi" w:cstheme="majorBidi"/>
              <w:color w:val="000000" w:themeColor="text1"/>
            </w:rPr>
          </w:rPrChange>
        </w:rPr>
        <w:t xml:space="preserve"> and decision aid system designed to support risk assessment and facilitate informed decision-making</w:t>
      </w:r>
      <w:r w:rsidR="00320B55" w:rsidRPr="00765BE2">
        <w:rPr>
          <w:rFonts w:asciiTheme="majorBidi" w:hAnsiTheme="majorBidi" w:cstheme="majorBidi"/>
          <w:strike/>
          <w:color w:val="00B0F0"/>
          <w:rPrChange w:id="74" w:author="Ahmed Alkaff" w:date="2026-06-14T14:08:00Z" w16du:dateUtc="2026-06-14T11:08:00Z">
            <w:rPr>
              <w:rFonts w:asciiTheme="majorBidi" w:hAnsiTheme="majorBidi" w:cstheme="majorBidi"/>
              <w:color w:val="000000" w:themeColor="text1"/>
            </w:rPr>
          </w:rPrChange>
        </w:rPr>
        <w:t xml:space="preserve"> </w:t>
      </w:r>
      <w:r w:rsidRPr="00765BE2">
        <w:rPr>
          <w:rFonts w:asciiTheme="majorBidi" w:hAnsiTheme="majorBidi" w:cstheme="majorBidi"/>
          <w:strike/>
          <w:color w:val="00B0F0"/>
          <w:rPrChange w:id="75" w:author="Ahmed Alkaff" w:date="2026-06-14T14:08:00Z" w16du:dateUtc="2026-06-14T11:08:00Z">
            <w:rPr>
              <w:rFonts w:asciiTheme="majorBidi" w:hAnsiTheme="majorBidi" w:cstheme="majorBidi"/>
              <w:color w:val="000000" w:themeColor="text1"/>
            </w:rPr>
          </w:rPrChange>
        </w:rPr>
        <w:t xml:space="preserve">(see </w:t>
      </w:r>
      <w:r w:rsidR="002D69F5" w:rsidRPr="00765BE2">
        <w:rPr>
          <w:rFonts w:asciiTheme="majorBidi" w:eastAsiaTheme="minorHAnsi" w:hAnsiTheme="majorBidi"/>
          <w:strike/>
          <w:color w:val="00B0F0"/>
          <w:sz w:val="22"/>
          <w:szCs w:val="22"/>
          <w:rPrChange w:id="76" w:author="Ahmed Alkaff" w:date="2026-06-14T14:08:00Z" w16du:dateUtc="2026-06-14T11:08:00Z">
            <w:rPr>
              <w:rFonts w:asciiTheme="majorBidi" w:eastAsiaTheme="minorHAnsi" w:hAnsiTheme="majorBidi"/>
              <w:color w:val="000000" w:themeColor="text1"/>
              <w:sz w:val="22"/>
              <w:szCs w:val="22"/>
            </w:rPr>
          </w:rPrChange>
        </w:rPr>
        <w:t>Supporting</w:t>
      </w:r>
      <w:r w:rsidR="002D69F5" w:rsidRPr="00765BE2">
        <w:rPr>
          <w:rFonts w:asciiTheme="majorBidi" w:eastAsiaTheme="minorHAnsi" w:hAnsiTheme="majorBidi"/>
          <w:b/>
          <w:bCs/>
          <w:strike/>
          <w:color w:val="00B0F0"/>
          <w:sz w:val="22"/>
          <w:szCs w:val="22"/>
          <w:rPrChange w:id="77" w:author="Ahmed Alkaff" w:date="2026-06-14T14:08:00Z" w16du:dateUtc="2026-06-14T11:08:00Z">
            <w:rPr>
              <w:rFonts w:asciiTheme="majorBidi" w:eastAsiaTheme="minorHAnsi" w:hAnsiTheme="majorBidi"/>
              <w:b/>
              <w:bCs/>
              <w:color w:val="000000" w:themeColor="text1"/>
              <w:sz w:val="22"/>
              <w:szCs w:val="22"/>
            </w:rPr>
          </w:rPrChange>
        </w:rPr>
        <w:t> </w:t>
      </w:r>
      <w:r w:rsidR="00320B55" w:rsidRPr="00765BE2">
        <w:rPr>
          <w:rFonts w:asciiTheme="majorBidi" w:hAnsiTheme="majorBidi" w:cstheme="majorBidi"/>
          <w:strike/>
          <w:color w:val="00B0F0"/>
          <w:rPrChange w:id="78" w:author="Ahmed Alkaff" w:date="2026-06-14T14:08:00Z" w16du:dateUtc="2026-06-14T11:08:00Z">
            <w:rPr>
              <w:rFonts w:asciiTheme="majorBidi" w:hAnsiTheme="majorBidi" w:cstheme="majorBidi"/>
              <w:color w:val="000000" w:themeColor="text1"/>
            </w:rPr>
          </w:rPrChange>
        </w:rPr>
        <w:t>Data</w:t>
      </w:r>
      <w:r w:rsidR="007B1F9D" w:rsidRPr="00765BE2">
        <w:rPr>
          <w:rFonts w:asciiTheme="majorBidi" w:hAnsiTheme="majorBidi" w:cstheme="majorBidi"/>
          <w:strike/>
          <w:color w:val="00B0F0"/>
          <w:rPrChange w:id="79" w:author="Ahmed Alkaff" w:date="2026-06-14T14:08:00Z" w16du:dateUtc="2026-06-14T11:08:00Z">
            <w:rPr>
              <w:rFonts w:asciiTheme="majorBidi" w:hAnsiTheme="majorBidi" w:cstheme="majorBidi"/>
              <w:color w:val="000000" w:themeColor="text1"/>
            </w:rPr>
          </w:rPrChange>
        </w:rPr>
        <w:t xml:space="preserve"> </w:t>
      </w:r>
      <w:r w:rsidRPr="00765BE2">
        <w:rPr>
          <w:rFonts w:asciiTheme="majorBidi" w:hAnsiTheme="majorBidi" w:cstheme="majorBidi"/>
          <w:strike/>
          <w:color w:val="00B0F0"/>
          <w:rPrChange w:id="80" w:author="Ahmed Alkaff" w:date="2026-06-14T14:08:00Z" w16du:dateUtc="2026-06-14T11:08:00Z">
            <w:rPr>
              <w:rFonts w:asciiTheme="majorBidi" w:hAnsiTheme="majorBidi" w:cstheme="majorBidi"/>
              <w:color w:val="000000" w:themeColor="text1"/>
            </w:rPr>
          </w:rPrChange>
        </w:rPr>
        <w:t>1). In the third increment, a web-based genetic counselling tool is developed to facilitate patient data entry for pre-test genetic assessment</w:t>
      </w:r>
      <w:r w:rsidRPr="00907182">
        <w:rPr>
          <w:rFonts w:asciiTheme="majorBidi" w:hAnsiTheme="majorBidi" w:cstheme="majorBidi"/>
          <w:color w:val="000000" w:themeColor="text1"/>
        </w:rPr>
        <w:t xml:space="preserve">. </w:t>
      </w:r>
    </w:p>
    <w:p w14:paraId="6795C2D6" w14:textId="77777777" w:rsidR="00765BE2" w:rsidRPr="00765BE2" w:rsidRDefault="00765BE2" w:rsidP="00765BE2">
      <w:pPr>
        <w:tabs>
          <w:tab w:val="left" w:pos="720"/>
        </w:tabs>
        <w:spacing w:line="480" w:lineRule="auto"/>
        <w:ind w:right="90"/>
        <w:jc w:val="both"/>
        <w:rPr>
          <w:ins w:id="81" w:author="Ahmed Alkaff" w:date="2026-06-14T14:08:00Z" w16du:dateUtc="2026-06-14T11:08:00Z"/>
          <w:rFonts w:asciiTheme="majorBidi" w:hAnsiTheme="majorBidi" w:cstheme="majorBidi"/>
          <w:color w:val="00B050"/>
          <w:rPrChange w:id="82" w:author="Ahmed Alkaff" w:date="2026-06-14T14:08:00Z" w16du:dateUtc="2026-06-14T11:08:00Z">
            <w:rPr>
              <w:ins w:id="83" w:author="Ahmed Alkaff" w:date="2026-06-14T14:08:00Z" w16du:dateUtc="2026-06-14T11:08:00Z"/>
              <w:rFonts w:asciiTheme="majorBidi" w:hAnsiTheme="majorBidi" w:cstheme="majorBidi"/>
              <w:color w:val="000000" w:themeColor="text1"/>
            </w:rPr>
          </w:rPrChange>
        </w:rPr>
      </w:pPr>
      <w:ins w:id="84" w:author="Ahmed Alkaff" w:date="2026-06-14T14:08:00Z">
        <w:r w:rsidRPr="00765BE2">
          <w:rPr>
            <w:rFonts w:asciiTheme="majorBidi" w:hAnsiTheme="majorBidi" w:cstheme="majorBidi"/>
            <w:color w:val="00B050"/>
            <w:highlight w:val="yellow"/>
            <w:rPrChange w:id="85" w:author="Ahmed Alkaff" w:date="2026-06-14T14:08:00Z" w16du:dateUtc="2026-06-14T11:08:00Z">
              <w:rPr>
                <w:rFonts w:asciiTheme="majorBidi" w:hAnsiTheme="majorBidi" w:cstheme="majorBidi"/>
                <w:color w:val="000000" w:themeColor="text1"/>
              </w:rPr>
            </w:rPrChange>
          </w:rPr>
          <w:t xml:space="preserve">These elements are then integrated into a Chatbot and decision aid system designed to support risk assessment and facilitate informed decision-making (see Supporting Data 1). Figs </w:t>
        </w:r>
        <w:r w:rsidRPr="00765BE2">
          <w:rPr>
            <w:rFonts w:asciiTheme="majorBidi" w:hAnsiTheme="majorBidi" w:cstheme="majorBidi"/>
            <w:b/>
            <w:bCs/>
            <w:color w:val="00B050"/>
            <w:highlight w:val="yellow"/>
            <w:rPrChange w:id="86" w:author="Ahmed Alkaff" w:date="2026-06-14T14:08:00Z" w16du:dateUtc="2026-06-14T11:08:00Z">
              <w:rPr>
                <w:rFonts w:asciiTheme="majorBidi" w:hAnsiTheme="majorBidi" w:cstheme="majorBidi"/>
                <w:b/>
                <w:bCs/>
                <w:color w:val="000000" w:themeColor="text1"/>
              </w:rPr>
            </w:rPrChange>
          </w:rPr>
          <w:t>2</w:t>
        </w:r>
        <w:r w:rsidRPr="00765BE2">
          <w:rPr>
            <w:rFonts w:asciiTheme="majorBidi" w:hAnsiTheme="majorBidi" w:cstheme="majorBidi"/>
            <w:color w:val="00B050"/>
            <w:highlight w:val="yellow"/>
            <w:rPrChange w:id="87" w:author="Ahmed Alkaff" w:date="2026-06-14T14:08:00Z" w16du:dateUtc="2026-06-14T11:08:00Z">
              <w:rPr>
                <w:rFonts w:asciiTheme="majorBidi" w:hAnsiTheme="majorBidi" w:cstheme="majorBidi"/>
                <w:color w:val="000000" w:themeColor="text1"/>
              </w:rPr>
            </w:rPrChange>
          </w:rPr>
          <w:t xml:space="preserve"> and </w:t>
        </w:r>
        <w:r w:rsidRPr="00765BE2">
          <w:rPr>
            <w:rFonts w:asciiTheme="majorBidi" w:hAnsiTheme="majorBidi" w:cstheme="majorBidi"/>
            <w:b/>
            <w:bCs/>
            <w:color w:val="00B050"/>
            <w:highlight w:val="yellow"/>
            <w:rPrChange w:id="88" w:author="Ahmed Alkaff" w:date="2026-06-14T14:08:00Z" w16du:dateUtc="2026-06-14T11:08:00Z">
              <w:rPr>
                <w:rFonts w:asciiTheme="majorBidi" w:hAnsiTheme="majorBidi" w:cstheme="majorBidi"/>
                <w:b/>
                <w:bCs/>
                <w:color w:val="000000" w:themeColor="text1"/>
              </w:rPr>
            </w:rPrChange>
          </w:rPr>
          <w:t>3</w:t>
        </w:r>
        <w:r w:rsidRPr="00765BE2">
          <w:rPr>
            <w:rFonts w:asciiTheme="majorBidi" w:hAnsiTheme="majorBidi" w:cstheme="majorBidi"/>
            <w:color w:val="00B050"/>
            <w:highlight w:val="yellow"/>
            <w:rPrChange w:id="89" w:author="Ahmed Alkaff" w:date="2026-06-14T14:08:00Z" w16du:dateUtc="2026-06-14T11:08:00Z">
              <w:rPr>
                <w:rFonts w:asciiTheme="majorBidi" w:hAnsiTheme="majorBidi" w:cstheme="majorBidi"/>
                <w:color w:val="000000" w:themeColor="text1"/>
              </w:rPr>
            </w:rPrChange>
          </w:rPr>
          <w:t xml:space="preserve"> present the extraction pathways and runtime system sequences from multimodal </w:t>
        </w:r>
        <w:r w:rsidRPr="00765BE2">
          <w:rPr>
            <w:rFonts w:asciiTheme="majorBidi" w:hAnsiTheme="majorBidi" w:cstheme="majorBidi"/>
            <w:color w:val="00B050"/>
            <w:highlight w:val="yellow"/>
            <w:rPrChange w:id="90" w:author="Ahmed Alkaff" w:date="2026-06-14T14:08:00Z" w16du:dateUtc="2026-06-14T11:08:00Z">
              <w:rPr>
                <w:rFonts w:asciiTheme="majorBidi" w:hAnsiTheme="majorBidi" w:cstheme="majorBidi"/>
                <w:color w:val="000000" w:themeColor="text1"/>
              </w:rPr>
            </w:rPrChange>
          </w:rPr>
          <w:lastRenderedPageBreak/>
          <w:t>data intake to backend evaluation, detailing how raw files are structurally handled across software layers.</w:t>
        </w:r>
      </w:ins>
    </w:p>
    <w:p w14:paraId="7CA0CF1B" w14:textId="51FCBAC4" w:rsidR="00662BA4" w:rsidRPr="002D69F5" w:rsidRDefault="003C2E0B" w:rsidP="00765BE2">
      <w:pPr>
        <w:tabs>
          <w:tab w:val="left" w:pos="720"/>
        </w:tabs>
        <w:spacing w:line="480" w:lineRule="auto"/>
        <w:ind w:right="90"/>
        <w:jc w:val="both"/>
        <w:rPr>
          <w:rFonts w:asciiTheme="majorBidi" w:hAnsiTheme="majorBidi" w:cstheme="minorBidi"/>
          <w:b/>
          <w:bCs/>
          <w:color w:val="000000" w:themeColor="text1"/>
        </w:rPr>
      </w:pPr>
      <w:r w:rsidRPr="00907182">
        <w:rPr>
          <w:rFonts w:asciiTheme="majorBidi" w:hAnsiTheme="majorBidi" w:cstheme="majorBidi"/>
          <w:color w:val="000000" w:themeColor="text1"/>
        </w:rPr>
        <w:t>The application aims to take the user through different stages such as sign-up, entering</w:t>
      </w:r>
      <w:r w:rsidRPr="00F317D6">
        <w:rPr>
          <w:rFonts w:asciiTheme="majorBidi" w:hAnsiTheme="majorBidi" w:cstheme="majorBidi"/>
          <w:color w:val="000000" w:themeColor="text1"/>
        </w:rPr>
        <w:t xml:space="preserve"> personal and clinical information, and predicting the eligibility of high breast cancer patient for genetic testing with the help of Artificial Intelligence.</w:t>
      </w:r>
      <w:r w:rsidR="00662BA4" w:rsidRPr="00F317D6">
        <w:rPr>
          <w:rFonts w:asciiTheme="majorBidi" w:hAnsiTheme="majorBidi" w:cstheme="majorBidi"/>
          <w:color w:val="000000" w:themeColor="text1"/>
        </w:rPr>
        <w:t xml:space="preserve"> The system architecture consists of a frontend built with </w:t>
      </w:r>
      <w:r w:rsidR="007B1F9D" w:rsidRPr="00F317D6">
        <w:rPr>
          <w:rFonts w:asciiTheme="majorBidi" w:hAnsiTheme="majorBidi" w:cstheme="majorBidi"/>
          <w:color w:val="000000" w:themeColor="text1"/>
        </w:rPr>
        <w:t>Hypertext</w:t>
      </w:r>
      <w:r w:rsidR="00662BA4" w:rsidRPr="00F317D6">
        <w:rPr>
          <w:rFonts w:asciiTheme="majorBidi" w:hAnsiTheme="majorBidi" w:cstheme="majorBidi"/>
          <w:color w:val="000000" w:themeColor="text1"/>
        </w:rPr>
        <w:t xml:space="preserve"> Markup Language (HTML), Cascading Style Sheets (CSS), and JavaScript, and a backend developed using </w:t>
      </w:r>
      <w:bookmarkStart w:id="91" w:name="_Hlk185979630"/>
      <w:r w:rsidR="00662BA4" w:rsidRPr="00F317D6">
        <w:rPr>
          <w:rFonts w:asciiTheme="majorBidi" w:hAnsiTheme="majorBidi" w:cstheme="majorBidi"/>
          <w:color w:val="000000" w:themeColor="text1"/>
        </w:rPr>
        <w:t xml:space="preserve">Hypertext Preprocessor </w:t>
      </w:r>
      <w:bookmarkEnd w:id="91"/>
      <w:r w:rsidR="00662BA4" w:rsidRPr="00F317D6">
        <w:rPr>
          <w:rFonts w:asciiTheme="majorBidi" w:hAnsiTheme="majorBidi" w:cstheme="majorBidi"/>
          <w:color w:val="000000" w:themeColor="text1"/>
        </w:rPr>
        <w:t xml:space="preserve">(PHP), a My Structured Query Language (MySQL) database for data storage, and integration with OpenAI for AI-based analysis and a </w:t>
      </w:r>
      <w:r w:rsidR="00D55AF3" w:rsidRPr="00F317D6">
        <w:rPr>
          <w:rFonts w:asciiTheme="majorBidi" w:hAnsiTheme="majorBidi" w:cstheme="majorBidi"/>
          <w:color w:val="000000" w:themeColor="text1"/>
        </w:rPr>
        <w:t>Chatbot</w:t>
      </w:r>
      <w:r w:rsidR="00662BA4" w:rsidRPr="00F317D6">
        <w:rPr>
          <w:rFonts w:asciiTheme="majorBidi" w:hAnsiTheme="majorBidi" w:cstheme="majorBidi"/>
          <w:color w:val="000000" w:themeColor="text1"/>
        </w:rPr>
        <w:t xml:space="preserve"> feature.</w:t>
      </w:r>
    </w:p>
    <w:p w14:paraId="61B50F30" w14:textId="759D2B8B" w:rsidR="00C321FA" w:rsidRDefault="000049A7" w:rsidP="00986ADE">
      <w:pPr>
        <w:tabs>
          <w:tab w:val="left" w:pos="720"/>
        </w:tabs>
        <w:spacing w:line="480" w:lineRule="auto"/>
        <w:ind w:right="90"/>
        <w:jc w:val="both"/>
        <w:rPr>
          <w:ins w:id="92" w:author="Ahmed Alkaff" w:date="2026-06-14T13:10:00Z" w16du:dateUtc="2026-06-14T10:10:00Z"/>
          <w:rFonts w:asciiTheme="majorBidi" w:hAnsiTheme="majorBidi" w:cstheme="majorBidi"/>
          <w:strike/>
          <w:color w:val="00B0F0"/>
        </w:rPr>
      </w:pPr>
      <w:r w:rsidRPr="00AD5B56">
        <w:rPr>
          <w:rFonts w:asciiTheme="majorBidi" w:hAnsiTheme="majorBidi" w:cstheme="majorBidi"/>
          <w:strike/>
          <w:color w:val="00B0F0"/>
          <w:rPrChange w:id="93" w:author="Ahmed Alkaff" w:date="2026-06-14T13:10:00Z" w16du:dateUtc="2026-06-14T10:10:00Z">
            <w:rPr>
              <w:rFonts w:asciiTheme="majorBidi" w:hAnsiTheme="majorBidi" w:cstheme="majorBidi"/>
              <w:color w:val="000000" w:themeColor="text1"/>
            </w:rPr>
          </w:rPrChange>
        </w:rPr>
        <w:t>To our knowledge, this is the first locally developed, web-integrated pedigree and triage workflow targeting MENA high-risk breast cancer</w:t>
      </w:r>
      <w:r w:rsidR="000634AB" w:rsidRPr="00AD5B56">
        <w:rPr>
          <w:rFonts w:asciiTheme="majorBidi" w:hAnsiTheme="majorBidi" w:cstheme="majorBidi"/>
          <w:strike/>
          <w:color w:val="00B0F0"/>
          <w:rPrChange w:id="94" w:author="Ahmed Alkaff" w:date="2026-06-14T13:10:00Z" w16du:dateUtc="2026-06-14T10:10:00Z">
            <w:rPr>
              <w:rFonts w:asciiTheme="majorBidi" w:hAnsiTheme="majorBidi" w:cstheme="majorBidi"/>
              <w:color w:val="000000" w:themeColor="text1"/>
            </w:rPr>
          </w:rPrChange>
        </w:rPr>
        <w:t xml:space="preserve">. Users can manually construct pedigrees with guided instructions or upload an existing pedigree for AI-assisted eligibility assessment. </w:t>
      </w:r>
    </w:p>
    <w:p w14:paraId="52037510" w14:textId="56D29F20" w:rsidR="00AD5B56" w:rsidRPr="00AD5B56" w:rsidRDefault="00AD5B56" w:rsidP="00AD5B56">
      <w:pPr>
        <w:tabs>
          <w:tab w:val="left" w:pos="720"/>
        </w:tabs>
        <w:spacing w:line="480" w:lineRule="auto"/>
        <w:ind w:right="90"/>
        <w:jc w:val="both"/>
        <w:rPr>
          <w:rFonts w:asciiTheme="majorBidi" w:hAnsiTheme="majorBidi" w:cstheme="majorBidi"/>
          <w:color w:val="00B050"/>
          <w:rPrChange w:id="95" w:author="Ahmed Alkaff" w:date="2026-06-14T13:10:00Z" w16du:dateUtc="2026-06-14T10:10:00Z">
            <w:rPr>
              <w:rFonts w:asciiTheme="majorBidi" w:hAnsiTheme="majorBidi" w:cstheme="majorBidi"/>
              <w:color w:val="000000" w:themeColor="text1"/>
            </w:rPr>
          </w:rPrChange>
        </w:rPr>
      </w:pPr>
      <w:ins w:id="96" w:author="Ahmed Alkaff" w:date="2026-06-14T13:10:00Z">
        <w:r w:rsidRPr="00AD5B56">
          <w:rPr>
            <w:rFonts w:asciiTheme="majorBidi" w:hAnsiTheme="majorBidi" w:cstheme="majorBidi"/>
            <w:color w:val="00B050"/>
            <w:highlight w:val="yellow"/>
            <w:rPrChange w:id="97" w:author="Ahmed Alkaff" w:date="2026-06-14T13:10:00Z" w16du:dateUtc="2026-06-14T10:10:00Z">
              <w:rPr>
                <w:rFonts w:asciiTheme="majorBidi" w:hAnsiTheme="majorBidi" w:cstheme="majorBidi"/>
                <w:strike/>
                <w:color w:val="00B0F0"/>
              </w:rPr>
            </w:rPrChange>
          </w:rPr>
          <w:t>This study introduces a novel, locally developed web-integrated pedigree and triage workflow targeting high-risk breast cancer. Users can manually construct pedigrees with guided instructions or upload an existing pedigree for AI-assisted eligibility assessment.</w:t>
        </w:r>
      </w:ins>
    </w:p>
    <w:p w14:paraId="24B238E1" w14:textId="03C128C4" w:rsidR="00594D06" w:rsidRPr="00F317D6" w:rsidRDefault="00C321FA" w:rsidP="00986ADE">
      <w:pPr>
        <w:tabs>
          <w:tab w:val="left" w:pos="720"/>
        </w:tabs>
        <w:spacing w:line="480" w:lineRule="auto"/>
        <w:ind w:right="90"/>
        <w:jc w:val="both"/>
        <w:rPr>
          <w:rFonts w:asciiTheme="majorBidi" w:hAnsiTheme="majorBidi" w:cstheme="majorBidi"/>
          <w:color w:val="000000" w:themeColor="text1"/>
          <w:lang w:val="en-US"/>
        </w:rPr>
      </w:pPr>
      <w:r w:rsidRPr="00F317D6">
        <w:rPr>
          <w:rFonts w:asciiTheme="majorBidi" w:hAnsiTheme="majorBidi" w:cstheme="majorBidi"/>
          <w:b/>
          <w:bCs/>
          <w:color w:val="000000" w:themeColor="text1"/>
        </w:rPr>
        <w:t xml:space="preserve">Demonstration and Evaluation: </w:t>
      </w:r>
      <w:r w:rsidR="00594D06" w:rsidRPr="00F317D6">
        <w:rPr>
          <w:rFonts w:asciiTheme="majorBidi" w:eastAsia="Calibri" w:hAnsiTheme="majorBidi" w:cstheme="majorBidi"/>
          <w:color w:val="000000" w:themeColor="text1"/>
          <w:lang w:bidi="ar-JO"/>
        </w:rPr>
        <w:t xml:space="preserve">The first increment phase assessed the literature review’s depth and relevance, using a pre-test genetic counselling questionnaire to identify gaps in service accessibility and efficiency. Likert-scale responses evaluated whether proposed solutions addressed care gaps for high-risk breast cancer patients, guiding refinements to align interventions with clinical needs. The second increment phase involved expert assessments of the framework’s information quality, media clarity, and structural logic. The third increment phase focused on testing the system’s effectiveness using synthetic cases to evaluate its accuracy in identifying high-risk patients according to </w:t>
      </w:r>
      <w:r w:rsidR="00594D06" w:rsidRPr="000F1BB2">
        <w:rPr>
          <w:rFonts w:asciiTheme="majorBidi" w:eastAsia="Calibri" w:hAnsiTheme="majorBidi" w:cstheme="majorBidi"/>
          <w:color w:val="92D050"/>
          <w:lang w:bidi="ar-JO"/>
          <w:rPrChange w:id="98" w:author="Lama Abujamous" w:date="2026-06-14T10:45:00Z" w16du:dateUtc="2026-06-14T07:45:00Z">
            <w:rPr>
              <w:rFonts w:asciiTheme="majorBidi" w:eastAsia="Calibri" w:hAnsiTheme="majorBidi" w:cstheme="majorBidi"/>
              <w:color w:val="000000" w:themeColor="text1"/>
              <w:lang w:bidi="ar-JO"/>
            </w:rPr>
          </w:rPrChange>
        </w:rPr>
        <w:t>NCCN Guidelines</w:t>
      </w:r>
      <w:r w:rsidR="00594D06" w:rsidRPr="00F317D6">
        <w:rPr>
          <w:rFonts w:asciiTheme="majorBidi" w:eastAsia="Calibri" w:hAnsiTheme="majorBidi" w:cstheme="majorBidi"/>
          <w:color w:val="000000" w:themeColor="text1"/>
          <w:lang w:bidi="ar-JO"/>
        </w:rPr>
        <w:t xml:space="preserve">. For future validation, additional evaluation tools were developed, including multiple-choice </w:t>
      </w:r>
      <w:r w:rsidR="00594D06" w:rsidRPr="00F317D6">
        <w:rPr>
          <w:rFonts w:asciiTheme="majorBidi" w:eastAsia="Calibri" w:hAnsiTheme="majorBidi" w:cstheme="majorBidi"/>
          <w:color w:val="000000" w:themeColor="text1"/>
          <w:lang w:bidi="ar-JO"/>
        </w:rPr>
        <w:lastRenderedPageBreak/>
        <w:t>questions to assess patient understanding of the risks and benefits of genetic testing, and a comparative questionnaire to evaluate DAS versus the traditional approach (TA). Feedback from both healthcare providers and patients was also incorporated to improve system refinement and integration into clinical practice. To maintain guideline compliance, automated API updates, manual audits, version control, and NCCN collaboration were proposed to sustain accuracy and usability in clinical practice.</w:t>
      </w:r>
    </w:p>
    <w:p w14:paraId="682128BE" w14:textId="2A2C7BD0" w:rsidR="00DA7FED" w:rsidRPr="00F317D6" w:rsidRDefault="001F78D7" w:rsidP="00986ADE">
      <w:pPr>
        <w:tabs>
          <w:tab w:val="left" w:pos="720"/>
        </w:tabs>
        <w:spacing w:line="480" w:lineRule="auto"/>
        <w:ind w:right="90"/>
        <w:jc w:val="both"/>
        <w:rPr>
          <w:rFonts w:asciiTheme="majorBidi" w:hAnsiTheme="majorBidi" w:cstheme="majorBidi"/>
          <w:b/>
          <w:bCs/>
          <w:color w:val="000000" w:themeColor="text1"/>
        </w:rPr>
      </w:pPr>
      <w:r w:rsidRPr="00F317D6">
        <w:rPr>
          <w:rFonts w:asciiTheme="majorBidi" w:hAnsiTheme="majorBidi" w:cstheme="majorBidi"/>
          <w:b/>
          <w:bCs/>
          <w:color w:val="000000" w:themeColor="text1"/>
        </w:rPr>
        <w:t>2.2.</w:t>
      </w:r>
      <w:r w:rsidR="002F562B" w:rsidRPr="00F317D6">
        <w:rPr>
          <w:rFonts w:asciiTheme="majorBidi" w:hAnsiTheme="majorBidi" w:cstheme="majorBidi"/>
          <w:b/>
          <w:bCs/>
          <w:color w:val="000000" w:themeColor="text1"/>
        </w:rPr>
        <w:t xml:space="preserve">3 </w:t>
      </w:r>
      <w:r w:rsidR="00DA7FED" w:rsidRPr="00F317D6">
        <w:rPr>
          <w:rFonts w:asciiTheme="majorBidi" w:hAnsiTheme="majorBidi" w:cstheme="majorBidi"/>
          <w:b/>
          <w:bCs/>
          <w:color w:val="000000" w:themeColor="text1"/>
        </w:rPr>
        <w:t xml:space="preserve">Phase 6: Communication and Conclusion  </w:t>
      </w:r>
    </w:p>
    <w:p w14:paraId="5B24F0BD" w14:textId="77777777" w:rsidR="00DA7FED" w:rsidRPr="00F317D6" w:rsidRDefault="00DA7FED" w:rsidP="00986ADE">
      <w:pPr>
        <w:tabs>
          <w:tab w:val="left" w:pos="720"/>
        </w:tabs>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Findings will be disseminated through journal publications, conferences, and technical reports. The final phase ensures visibility and academic contribution, while future work will focus on real-world validation and expanding applications in genetic counselling services.</w:t>
      </w:r>
    </w:p>
    <w:p w14:paraId="1A2D2A9F" w14:textId="77777777" w:rsidR="002A3681" w:rsidRPr="00F317D6" w:rsidRDefault="002A3681" w:rsidP="00986ADE">
      <w:pPr>
        <w:tabs>
          <w:tab w:val="left" w:pos="720"/>
        </w:tabs>
        <w:spacing w:line="480" w:lineRule="auto"/>
        <w:ind w:right="90"/>
        <w:jc w:val="both"/>
        <w:rPr>
          <w:rFonts w:asciiTheme="majorBidi" w:hAnsiTheme="majorBidi" w:cstheme="majorBidi"/>
          <w:color w:val="000000" w:themeColor="text1"/>
        </w:rPr>
      </w:pPr>
    </w:p>
    <w:p w14:paraId="137BD8B2" w14:textId="6A78B22F" w:rsidR="00996410" w:rsidRPr="00F317D6" w:rsidRDefault="0093743E" w:rsidP="00986ADE">
      <w:pPr>
        <w:pStyle w:val="ListParagraph"/>
        <w:numPr>
          <w:ilvl w:val="1"/>
          <w:numId w:val="4"/>
        </w:numPr>
        <w:tabs>
          <w:tab w:val="left" w:pos="720"/>
        </w:tabs>
        <w:spacing w:line="480" w:lineRule="auto"/>
        <w:ind w:left="0" w:right="90" w:firstLine="0"/>
        <w:rPr>
          <w:rFonts w:asciiTheme="majorBidi" w:hAnsiTheme="majorBidi" w:cstheme="majorBidi"/>
          <w:b/>
          <w:bCs/>
          <w:color w:val="000000" w:themeColor="text1"/>
        </w:rPr>
      </w:pPr>
      <w:r w:rsidRPr="00F317D6">
        <w:rPr>
          <w:rFonts w:asciiTheme="majorBidi" w:hAnsiTheme="majorBidi" w:cstheme="majorBidi"/>
          <w:b/>
          <w:bCs/>
          <w:color w:val="000000" w:themeColor="text1"/>
        </w:rPr>
        <w:t>NCCN</w:t>
      </w:r>
      <w:r w:rsidR="00C422B4" w:rsidRPr="00F317D6">
        <w:rPr>
          <w:rFonts w:asciiTheme="majorBidi" w:hAnsiTheme="majorBidi" w:cstheme="majorBidi"/>
          <w:b/>
          <w:bCs/>
          <w:color w:val="000000" w:themeColor="text1"/>
        </w:rPr>
        <w:t xml:space="preserve"> Compliance Validation </w:t>
      </w:r>
    </w:p>
    <w:p w14:paraId="3E885EF8" w14:textId="2D7133F4" w:rsidR="00122016" w:rsidRPr="00F317D6" w:rsidRDefault="00AA0B8E" w:rsidP="00986ADE">
      <w:pPr>
        <w:tabs>
          <w:tab w:val="left" w:pos="0"/>
          <w:tab w:val="left" w:pos="90"/>
          <w:tab w:val="left" w:pos="270"/>
          <w:tab w:val="left" w:pos="450"/>
          <w:tab w:val="left" w:pos="720"/>
        </w:tabs>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 xml:space="preserve">To validate concordance with </w:t>
      </w:r>
      <w:r w:rsidR="0093743E" w:rsidRPr="00F317D6">
        <w:rPr>
          <w:rFonts w:asciiTheme="majorBidi" w:hAnsiTheme="majorBidi" w:cstheme="majorBidi"/>
          <w:color w:val="000000" w:themeColor="text1"/>
        </w:rPr>
        <w:t>NCCN</w:t>
      </w:r>
      <w:r w:rsidRPr="00F317D6">
        <w:rPr>
          <w:rFonts w:asciiTheme="majorBidi" w:hAnsiTheme="majorBidi" w:cstheme="majorBidi"/>
          <w:color w:val="000000" w:themeColor="text1"/>
        </w:rPr>
        <w:t xml:space="preserve"> </w:t>
      </w:r>
      <w:r w:rsidR="00404142" w:rsidRPr="00F317D6">
        <w:rPr>
          <w:rFonts w:asciiTheme="majorBidi" w:hAnsiTheme="majorBidi" w:cstheme="majorBidi"/>
          <w:color w:val="000000" w:themeColor="text1"/>
        </w:rPr>
        <w:t>Guidelines</w:t>
      </w:r>
      <w:r w:rsidRPr="00F317D6">
        <w:rPr>
          <w:rFonts w:asciiTheme="majorBidi" w:hAnsiTheme="majorBidi" w:cstheme="majorBidi"/>
          <w:color w:val="000000" w:themeColor="text1"/>
        </w:rPr>
        <w:t xml:space="preserve">, </w:t>
      </w:r>
      <w:r w:rsidR="002F562B" w:rsidRPr="00F317D6">
        <w:rPr>
          <w:rFonts w:asciiTheme="majorBidi" w:hAnsiTheme="majorBidi" w:cstheme="majorBidi"/>
          <w:color w:val="000000" w:themeColor="text1"/>
        </w:rPr>
        <w:t>experts</w:t>
      </w:r>
      <w:r w:rsidRPr="00F317D6">
        <w:rPr>
          <w:rFonts w:asciiTheme="majorBidi" w:hAnsiTheme="majorBidi" w:cstheme="majorBidi"/>
          <w:color w:val="000000" w:themeColor="text1"/>
        </w:rPr>
        <w:t xml:space="preserve"> from the domain (genetic </w:t>
      </w:r>
      <w:r w:rsidR="00154198" w:rsidRPr="00F317D6">
        <w:rPr>
          <w:rFonts w:asciiTheme="majorBidi" w:hAnsiTheme="majorBidi" w:cstheme="majorBidi"/>
          <w:color w:val="000000" w:themeColor="text1"/>
        </w:rPr>
        <w:t>counsellor</w:t>
      </w:r>
      <w:r w:rsidR="001604BB" w:rsidRPr="00F317D6">
        <w:rPr>
          <w:rFonts w:asciiTheme="majorBidi" w:hAnsiTheme="majorBidi" w:cstheme="majorBidi"/>
          <w:color w:val="000000" w:themeColor="text1"/>
        </w:rPr>
        <w:t xml:space="preserve"> and oncologist</w:t>
      </w:r>
      <w:r w:rsidRPr="00F317D6">
        <w:rPr>
          <w:rFonts w:asciiTheme="majorBidi" w:hAnsiTheme="majorBidi" w:cstheme="majorBidi"/>
          <w:color w:val="000000" w:themeColor="text1"/>
        </w:rPr>
        <w:t>) constructed 50 fully synthetic cases</w:t>
      </w:r>
      <w:r w:rsidR="00D120A8" w:rsidRPr="00F317D6">
        <w:rPr>
          <w:rFonts w:asciiTheme="majorBidi" w:hAnsiTheme="majorBidi" w:cstheme="majorBidi"/>
          <w:color w:val="000000" w:themeColor="text1"/>
        </w:rPr>
        <w:t xml:space="preserve"> (see </w:t>
      </w:r>
      <w:r w:rsidR="002D69F5" w:rsidRPr="002D69F5">
        <w:rPr>
          <w:rFonts w:asciiTheme="majorBidi" w:eastAsiaTheme="minorHAnsi" w:hAnsiTheme="majorBidi"/>
          <w:color w:val="000000" w:themeColor="text1"/>
          <w:sz w:val="22"/>
          <w:szCs w:val="22"/>
        </w:rPr>
        <w:t>Supporting</w:t>
      </w:r>
      <w:r w:rsidR="00320B55" w:rsidRPr="00F317D6">
        <w:rPr>
          <w:rFonts w:asciiTheme="majorBidi" w:hAnsiTheme="majorBidi" w:cstheme="majorBidi"/>
          <w:color w:val="000000" w:themeColor="text1"/>
        </w:rPr>
        <w:t xml:space="preserve"> Data 2 and 3)</w:t>
      </w:r>
      <w:r w:rsidRPr="00F317D6">
        <w:rPr>
          <w:rFonts w:asciiTheme="majorBidi" w:hAnsiTheme="majorBidi" w:cstheme="majorBidi"/>
          <w:color w:val="000000" w:themeColor="text1"/>
        </w:rPr>
        <w:t>. Each case included a three-generation pedigree, pathology report, and a spreadsheet capturing every variable required for the</w:t>
      </w:r>
      <w:r w:rsidR="009B5F64" w:rsidRPr="00F317D6">
        <w:rPr>
          <w:rFonts w:asciiTheme="majorBidi" w:hAnsiTheme="majorBidi" w:cstheme="majorBidi"/>
          <w:color w:val="000000" w:themeColor="text1"/>
        </w:rPr>
        <w:t xml:space="preserve"> </w:t>
      </w:r>
      <w:r w:rsidRPr="00F317D6">
        <w:rPr>
          <w:rFonts w:asciiTheme="majorBidi" w:hAnsiTheme="majorBidi" w:cstheme="majorBidi"/>
          <w:color w:val="000000" w:themeColor="text1"/>
        </w:rPr>
        <w:t xml:space="preserve">TA </w:t>
      </w:r>
      <w:r w:rsidR="00B26C09" w:rsidRPr="00F317D6">
        <w:rPr>
          <w:rFonts w:asciiTheme="majorBidi" w:hAnsiTheme="majorBidi" w:cstheme="majorBidi"/>
          <w:color w:val="000000" w:themeColor="text1"/>
        </w:rPr>
        <w:t xml:space="preserve">review </w:t>
      </w:r>
      <w:r w:rsidRPr="00F317D6">
        <w:rPr>
          <w:rFonts w:asciiTheme="majorBidi" w:hAnsiTheme="majorBidi" w:cstheme="majorBidi"/>
          <w:color w:val="000000" w:themeColor="text1"/>
        </w:rPr>
        <w:t>and the</w:t>
      </w:r>
      <w:r w:rsidR="00C8540D" w:rsidRPr="00F317D6">
        <w:rPr>
          <w:rFonts w:asciiTheme="majorBidi" w:hAnsiTheme="majorBidi" w:cstheme="majorBidi"/>
          <w:color w:val="000000" w:themeColor="text1"/>
        </w:rPr>
        <w:t xml:space="preserve"> </w:t>
      </w:r>
      <w:r w:rsidRPr="00F317D6">
        <w:rPr>
          <w:rFonts w:asciiTheme="majorBidi" w:hAnsiTheme="majorBidi" w:cstheme="majorBidi"/>
          <w:color w:val="000000" w:themeColor="text1"/>
        </w:rPr>
        <w:t xml:space="preserve">DAS. The sheet’s layout ensured transparent, reproducible comparisons: column A listed the case number; columns B–C recorded current age and relevant family history; column D contained the TA eligibility decision reached under </w:t>
      </w:r>
      <w:r w:rsidR="0093743E" w:rsidRPr="00F317D6">
        <w:rPr>
          <w:rFonts w:asciiTheme="majorBidi" w:hAnsiTheme="majorBidi" w:cstheme="majorBidi"/>
          <w:color w:val="000000" w:themeColor="text1"/>
        </w:rPr>
        <w:t>NCCN</w:t>
      </w:r>
      <w:r w:rsidRPr="00F317D6">
        <w:rPr>
          <w:rFonts w:asciiTheme="majorBidi" w:hAnsiTheme="majorBidi" w:cstheme="majorBidi"/>
          <w:color w:val="000000" w:themeColor="text1"/>
        </w:rPr>
        <w:t xml:space="preserve"> v3.2024 (A = eligible, B = ineligible). Columns E–H documented age at diagnosis plus ER, PR, and HER2 status, while columns I–K specified the exact </w:t>
      </w:r>
      <w:r w:rsidR="0093743E" w:rsidRPr="00F317D6">
        <w:rPr>
          <w:rFonts w:asciiTheme="majorBidi" w:hAnsiTheme="majorBidi" w:cstheme="majorBidi"/>
          <w:color w:val="000000" w:themeColor="text1"/>
        </w:rPr>
        <w:t>NCCN</w:t>
      </w:r>
      <w:r w:rsidRPr="00F317D6">
        <w:rPr>
          <w:rFonts w:asciiTheme="majorBidi" w:hAnsiTheme="majorBidi" w:cstheme="majorBidi"/>
          <w:color w:val="000000" w:themeColor="text1"/>
        </w:rPr>
        <w:t xml:space="preserve"> criteria applied in TA. The same clinical fields captured by the first DAS run populated columns L–P, its cited criteria appeared in columns Q–S, and the binary call from an independent second DAS run occupied column T, with its extracted variables in columns U–AA. Column AB reported DAS accuracy relative to the adjudicated TA </w:t>
      </w:r>
      <w:r w:rsidR="00666297" w:rsidRPr="00F317D6">
        <w:rPr>
          <w:rFonts w:asciiTheme="majorBidi" w:hAnsiTheme="majorBidi" w:cstheme="majorBidi"/>
          <w:color w:val="000000" w:themeColor="text1"/>
        </w:rPr>
        <w:t>criteria</w:t>
      </w:r>
      <w:r w:rsidRPr="00F317D6">
        <w:rPr>
          <w:rFonts w:asciiTheme="majorBidi" w:hAnsiTheme="majorBidi" w:cstheme="majorBidi"/>
          <w:color w:val="000000" w:themeColor="text1"/>
        </w:rPr>
        <w:t xml:space="preserve">, </w:t>
      </w:r>
      <w:r w:rsidRPr="00F317D6">
        <w:rPr>
          <w:rFonts w:asciiTheme="majorBidi" w:hAnsiTheme="majorBidi" w:cstheme="majorBidi"/>
          <w:color w:val="000000" w:themeColor="text1"/>
        </w:rPr>
        <w:lastRenderedPageBreak/>
        <w:t>and column AC summarised intra-system precision, defined as textual agreement between runs.</w:t>
      </w:r>
    </w:p>
    <w:p w14:paraId="0B036A73" w14:textId="52005F17" w:rsidR="003E7783" w:rsidRPr="00F317D6" w:rsidRDefault="003E7783" w:rsidP="00986ADE">
      <w:pPr>
        <w:tabs>
          <w:tab w:val="left" w:pos="0"/>
          <w:tab w:val="left" w:pos="90"/>
          <w:tab w:val="left" w:pos="270"/>
          <w:tab w:val="left" w:pos="450"/>
          <w:tab w:val="left" w:pos="720"/>
        </w:tabs>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Our spectrum-coverage case mix intentionally spans all DSA indication criteria, including borderline and rare scenarios, to stress-test the tool, limit spectrum bias, and guide rule refinements. Representativeness will be addressed in phase-2 using a consecutive or prevalence-weighted cohort.</w:t>
      </w:r>
    </w:p>
    <w:p w14:paraId="1A949DCE" w14:textId="581CFDFF" w:rsidR="00AA0B8E" w:rsidRDefault="00AA0B8E" w:rsidP="00986ADE">
      <w:pPr>
        <w:tabs>
          <w:tab w:val="left" w:pos="0"/>
          <w:tab w:val="left" w:pos="90"/>
          <w:tab w:val="left" w:pos="270"/>
          <w:tab w:val="left" w:pos="450"/>
          <w:tab w:val="left" w:pos="720"/>
        </w:tabs>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All pedigrees and pathology reports were uploaded into the decision-support application by two users who are not trained in cancer genetics</w:t>
      </w:r>
      <w:r w:rsidR="00CE1AC0" w:rsidRPr="00F317D6">
        <w:rPr>
          <w:rFonts w:asciiTheme="majorBidi" w:hAnsiTheme="majorBidi" w:cstheme="majorBidi"/>
          <w:color w:val="000000" w:themeColor="text1"/>
        </w:rPr>
        <w:t xml:space="preserve"> and the DAS operators were blinded to the TA labels during system runs</w:t>
      </w:r>
      <w:r w:rsidRPr="00F317D6">
        <w:rPr>
          <w:rFonts w:asciiTheme="majorBidi" w:hAnsiTheme="majorBidi" w:cstheme="majorBidi"/>
          <w:color w:val="000000" w:themeColor="text1"/>
        </w:rPr>
        <w:t xml:space="preserve">; the system was executed twice for each case, yielding two independent machine-generated narratives (Report 1 and Report 2). Both sets of outputs were subsequently subjected to review by a genetic counsellor to verify completeness, clinical accuracy, and consistency with </w:t>
      </w:r>
      <w:r w:rsidR="0093743E" w:rsidRPr="00F317D6">
        <w:rPr>
          <w:rFonts w:asciiTheme="majorBidi" w:hAnsiTheme="majorBidi" w:cstheme="majorBidi"/>
          <w:color w:val="000000" w:themeColor="text1"/>
        </w:rPr>
        <w:t>NCCN</w:t>
      </w:r>
      <w:r w:rsidRPr="00F317D6">
        <w:rPr>
          <w:rFonts w:asciiTheme="majorBidi" w:hAnsiTheme="majorBidi" w:cstheme="majorBidi"/>
          <w:color w:val="000000" w:themeColor="text1"/>
        </w:rPr>
        <w:t xml:space="preserve"> eligibility criteria</w:t>
      </w:r>
      <w:r w:rsidR="00D120A8" w:rsidRPr="00F317D6">
        <w:rPr>
          <w:rFonts w:asciiTheme="majorBidi" w:hAnsiTheme="majorBidi" w:cstheme="majorBidi"/>
          <w:color w:val="000000" w:themeColor="text1"/>
        </w:rPr>
        <w:t xml:space="preserve"> (see </w:t>
      </w:r>
      <w:r w:rsidR="002D69F5" w:rsidRPr="002D69F5">
        <w:rPr>
          <w:rFonts w:asciiTheme="majorBidi" w:eastAsiaTheme="minorHAnsi" w:hAnsiTheme="majorBidi"/>
          <w:color w:val="000000" w:themeColor="text1"/>
          <w:sz w:val="22"/>
          <w:szCs w:val="22"/>
        </w:rPr>
        <w:t>Supporting</w:t>
      </w:r>
      <w:r w:rsidR="00320B55" w:rsidRPr="00F317D6">
        <w:rPr>
          <w:rFonts w:asciiTheme="majorBidi" w:hAnsiTheme="majorBidi" w:cstheme="majorBidi"/>
          <w:color w:val="000000" w:themeColor="text1"/>
        </w:rPr>
        <w:t xml:space="preserve"> Data 4 and 5</w:t>
      </w:r>
      <w:r w:rsidR="00D120A8" w:rsidRPr="00F317D6">
        <w:rPr>
          <w:rFonts w:asciiTheme="majorBidi" w:hAnsiTheme="majorBidi" w:cstheme="majorBidi"/>
          <w:color w:val="000000" w:themeColor="text1"/>
        </w:rPr>
        <w:t>)</w:t>
      </w:r>
      <w:r w:rsidRPr="00F317D6">
        <w:rPr>
          <w:rFonts w:asciiTheme="majorBidi" w:hAnsiTheme="majorBidi" w:cstheme="majorBidi"/>
          <w:color w:val="000000" w:themeColor="text1"/>
        </w:rPr>
        <w:t>.</w:t>
      </w:r>
    </w:p>
    <w:p w14:paraId="02CDB23B" w14:textId="77777777" w:rsidR="00272361" w:rsidRPr="00F317D6" w:rsidRDefault="00272361" w:rsidP="00986ADE">
      <w:pPr>
        <w:tabs>
          <w:tab w:val="left" w:pos="0"/>
          <w:tab w:val="left" w:pos="90"/>
          <w:tab w:val="left" w:pos="270"/>
          <w:tab w:val="left" w:pos="450"/>
          <w:tab w:val="left" w:pos="720"/>
        </w:tabs>
        <w:spacing w:line="480" w:lineRule="auto"/>
        <w:ind w:right="90"/>
        <w:jc w:val="both"/>
        <w:rPr>
          <w:rFonts w:asciiTheme="majorBidi" w:hAnsiTheme="majorBidi" w:cstheme="majorBidi"/>
          <w:color w:val="000000" w:themeColor="text1"/>
        </w:rPr>
      </w:pPr>
    </w:p>
    <w:p w14:paraId="40167916" w14:textId="4CB0A8B8" w:rsidR="00E92937" w:rsidRDefault="00E92937" w:rsidP="00315797">
      <w:pPr>
        <w:pStyle w:val="ListParagraph"/>
        <w:tabs>
          <w:tab w:val="left" w:pos="720"/>
        </w:tabs>
        <w:spacing w:line="480" w:lineRule="auto"/>
        <w:ind w:left="0" w:right="90"/>
        <w:rPr>
          <w:b/>
          <w:bCs/>
          <w:strike/>
          <w:color w:val="00B0F0"/>
        </w:rPr>
      </w:pPr>
      <w:r w:rsidRPr="00F317D6">
        <w:rPr>
          <w:b/>
          <w:bCs/>
        </w:rPr>
        <w:t xml:space="preserve"> </w:t>
      </w:r>
      <w:r w:rsidR="004C217E" w:rsidRPr="00315797">
        <w:rPr>
          <w:b/>
          <w:bCs/>
          <w:strike/>
          <w:color w:val="00B0F0"/>
        </w:rPr>
        <w:t>RAG Framework &amp; Sample Siz</w:t>
      </w:r>
      <w:r w:rsidR="007478AC" w:rsidRPr="00315797">
        <w:rPr>
          <w:b/>
          <w:bCs/>
          <w:strike/>
          <w:color w:val="00B0F0"/>
        </w:rPr>
        <w:t>e</w:t>
      </w:r>
      <w:r w:rsidRPr="00315797">
        <w:rPr>
          <w:b/>
          <w:bCs/>
          <w:strike/>
          <w:color w:val="00B0F0"/>
        </w:rPr>
        <w:t>:</w:t>
      </w:r>
    </w:p>
    <w:p w14:paraId="49E8E2AA" w14:textId="26C850B2" w:rsidR="00315797" w:rsidRPr="00315797" w:rsidRDefault="00315797" w:rsidP="00315797">
      <w:pPr>
        <w:pStyle w:val="ListParagraph"/>
        <w:numPr>
          <w:ilvl w:val="1"/>
          <w:numId w:val="4"/>
        </w:numPr>
        <w:tabs>
          <w:tab w:val="left" w:pos="720"/>
        </w:tabs>
        <w:spacing w:line="480" w:lineRule="auto"/>
        <w:ind w:left="0" w:right="90" w:firstLine="0"/>
        <w:rPr>
          <w:b/>
          <w:bCs/>
          <w:strike/>
          <w:color w:val="00B0F0"/>
        </w:rPr>
      </w:pPr>
      <w:r w:rsidRPr="00315797">
        <w:rPr>
          <w:b/>
          <w:bCs/>
          <w:strike/>
          <w:color w:val="00B0F0"/>
        </w:rPr>
        <w:t>System Architecture, RAG Framework &amp; Sample Size:</w:t>
      </w:r>
    </w:p>
    <w:p w14:paraId="3300F94D" w14:textId="77777777" w:rsidR="00AD5B56" w:rsidRDefault="004C217E" w:rsidP="00986ADE">
      <w:pPr>
        <w:pStyle w:val="ListParagraph"/>
        <w:tabs>
          <w:tab w:val="left" w:pos="720"/>
        </w:tabs>
        <w:spacing w:line="480" w:lineRule="auto"/>
        <w:ind w:left="0" w:right="90"/>
        <w:jc w:val="both"/>
        <w:rPr>
          <w:ins w:id="99" w:author="Ahmed Alkaff" w:date="2026-06-14T13:11:00Z" w16du:dateUtc="2026-06-14T10:11:00Z"/>
        </w:rPr>
      </w:pPr>
      <w:r w:rsidRPr="00AD5B56">
        <w:rPr>
          <w:strike/>
          <w:color w:val="00B0F0"/>
          <w:rPrChange w:id="100" w:author="Ahmed Alkaff" w:date="2026-06-14T13:11:00Z" w16du:dateUtc="2026-06-14T10:11:00Z">
            <w:rPr/>
          </w:rPrChange>
        </w:rPr>
        <w:t xml:space="preserve">We implemented a Retrieval-Augmented Generation (RAG) framework to operationalize NCCN Guidelines® (v3.2024) for pre-test eligibility and </w:t>
      </w:r>
      <w:r w:rsidR="007478AC" w:rsidRPr="00AD5B56">
        <w:rPr>
          <w:strike/>
          <w:color w:val="00B0F0"/>
          <w:rPrChange w:id="101" w:author="Ahmed Alkaff" w:date="2026-06-14T13:11:00Z" w16du:dateUtc="2026-06-14T10:11:00Z">
            <w:rPr/>
          </w:rPrChange>
        </w:rPr>
        <w:t>counselling</w:t>
      </w:r>
      <w:r w:rsidRPr="00AD5B56">
        <w:rPr>
          <w:strike/>
          <w:color w:val="00B0F0"/>
          <w:rPrChange w:id="102" w:author="Ahmed Alkaff" w:date="2026-06-14T13:11:00Z" w16du:dateUtc="2026-06-14T10:11:00Z">
            <w:rPr/>
          </w:rPrChange>
        </w:rPr>
        <w:t>. We indexed a structured NCCN knowledge base for semantic retrieval. For each case, the system extracted key clinical and pedigree fields, then retrieved the most relevant NCCN passages. It used these to construct a grounded prompt for GPT-4, which generated a rationale-rich eligibility report with explicit NCCN triggers</w:t>
      </w:r>
      <w:r w:rsidRPr="00F317D6">
        <w:t xml:space="preserve">. </w:t>
      </w:r>
    </w:p>
    <w:p w14:paraId="51AF1A64" w14:textId="4C0CE508" w:rsidR="00315797" w:rsidRPr="00315797" w:rsidRDefault="00315797" w:rsidP="00315797">
      <w:pPr>
        <w:pStyle w:val="ListParagraph"/>
        <w:tabs>
          <w:tab w:val="left" w:pos="720"/>
        </w:tabs>
        <w:spacing w:line="480" w:lineRule="auto"/>
        <w:ind w:left="0" w:right="90"/>
        <w:jc w:val="both"/>
        <w:rPr>
          <w:color w:val="00B050"/>
          <w:highlight w:val="yellow"/>
          <w:lang w:val="en-US"/>
        </w:rPr>
      </w:pPr>
      <w:r w:rsidRPr="00315797">
        <w:rPr>
          <w:b/>
          <w:bCs/>
          <w:color w:val="00B050"/>
          <w:highlight w:val="yellow"/>
          <w:lang w:val="en-US"/>
        </w:rPr>
        <w:t>System Architecture Diagram</w:t>
      </w:r>
      <w:r w:rsidRPr="00315797">
        <w:rPr>
          <w:color w:val="00B050"/>
          <w:highlight w:val="yellow"/>
          <w:lang w:val="en-US"/>
        </w:rPr>
        <w:t xml:space="preserve"> The following diagram illustrates the flow of information from user input to the final eligibility report, explicitly delineating the boundaries of the LLM-driven components (</w:t>
      </w:r>
      <w:r w:rsidRPr="00315797">
        <w:rPr>
          <w:b/>
          <w:bCs/>
          <w:color w:val="00B050"/>
          <w:highlight w:val="yellow"/>
          <w:lang w:val="en-US"/>
        </w:rPr>
        <w:t xml:space="preserve">Fig </w:t>
      </w:r>
      <w:r w:rsidR="003B26C9">
        <w:rPr>
          <w:b/>
          <w:bCs/>
          <w:color w:val="00B050"/>
          <w:highlight w:val="yellow"/>
          <w:lang w:val="en-US"/>
        </w:rPr>
        <w:t>4</w:t>
      </w:r>
      <w:r w:rsidRPr="00315797">
        <w:rPr>
          <w:color w:val="00B050"/>
          <w:highlight w:val="yellow"/>
          <w:lang w:val="en-US"/>
        </w:rPr>
        <w:t>).</w:t>
      </w:r>
    </w:p>
    <w:p w14:paraId="45945DAC" w14:textId="77777777" w:rsidR="00315797" w:rsidRPr="00315797" w:rsidRDefault="00315797" w:rsidP="00315797">
      <w:pPr>
        <w:pStyle w:val="ListParagraph"/>
        <w:tabs>
          <w:tab w:val="left" w:pos="720"/>
        </w:tabs>
        <w:spacing w:line="480" w:lineRule="auto"/>
        <w:ind w:left="0" w:right="90"/>
        <w:jc w:val="both"/>
        <w:rPr>
          <w:color w:val="00B050"/>
          <w:highlight w:val="yellow"/>
          <w:lang w:val="en-US"/>
        </w:rPr>
      </w:pPr>
      <w:r w:rsidRPr="00315797">
        <w:rPr>
          <w:b/>
          <w:bCs/>
          <w:color w:val="00B050"/>
          <w:highlight w:val="yellow"/>
          <w:lang w:val="en-US"/>
        </w:rPr>
        <w:lastRenderedPageBreak/>
        <w:t>Architectural Description</w:t>
      </w:r>
      <w:r w:rsidRPr="00315797">
        <w:rPr>
          <w:color w:val="00B050"/>
          <w:highlight w:val="yellow"/>
          <w:lang w:val="en-US"/>
        </w:rPr>
        <w:t xml:space="preserve"> </w:t>
      </w:r>
      <w:proofErr w:type="spellStart"/>
      <w:r w:rsidRPr="00315797">
        <w:rPr>
          <w:color w:val="00B050"/>
          <w:highlight w:val="yellow"/>
          <w:lang w:val="en-US"/>
        </w:rPr>
        <w:t>GeneticBot</w:t>
      </w:r>
      <w:proofErr w:type="spellEnd"/>
      <w:r w:rsidRPr="00315797">
        <w:rPr>
          <w:color w:val="00B050"/>
          <w:highlight w:val="yellow"/>
          <w:lang w:val="en-US"/>
        </w:rPr>
        <w:t xml:space="preserve"> operates on a hybrid architecture that integrates a static, rule-based knowledge framework with a dynamic, LLM-driven decision engine.</w:t>
      </w:r>
    </w:p>
    <w:p w14:paraId="67DA662D" w14:textId="77777777" w:rsidR="00315797" w:rsidRPr="00315797" w:rsidRDefault="00315797" w:rsidP="00315797">
      <w:pPr>
        <w:pStyle w:val="ListParagraph"/>
        <w:tabs>
          <w:tab w:val="left" w:pos="720"/>
        </w:tabs>
        <w:spacing w:line="480" w:lineRule="auto"/>
        <w:ind w:right="90"/>
        <w:jc w:val="both"/>
        <w:rPr>
          <w:color w:val="00B050"/>
          <w:highlight w:val="yellow"/>
          <w:lang w:val="en-US"/>
        </w:rPr>
      </w:pPr>
      <w:r w:rsidRPr="00315797">
        <w:rPr>
          <w:b/>
          <w:bCs/>
          <w:color w:val="00B050"/>
          <w:highlight w:val="yellow"/>
          <w:lang w:val="en-US"/>
        </w:rPr>
        <w:t>1. The Rule-Based Knowledge Framework</w:t>
      </w:r>
      <w:r w:rsidRPr="00315797">
        <w:rPr>
          <w:color w:val="00B050"/>
          <w:highlight w:val="yellow"/>
          <w:lang w:val="en-US"/>
        </w:rPr>
        <w:t xml:space="preserve"> The system relies on the NCCN Clinical Practice Guidelines as its absolute source of truth. The Retrieval-Augmented Generation (RAG) architecture securely loads these guidelines as static reference documents. This component is strictly deterministic; it does not generate information but rather retrieves the exact textual rules required for evaluation.</w:t>
      </w:r>
    </w:p>
    <w:p w14:paraId="408EAC42" w14:textId="77777777" w:rsidR="00315797" w:rsidRPr="00315797" w:rsidRDefault="00315797" w:rsidP="00315797">
      <w:pPr>
        <w:pStyle w:val="ListParagraph"/>
        <w:tabs>
          <w:tab w:val="left" w:pos="720"/>
        </w:tabs>
        <w:spacing w:line="480" w:lineRule="auto"/>
        <w:ind w:right="90"/>
        <w:jc w:val="both"/>
        <w:rPr>
          <w:color w:val="00B050"/>
          <w:highlight w:val="yellow"/>
          <w:lang w:val="en-US"/>
        </w:rPr>
      </w:pPr>
      <w:r w:rsidRPr="00315797">
        <w:rPr>
          <w:b/>
          <w:bCs/>
          <w:color w:val="00B050"/>
          <w:highlight w:val="yellow"/>
          <w:lang w:val="en-US"/>
        </w:rPr>
        <w:t>2. The LLM-Driven Decision Engine</w:t>
      </w:r>
      <w:r w:rsidRPr="00315797">
        <w:rPr>
          <w:color w:val="00B050"/>
          <w:highlight w:val="yellow"/>
          <w:lang w:val="en-US"/>
        </w:rPr>
        <w:t xml:space="preserve"> The boundary between rule-based guidelines and AI evaluation occurs at the prompt level. The system does not utilize a deterministic if/else software engine to calculate eligibility. Instead, the raw clinical inputs (pedigree and pathology reports) and the retrieved NCCN rules are passed to the GPT-4o Evaluation Model. The LLM acts as the decision engine, dynamically evaluating the unstructured clinical narrative against the provided rules to determine if the criteria are met. Consequently, the final classification outcome is generative and influenced directly by the LLM's reasoning capabilities.</w:t>
      </w:r>
    </w:p>
    <w:p w14:paraId="3C7326A2" w14:textId="77777777" w:rsidR="00315797" w:rsidRPr="00315797" w:rsidRDefault="00315797" w:rsidP="00315797">
      <w:pPr>
        <w:pStyle w:val="ListParagraph"/>
        <w:tabs>
          <w:tab w:val="left" w:pos="720"/>
        </w:tabs>
        <w:spacing w:line="480" w:lineRule="auto"/>
        <w:ind w:right="90"/>
        <w:jc w:val="both"/>
        <w:rPr>
          <w:color w:val="00B050"/>
          <w:highlight w:val="yellow"/>
          <w:lang w:val="en-US"/>
        </w:rPr>
      </w:pPr>
      <w:r w:rsidRPr="00315797">
        <w:rPr>
          <w:b/>
          <w:bCs/>
          <w:color w:val="00B050"/>
          <w:highlight w:val="yellow"/>
          <w:lang w:val="en-US"/>
        </w:rPr>
        <w:t>3. Safety Mechanisms and Hallucination Mitigation</w:t>
      </w:r>
      <w:r w:rsidRPr="00315797">
        <w:rPr>
          <w:color w:val="00B050"/>
          <w:highlight w:val="yellow"/>
          <w:lang w:val="en-US"/>
        </w:rPr>
        <w:t xml:space="preserve"> Because the decision engine is generative, the architecture relies heavily on Prompt-Level Safety Mechanisms rather than post-processing software guardrails. To mitigate hallucination and enforce reliability, the system employs:</w:t>
      </w:r>
    </w:p>
    <w:p w14:paraId="289DF9B5" w14:textId="77777777" w:rsidR="00315797" w:rsidRPr="00315797" w:rsidRDefault="00315797" w:rsidP="00315797">
      <w:pPr>
        <w:pStyle w:val="ListParagraph"/>
        <w:numPr>
          <w:ilvl w:val="0"/>
          <w:numId w:val="32"/>
        </w:numPr>
        <w:tabs>
          <w:tab w:val="left" w:pos="720"/>
        </w:tabs>
        <w:spacing w:line="480" w:lineRule="auto"/>
        <w:ind w:right="90"/>
        <w:jc w:val="both"/>
        <w:rPr>
          <w:color w:val="00B050"/>
          <w:highlight w:val="yellow"/>
          <w:lang w:val="en-US"/>
        </w:rPr>
      </w:pPr>
      <w:r w:rsidRPr="00315797">
        <w:rPr>
          <w:b/>
          <w:bCs/>
          <w:color w:val="00B050"/>
          <w:highlight w:val="yellow"/>
          <w:lang w:val="en-US"/>
        </w:rPr>
        <w:t>Zero-Shot Constraints:</w:t>
      </w:r>
      <w:r w:rsidRPr="00315797">
        <w:rPr>
          <w:color w:val="00B050"/>
          <w:highlight w:val="yellow"/>
          <w:lang w:val="en-US"/>
        </w:rPr>
        <w:t xml:space="preserve"> The model is explicitly commanded to strictly tether its reasoning to the text (e.g., "Do NOT assume eligibility unless one or more NCCN criteria are explicitly met").</w:t>
      </w:r>
    </w:p>
    <w:p w14:paraId="4F815AF6" w14:textId="77777777" w:rsidR="00315797" w:rsidRPr="00315797" w:rsidRDefault="00315797" w:rsidP="00315797">
      <w:pPr>
        <w:pStyle w:val="ListParagraph"/>
        <w:numPr>
          <w:ilvl w:val="0"/>
          <w:numId w:val="32"/>
        </w:numPr>
        <w:tabs>
          <w:tab w:val="left" w:pos="720"/>
        </w:tabs>
        <w:spacing w:line="480" w:lineRule="auto"/>
        <w:ind w:right="90"/>
        <w:jc w:val="both"/>
        <w:rPr>
          <w:color w:val="00B050"/>
          <w:highlight w:val="yellow"/>
          <w:lang w:val="en-US"/>
        </w:rPr>
      </w:pPr>
      <w:r w:rsidRPr="00315797">
        <w:rPr>
          <w:b/>
          <w:bCs/>
          <w:color w:val="00B050"/>
          <w:highlight w:val="yellow"/>
          <w:lang w:val="en-US"/>
        </w:rPr>
        <w:t>Temperature Control:</w:t>
      </w:r>
      <w:r w:rsidRPr="00315797">
        <w:rPr>
          <w:color w:val="00B050"/>
          <w:highlight w:val="yellow"/>
          <w:lang w:val="en-US"/>
        </w:rPr>
        <w:t xml:space="preserve"> The RAG framework sets the LLM's temperature parameter to 0, effectively neutralizing creative text generation in favor of highly deterministic, reproducible outputs.</w:t>
      </w:r>
    </w:p>
    <w:p w14:paraId="308B70C6" w14:textId="77777777" w:rsidR="00315797" w:rsidRPr="00315797" w:rsidRDefault="00315797" w:rsidP="00315797">
      <w:pPr>
        <w:pStyle w:val="ListParagraph"/>
        <w:numPr>
          <w:ilvl w:val="0"/>
          <w:numId w:val="32"/>
        </w:numPr>
        <w:tabs>
          <w:tab w:val="left" w:pos="720"/>
        </w:tabs>
        <w:spacing w:line="480" w:lineRule="auto"/>
        <w:ind w:right="90"/>
        <w:jc w:val="both"/>
        <w:rPr>
          <w:color w:val="00B050"/>
          <w:highlight w:val="yellow"/>
          <w:lang w:val="en-US"/>
        </w:rPr>
      </w:pPr>
      <w:r w:rsidRPr="00315797">
        <w:rPr>
          <w:b/>
          <w:bCs/>
          <w:color w:val="00B050"/>
          <w:highlight w:val="yellow"/>
          <w:lang w:val="en-US"/>
        </w:rPr>
        <w:lastRenderedPageBreak/>
        <w:t>Fail-Safe Defaults:</w:t>
      </w:r>
      <w:r w:rsidRPr="00315797">
        <w:rPr>
          <w:color w:val="00B050"/>
          <w:highlight w:val="yellow"/>
          <w:lang w:val="en-US"/>
        </w:rPr>
        <w:t xml:space="preserve"> If clinical data (such as a family history) is ambiguous or incomplete, the prompt instructions naturally act as a fail-safe, forcing the LLM to default to an "ineligible" or "insufficient data" classification, thereby safely deferring the final judgment to the human clinician.</w:t>
      </w:r>
    </w:p>
    <w:p w14:paraId="18149267" w14:textId="5EA38DFE" w:rsidR="00B754E6" w:rsidRDefault="004C217E" w:rsidP="00AD5B56">
      <w:pPr>
        <w:pStyle w:val="ListParagraph"/>
        <w:tabs>
          <w:tab w:val="left" w:pos="720"/>
        </w:tabs>
        <w:spacing w:line="480" w:lineRule="auto"/>
        <w:ind w:left="0" w:right="90"/>
        <w:jc w:val="both"/>
        <w:rPr>
          <w:rFonts w:asciiTheme="majorBidi" w:hAnsiTheme="majorBidi" w:cstheme="majorBidi"/>
          <w:b/>
          <w:bCs/>
          <w:color w:val="000000" w:themeColor="text1"/>
        </w:rPr>
      </w:pPr>
      <w:r w:rsidRPr="00F317D6">
        <w:t>Knowledge maintenance relied on authorized guideline access</w:t>
      </w:r>
      <w:r w:rsidR="009D2670" w:rsidRPr="00F317D6">
        <w:t xml:space="preserve"> and </w:t>
      </w:r>
      <w:r w:rsidRPr="00F317D6">
        <w:t xml:space="preserve">version control. To evaluate feasibility, spectrum coverage, and preliminary accuracy, we constructed 50 fully synthetic cases. Each case comprised a three-generation pedigree and a pathology report. We assumed 30–35 eligible (positive) cases. For this set, a 95% CI for sensitivity would be approximately ±12–15% if true sensitivity is 0.80–0.90, which we deemed acceptable for phase-1 validation </w:t>
      </w:r>
      <w:sdt>
        <w:sdtPr>
          <w:rPr>
            <w:color w:val="000000"/>
          </w:rPr>
          <w:tag w:val="MENDELEY_CITATION_v3_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"/>
          <w:id w:val="-1940055421"/>
          <w:placeholder>
            <w:docPart w:val="DefaultPlaceholder_-1854013440"/>
          </w:placeholder>
        </w:sdtPr>
        <w:sdtContent>
          <w:r w:rsidR="00A715C4" w:rsidRPr="00A715C4">
            <w:rPr>
              <w:color w:val="000000"/>
            </w:rPr>
            <w:t>(23)</w:t>
          </w:r>
        </w:sdtContent>
      </w:sdt>
      <w:r w:rsidRPr="00F317D6">
        <w:t xml:space="preserve">. The case mix intentionally spanned the full range of DAS indication criteria, including borderline and rare scenarios. This approach was used to reduce spectrum bias and stress-test decision rules. Representativeness will be addressed in a subsequent consecutive or prevalence-weighted cohort. Two blinded non-genetics operators ran the system twice per case to assess reproducibility. A genetic </w:t>
      </w:r>
      <w:r w:rsidR="007478AC" w:rsidRPr="00F317D6">
        <w:t>counsellor</w:t>
      </w:r>
      <w:r w:rsidRPr="00F317D6">
        <w:t xml:space="preserve"> adjudicated outputs against a Traditional Approach (TA) benchmark. Across the 50 cases, </w:t>
      </w:r>
      <w:r w:rsidRPr="00F317D6">
        <w:rPr>
          <w:rFonts w:asciiTheme="majorBidi" w:hAnsiTheme="majorBidi" w:cstheme="majorBidi"/>
          <w:color w:val="0E101A"/>
        </w:rPr>
        <w:t>DAS achieved 98% decision-level concordance with TA (κ≈0.94), sensitivity 1.00, specificity ~0.91, and perfect decision-level reproducibility (κ=1.0), with narrative differences confined to non-critical notes.</w:t>
      </w:r>
      <w:r w:rsidR="003143D2" w:rsidRPr="00F317D6">
        <w:rPr>
          <w:rFonts w:asciiTheme="majorBidi" w:hAnsiTheme="majorBidi" w:cstheme="majorBidi"/>
          <w:b/>
          <w:bCs/>
          <w:color w:val="000000" w:themeColor="text1"/>
        </w:rPr>
        <w:t xml:space="preserve"> </w:t>
      </w:r>
    </w:p>
    <w:p w14:paraId="307BE54E" w14:textId="77777777" w:rsidR="00272361" w:rsidRDefault="00272361" w:rsidP="00986ADE">
      <w:pPr>
        <w:pStyle w:val="ListParagraph"/>
        <w:tabs>
          <w:tab w:val="left" w:pos="720"/>
        </w:tabs>
        <w:spacing w:line="480" w:lineRule="auto"/>
        <w:ind w:left="0" w:right="90"/>
        <w:jc w:val="both"/>
        <w:rPr>
          <w:rFonts w:asciiTheme="majorBidi" w:hAnsiTheme="majorBidi" w:cstheme="majorBidi"/>
          <w:b/>
          <w:bCs/>
          <w:color w:val="000000" w:themeColor="text1"/>
        </w:rPr>
      </w:pPr>
    </w:p>
    <w:p w14:paraId="2243F57B" w14:textId="36A94DA5" w:rsidR="00DD3E0E" w:rsidRPr="00F317D6" w:rsidRDefault="00410B98" w:rsidP="00986ADE">
      <w:pPr>
        <w:pStyle w:val="ListParagraph"/>
        <w:numPr>
          <w:ilvl w:val="1"/>
          <w:numId w:val="4"/>
        </w:numPr>
        <w:tabs>
          <w:tab w:val="left" w:pos="720"/>
        </w:tabs>
        <w:spacing w:line="480" w:lineRule="auto"/>
        <w:ind w:left="0" w:right="90" w:firstLine="0"/>
        <w:rPr>
          <w:rFonts w:asciiTheme="majorBidi" w:hAnsiTheme="majorBidi" w:cstheme="majorBidi"/>
          <w:b/>
          <w:bCs/>
          <w:color w:val="000000" w:themeColor="text1"/>
        </w:rPr>
      </w:pPr>
      <w:r w:rsidRPr="00F317D6">
        <w:rPr>
          <w:rFonts w:asciiTheme="majorBidi" w:hAnsiTheme="majorBidi" w:cstheme="majorBidi"/>
          <w:b/>
          <w:bCs/>
          <w:color w:val="000000" w:themeColor="text1"/>
        </w:rPr>
        <w:t xml:space="preserve">Methods used for </w:t>
      </w:r>
      <w:r w:rsidR="004F6A9C" w:rsidRPr="00F317D6">
        <w:rPr>
          <w:rFonts w:asciiTheme="majorBidi" w:hAnsiTheme="majorBidi" w:cstheme="majorBidi"/>
          <w:b/>
          <w:bCs/>
          <w:color w:val="000000" w:themeColor="text1"/>
        </w:rPr>
        <w:t xml:space="preserve">the </w:t>
      </w:r>
      <w:r w:rsidRPr="00F317D6">
        <w:rPr>
          <w:rFonts w:asciiTheme="majorBidi" w:hAnsiTheme="majorBidi" w:cstheme="majorBidi"/>
          <w:b/>
          <w:bCs/>
          <w:color w:val="000000" w:themeColor="text1"/>
        </w:rPr>
        <w:t>validation study:</w:t>
      </w:r>
    </w:p>
    <w:p w14:paraId="2EB0B5A4" w14:textId="5ADC9F61" w:rsidR="003856DD" w:rsidRPr="003856DD" w:rsidRDefault="00967D95" w:rsidP="00A2312B">
      <w:pPr>
        <w:tabs>
          <w:tab w:val="left" w:pos="0"/>
          <w:tab w:val="left" w:pos="90"/>
          <w:tab w:val="left" w:pos="270"/>
          <w:tab w:val="left" w:pos="450"/>
          <w:tab w:val="left" w:pos="720"/>
        </w:tabs>
        <w:spacing w:line="480" w:lineRule="auto"/>
        <w:ind w:right="90"/>
        <w:jc w:val="both"/>
        <w:rPr>
          <w:ins w:id="103" w:author="Ahmed Alkaff" w:date="2026-06-14T14:20:00Z"/>
          <w:rFonts w:asciiTheme="majorBidi" w:hAnsiTheme="majorBidi" w:cstheme="majorBidi"/>
          <w:color w:val="00B050"/>
          <w:lang w:val="en-US"/>
          <w:rPrChange w:id="104" w:author="Ahmed Alkaff" w:date="2026-06-14T14:20:00Z" w16du:dateUtc="2026-06-14T11:20:00Z">
            <w:rPr>
              <w:ins w:id="105" w:author="Ahmed Alkaff" w:date="2026-06-14T14:20:00Z"/>
              <w:rFonts w:asciiTheme="majorBidi" w:hAnsiTheme="majorBidi" w:cstheme="majorBidi"/>
              <w:strike/>
              <w:color w:val="00B0F0"/>
              <w:lang w:val="en-US"/>
            </w:rPr>
          </w:rPrChange>
        </w:rPr>
      </w:pPr>
      <w:r w:rsidRPr="00F317D6">
        <w:rPr>
          <w:rFonts w:asciiTheme="majorBidi" w:hAnsiTheme="majorBidi" w:cstheme="majorBidi"/>
          <w:color w:val="000000" w:themeColor="text1"/>
        </w:rPr>
        <w:t xml:space="preserve">We profiled the cohort, computing ranges, means, and frequency distributions for age, receptor status, and pedigree complexity.  The same dataset was independently processed twice, in random order, by DAS operators who were blinded to TA criteria. For each run we cross-tabulated DAS output against TA label, </w:t>
      </w:r>
      <w:r w:rsidRPr="003856DD">
        <w:rPr>
          <w:rFonts w:asciiTheme="majorBidi" w:hAnsiTheme="majorBidi" w:cstheme="majorBidi"/>
          <w:strike/>
          <w:color w:val="00B0F0"/>
          <w:rPrChange w:id="106" w:author="Ahmed Alkaff" w:date="2026-06-14T14:19:00Z" w16du:dateUtc="2026-06-14T11:19:00Z">
            <w:rPr>
              <w:rFonts w:asciiTheme="majorBidi" w:hAnsiTheme="majorBidi" w:cstheme="majorBidi"/>
              <w:color w:val="000000" w:themeColor="text1"/>
            </w:rPr>
          </w:rPrChange>
        </w:rPr>
        <w:t xml:space="preserve">yielding a 2 × 2 confusion matrix from which sensitivity, specificity, positive- and negative-predictive values, overall accuracy, and their </w:t>
      </w:r>
      <w:r w:rsidRPr="003856DD">
        <w:rPr>
          <w:rFonts w:asciiTheme="majorBidi" w:hAnsiTheme="majorBidi" w:cstheme="majorBidi"/>
          <w:strike/>
          <w:color w:val="00B0F0"/>
          <w:rPrChange w:id="107" w:author="Ahmed Alkaff" w:date="2026-06-14T14:19:00Z" w16du:dateUtc="2026-06-14T11:19:00Z">
            <w:rPr>
              <w:rFonts w:asciiTheme="majorBidi" w:hAnsiTheme="majorBidi" w:cstheme="majorBidi"/>
              <w:color w:val="000000" w:themeColor="text1"/>
            </w:rPr>
          </w:rPrChange>
        </w:rPr>
        <w:lastRenderedPageBreak/>
        <w:t xml:space="preserve">exact 95% confidence intervals were calculated.  The chance-corrected agreement was summarised with Cohen’s κ, and systematic discordance between paired proportions was checked with the exact McNemar test (two-sided, α = 0.05).  To visualize discriminative ability, we plotted receiver-operating-characteristic (ROC) curves and estimated the area under the curve (AUC) with 95 % CIs.  Reproducibility was assessed by cross classifying the two independent DAS runs.  All analyses were performed in R </w:t>
      </w:r>
      <w:r w:rsidR="0035732E" w:rsidRPr="003856DD">
        <w:rPr>
          <w:rFonts w:asciiTheme="majorBidi" w:hAnsiTheme="majorBidi" w:cstheme="majorBidi"/>
          <w:strike/>
          <w:color w:val="00B0F0"/>
          <w:rPrChange w:id="108" w:author="Ahmed Alkaff" w:date="2026-06-14T14:19:00Z" w16du:dateUtc="2026-06-14T11:19:00Z">
            <w:rPr>
              <w:rFonts w:asciiTheme="majorBidi" w:hAnsiTheme="majorBidi" w:cstheme="majorBidi"/>
              <w:color w:val="000000" w:themeColor="text1"/>
            </w:rPr>
          </w:rPrChange>
        </w:rPr>
        <w:t>4.4.1.</w:t>
      </w:r>
      <w:ins w:id="109" w:author="Ahmed Alkaff" w:date="2026-06-14T14:20:00Z" w16du:dateUtc="2026-06-14T11:20:00Z">
        <w:r w:rsidR="003856DD" w:rsidRPr="003856DD">
          <w:rPr>
            <w:rFonts w:ascii="Arial" w:hAnsi="Arial" w:cs="Arial"/>
            <w:lang w:val="en-US" w:eastAsia="en-US"/>
          </w:rPr>
          <w:t xml:space="preserve"> </w:t>
        </w:r>
      </w:ins>
      <w:ins w:id="110" w:author="Ahmed Alkaff" w:date="2026-06-14T14:20:00Z">
        <w:r w:rsidR="003856DD" w:rsidRPr="00A2312B">
          <w:rPr>
            <w:rFonts w:asciiTheme="majorBidi" w:hAnsiTheme="majorBidi" w:cstheme="majorBidi"/>
            <w:color w:val="EE0000"/>
            <w:highlight w:val="yellow"/>
            <w:lang w:val="en-US"/>
            <w:rPrChange w:id="111" w:author="Ahmed Alkaff" w:date="2026-06-14T14:20:00Z" w16du:dateUtc="2026-06-14T11:20:00Z">
              <w:rPr>
                <w:rFonts w:asciiTheme="majorBidi" w:hAnsiTheme="majorBidi" w:cstheme="majorBidi"/>
                <w:strike/>
                <w:color w:val="00B0F0"/>
                <w:lang w:val="en-US"/>
              </w:rPr>
            </w:rPrChange>
          </w:rPr>
          <w:t xml:space="preserve">yielding a 2 × 2 confusion matrix from which performance metrics were calculated. The chance-corrected agreement was summarized with </w:t>
        </w:r>
      </w:ins>
      <w:r w:rsidR="00A2312B" w:rsidRPr="00A2312B">
        <w:rPr>
          <w:rFonts w:asciiTheme="majorBidi" w:hAnsiTheme="majorBidi" w:cstheme="majorBidi"/>
          <w:color w:val="EE0000"/>
          <w:highlight w:val="yellow"/>
          <w:lang w:val="en-US"/>
        </w:rPr>
        <w:t xml:space="preserve">Cohen's </w:t>
      </w:r>
      <w:proofErr w:type="gramStart"/>
      <w:r w:rsidR="00A2312B" w:rsidRPr="00A2312B">
        <w:rPr>
          <w:rFonts w:asciiTheme="majorBidi" w:hAnsiTheme="majorBidi" w:cstheme="majorBidi"/>
          <w:color w:val="EE0000"/>
          <w:highlight w:val="yellow"/>
          <w:lang w:val="en-US"/>
        </w:rPr>
        <w:t>kappa</w:t>
      </w:r>
      <w:r w:rsidR="003B26C9" w:rsidRPr="00A2312B">
        <w:rPr>
          <w:rFonts w:asciiTheme="majorBidi" w:hAnsiTheme="majorBidi" w:cstheme="majorBidi"/>
          <w:color w:val="EE0000"/>
          <w:highlight w:val="yellow"/>
          <w:lang w:val="en-US"/>
        </w:rPr>
        <w:t xml:space="preserve"> </w:t>
      </w:r>
      <w:r w:rsidR="00A2312B">
        <w:rPr>
          <w:rFonts w:asciiTheme="majorBidi" w:hAnsiTheme="majorBidi" w:cstheme="majorBidi" w:hint="cs"/>
          <w:color w:val="EE0000"/>
          <w:highlight w:val="yellow"/>
          <w:rtl/>
          <w:lang w:val="en-US"/>
        </w:rPr>
        <w:t>)</w:t>
      </w:r>
      <w:r w:rsidR="001A64B9" w:rsidRPr="00A2312B">
        <w:rPr>
          <w:rFonts w:asciiTheme="majorBidi" w:hAnsiTheme="majorBidi" w:cstheme="majorBidi"/>
          <w:color w:val="EE0000"/>
          <w:highlight w:val="yellow"/>
          <w:lang w:val="en-US"/>
        </w:rPr>
        <w:t>κ</w:t>
      </w:r>
      <w:proofErr w:type="gramEnd"/>
      <w:r w:rsidR="00A2312B">
        <w:rPr>
          <w:rFonts w:asciiTheme="majorBidi" w:hAnsiTheme="majorBidi" w:cstheme="majorBidi" w:hint="cs"/>
          <w:color w:val="EE0000"/>
          <w:highlight w:val="yellow"/>
          <w:rtl/>
          <w:lang w:val="en-US"/>
        </w:rPr>
        <w:t>(</w:t>
      </w:r>
      <w:ins w:id="112" w:author="Ahmed Alkaff" w:date="2026-06-14T14:20:00Z">
        <w:r w:rsidR="003856DD" w:rsidRPr="00A2312B">
          <w:rPr>
            <w:rFonts w:asciiTheme="majorBidi" w:hAnsiTheme="majorBidi" w:cstheme="majorBidi"/>
            <w:color w:val="EE0000"/>
            <w:highlight w:val="yellow"/>
            <w:lang w:val="en-US"/>
            <w:rPrChange w:id="113" w:author="Ahmed Alkaff" w:date="2026-06-14T14:20:00Z" w16du:dateUtc="2026-06-14T11:20:00Z">
              <w:rPr>
                <w:rFonts w:asciiTheme="majorBidi" w:hAnsiTheme="majorBidi" w:cstheme="majorBidi"/>
                <w:strike/>
                <w:color w:val="00B0F0"/>
                <w:lang w:val="en-US"/>
              </w:rPr>
            </w:rPrChange>
          </w:rPr>
          <w:t>, and systematic discordance was checked with the exact McNemar test. The execution path of this experimental design spans case construction through dual-processing pipelines to extract these direct performance measures (</w:t>
        </w:r>
        <w:r w:rsidR="003856DD" w:rsidRPr="00A2312B">
          <w:rPr>
            <w:rFonts w:asciiTheme="majorBidi" w:hAnsiTheme="majorBidi" w:cstheme="majorBidi"/>
            <w:b/>
            <w:bCs/>
            <w:color w:val="EE0000"/>
            <w:highlight w:val="yellow"/>
            <w:lang w:val="en-US"/>
            <w:rPrChange w:id="114" w:author="Ahmed Alkaff" w:date="2026-06-14T14:20:00Z" w16du:dateUtc="2026-06-14T11:20:00Z">
              <w:rPr>
                <w:rFonts w:asciiTheme="majorBidi" w:hAnsiTheme="majorBidi" w:cstheme="majorBidi"/>
                <w:b/>
                <w:bCs/>
                <w:strike/>
                <w:color w:val="00B0F0"/>
                <w:lang w:val="en-US"/>
              </w:rPr>
            </w:rPrChange>
          </w:rPr>
          <w:t>Fig 5</w:t>
        </w:r>
        <w:r w:rsidR="003856DD" w:rsidRPr="00A2312B">
          <w:rPr>
            <w:rFonts w:asciiTheme="majorBidi" w:hAnsiTheme="majorBidi" w:cstheme="majorBidi"/>
            <w:color w:val="EE0000"/>
            <w:highlight w:val="yellow"/>
            <w:lang w:val="en-US"/>
            <w:rPrChange w:id="115" w:author="Ahmed Alkaff" w:date="2026-06-14T14:20:00Z" w16du:dateUtc="2026-06-14T11:20:00Z">
              <w:rPr>
                <w:rFonts w:asciiTheme="majorBidi" w:hAnsiTheme="majorBidi" w:cstheme="majorBidi"/>
                <w:strike/>
                <w:color w:val="00B0F0"/>
                <w:lang w:val="en-US"/>
              </w:rPr>
            </w:rPrChange>
          </w:rPr>
          <w:t>). All analyses were performed in R 4.4.1.</w:t>
        </w:r>
      </w:ins>
    </w:p>
    <w:p w14:paraId="22823D3A" w14:textId="4C352DBE" w:rsidR="00967D95" w:rsidRPr="003856DD" w:rsidRDefault="00967D95" w:rsidP="00986ADE">
      <w:pPr>
        <w:tabs>
          <w:tab w:val="left" w:pos="0"/>
          <w:tab w:val="left" w:pos="90"/>
          <w:tab w:val="left" w:pos="270"/>
          <w:tab w:val="left" w:pos="450"/>
          <w:tab w:val="left" w:pos="720"/>
        </w:tabs>
        <w:spacing w:line="480" w:lineRule="auto"/>
        <w:ind w:right="90"/>
        <w:jc w:val="both"/>
        <w:rPr>
          <w:rFonts w:asciiTheme="majorBidi" w:hAnsiTheme="majorBidi" w:cstheme="majorBidi"/>
          <w:strike/>
          <w:color w:val="00B0F0"/>
          <w:rPrChange w:id="116" w:author="Ahmed Alkaff" w:date="2026-06-14T14:19:00Z" w16du:dateUtc="2026-06-14T11:19:00Z">
            <w:rPr>
              <w:rFonts w:asciiTheme="majorBidi" w:hAnsiTheme="majorBidi" w:cstheme="majorBidi"/>
              <w:color w:val="000000" w:themeColor="text1"/>
            </w:rPr>
          </w:rPrChange>
        </w:rPr>
      </w:pPr>
    </w:p>
    <w:p w14:paraId="569E41D6" w14:textId="77777777" w:rsidR="009D7887" w:rsidRPr="00F317D6" w:rsidRDefault="009D7887" w:rsidP="00986ADE">
      <w:pPr>
        <w:tabs>
          <w:tab w:val="left" w:pos="0"/>
          <w:tab w:val="left" w:pos="90"/>
          <w:tab w:val="left" w:pos="270"/>
          <w:tab w:val="left" w:pos="450"/>
          <w:tab w:val="left" w:pos="720"/>
        </w:tabs>
        <w:spacing w:line="480" w:lineRule="auto"/>
        <w:ind w:right="90"/>
        <w:jc w:val="both"/>
        <w:rPr>
          <w:rFonts w:asciiTheme="majorBidi" w:hAnsiTheme="majorBidi" w:cstheme="majorBidi"/>
          <w:b/>
          <w:bCs/>
          <w:color w:val="000000" w:themeColor="text1"/>
        </w:rPr>
      </w:pPr>
    </w:p>
    <w:p w14:paraId="3FEDB0A5" w14:textId="36BBE531" w:rsidR="002E4630" w:rsidRPr="00F317D6" w:rsidRDefault="002E4630" w:rsidP="00986ADE">
      <w:pPr>
        <w:pStyle w:val="ListParagraph"/>
        <w:numPr>
          <w:ilvl w:val="0"/>
          <w:numId w:val="4"/>
        </w:numPr>
        <w:tabs>
          <w:tab w:val="left" w:pos="720"/>
        </w:tabs>
        <w:spacing w:line="480" w:lineRule="auto"/>
        <w:ind w:right="90"/>
        <w:jc w:val="both"/>
        <w:rPr>
          <w:rFonts w:asciiTheme="majorBidi" w:hAnsiTheme="majorBidi" w:cstheme="majorBidi"/>
          <w:b/>
          <w:bCs/>
          <w:color w:val="000000" w:themeColor="text1"/>
        </w:rPr>
      </w:pPr>
      <w:r w:rsidRPr="00F317D6">
        <w:rPr>
          <w:rFonts w:asciiTheme="majorBidi" w:hAnsiTheme="majorBidi" w:cstheme="majorBidi"/>
          <w:b/>
          <w:bCs/>
          <w:color w:val="000000" w:themeColor="text1"/>
        </w:rPr>
        <w:t>Results:</w:t>
      </w:r>
    </w:p>
    <w:p w14:paraId="42A5391B" w14:textId="4294743E" w:rsidR="002E4630" w:rsidRPr="00F317D6" w:rsidRDefault="00264D37" w:rsidP="00986ADE">
      <w:pPr>
        <w:pStyle w:val="ListParagraph"/>
        <w:numPr>
          <w:ilvl w:val="1"/>
          <w:numId w:val="4"/>
        </w:numPr>
        <w:tabs>
          <w:tab w:val="left" w:pos="720"/>
        </w:tabs>
        <w:spacing w:line="480" w:lineRule="auto"/>
        <w:ind w:right="90"/>
        <w:jc w:val="both"/>
        <w:rPr>
          <w:rFonts w:asciiTheme="majorBidi" w:hAnsiTheme="majorBidi" w:cstheme="majorBidi"/>
          <w:b/>
          <w:bCs/>
          <w:color w:val="000000" w:themeColor="text1"/>
        </w:rPr>
      </w:pPr>
      <w:r w:rsidRPr="00F317D6">
        <w:rPr>
          <w:rFonts w:asciiTheme="majorBidi" w:hAnsiTheme="majorBidi" w:cstheme="majorBidi"/>
          <w:b/>
          <w:bCs/>
          <w:color w:val="000000" w:themeColor="text1"/>
        </w:rPr>
        <w:t xml:space="preserve"> </w:t>
      </w:r>
      <w:r w:rsidR="002E4630" w:rsidRPr="00F317D6">
        <w:rPr>
          <w:rFonts w:asciiTheme="majorBidi" w:eastAsia="Calibri" w:hAnsiTheme="majorBidi" w:cstheme="majorBidi"/>
          <w:b/>
          <w:bCs/>
          <w:color w:val="000000" w:themeColor="text1"/>
          <w:lang w:val="en-US" w:bidi="ar-JO"/>
        </w:rPr>
        <w:t xml:space="preserve">Identifying Shortcomings in The </w:t>
      </w:r>
      <w:r w:rsidR="00786EC5" w:rsidRPr="00F317D6">
        <w:rPr>
          <w:rFonts w:asciiTheme="majorBidi" w:eastAsia="Calibri" w:hAnsiTheme="majorBidi" w:cstheme="majorBidi"/>
          <w:b/>
          <w:bCs/>
          <w:color w:val="000000" w:themeColor="text1"/>
          <w:lang w:val="en-US" w:bidi="ar-JO"/>
        </w:rPr>
        <w:t>Pre-test genetic</w:t>
      </w:r>
      <w:r w:rsidR="002E4630" w:rsidRPr="00F317D6">
        <w:rPr>
          <w:rFonts w:asciiTheme="majorBidi" w:eastAsia="Calibri" w:hAnsiTheme="majorBidi" w:cstheme="majorBidi"/>
          <w:b/>
          <w:bCs/>
          <w:color w:val="000000" w:themeColor="text1"/>
          <w:lang w:val="en-US" w:bidi="ar-JO"/>
        </w:rPr>
        <w:t xml:space="preserve"> Counselling Phase</w:t>
      </w:r>
    </w:p>
    <w:p w14:paraId="2AB5341E" w14:textId="77777777" w:rsidR="00D47BDA" w:rsidRDefault="00632BFD" w:rsidP="00986ADE">
      <w:pPr>
        <w:pStyle w:val="NormalWeb"/>
        <w:tabs>
          <w:tab w:val="left" w:pos="720"/>
        </w:tabs>
        <w:spacing w:line="480" w:lineRule="auto"/>
        <w:ind w:left="60" w:right="90"/>
        <w:jc w:val="both"/>
        <w:rPr>
          <w:ins w:id="117" w:author="Ahmed Alkaff" w:date="2026-06-14T13:24:00Z" w16du:dateUtc="2026-06-14T10:24:00Z"/>
          <w:rFonts w:asciiTheme="majorBidi" w:eastAsia="Calibri" w:hAnsiTheme="majorBidi" w:cstheme="majorBidi"/>
          <w:color w:val="000000" w:themeColor="text1"/>
          <w:sz w:val="22"/>
          <w:szCs w:val="22"/>
          <w:lang w:val="en-US" w:bidi="ar-JO"/>
        </w:rPr>
      </w:pPr>
      <w:r w:rsidRPr="00D47BDA">
        <w:rPr>
          <w:rFonts w:asciiTheme="majorBidi" w:eastAsia="Calibri" w:hAnsiTheme="majorBidi" w:cstheme="majorBidi"/>
          <w:strike/>
          <w:color w:val="00B0F0"/>
          <w:sz w:val="22"/>
          <w:szCs w:val="22"/>
          <w:lang w:val="en-US" w:bidi="ar-JO"/>
          <w:rPrChange w:id="118" w:author="Ahmed Alkaff" w:date="2026-06-14T13:24:00Z" w16du:dateUtc="2026-06-14T10:24:00Z">
            <w:rPr>
              <w:rFonts w:asciiTheme="majorBidi" w:eastAsia="Calibri" w:hAnsiTheme="majorBidi" w:cstheme="majorBidi"/>
              <w:color w:val="000000" w:themeColor="text1"/>
              <w:sz w:val="22"/>
              <w:szCs w:val="22"/>
              <w:lang w:val="en-US" w:bidi="ar-JO"/>
            </w:rPr>
          </w:rPrChange>
        </w:rPr>
        <w:t>This study examined the transition from single-gene testing to multigene panel testing facilitated by Massively Parallel Sequencing (MPS) technology, with a focus on time and cost efficiency, the challenges in managing variants of uncertain significance (VUS), and the application of genomic sequencing across diverse patient phenotypes</w:t>
      </w:r>
      <w:r w:rsidRPr="00F317D6">
        <w:rPr>
          <w:rFonts w:asciiTheme="majorBidi" w:eastAsia="Calibri" w:hAnsiTheme="majorBidi" w:cstheme="majorBidi"/>
          <w:color w:val="000000" w:themeColor="text1"/>
          <w:sz w:val="22"/>
          <w:szCs w:val="22"/>
          <w:lang w:val="en-US" w:bidi="ar-JO"/>
        </w:rPr>
        <w:t>.</w:t>
      </w:r>
    </w:p>
    <w:p w14:paraId="23C6970D" w14:textId="1F014E5E" w:rsidR="00D47BDA" w:rsidRPr="00D47BDA" w:rsidRDefault="00D47BDA" w:rsidP="00D47BDA">
      <w:pPr>
        <w:pStyle w:val="NormalWeb"/>
        <w:tabs>
          <w:tab w:val="left" w:pos="720"/>
        </w:tabs>
        <w:spacing w:line="480" w:lineRule="auto"/>
        <w:ind w:left="60" w:right="90"/>
        <w:jc w:val="both"/>
        <w:rPr>
          <w:ins w:id="119" w:author="Ahmed Alkaff" w:date="2026-06-14T13:24:00Z" w16du:dateUtc="2026-06-14T10:24:00Z"/>
          <w:rFonts w:asciiTheme="majorBidi" w:eastAsia="Calibri" w:hAnsiTheme="majorBidi" w:cstheme="majorBidi"/>
          <w:color w:val="00B050"/>
          <w:sz w:val="22"/>
          <w:szCs w:val="22"/>
          <w:lang w:val="en-US" w:bidi="ar-JO"/>
          <w:rPrChange w:id="120" w:author="Ahmed Alkaff" w:date="2026-06-14T13:24:00Z" w16du:dateUtc="2026-06-14T10:24:00Z">
            <w:rPr>
              <w:ins w:id="121" w:author="Ahmed Alkaff" w:date="2026-06-14T13:24:00Z" w16du:dateUtc="2026-06-14T10:24:00Z"/>
              <w:rFonts w:asciiTheme="majorBidi" w:eastAsia="Calibri" w:hAnsiTheme="majorBidi" w:cstheme="majorBidi"/>
              <w:color w:val="000000" w:themeColor="text1"/>
              <w:sz w:val="22"/>
              <w:szCs w:val="22"/>
              <w:lang w:val="en-US" w:bidi="ar-JO"/>
            </w:rPr>
          </w:rPrChange>
        </w:rPr>
      </w:pPr>
      <w:ins w:id="122" w:author="Ahmed Alkaff" w:date="2026-06-14T13:24:00Z">
        <w:r w:rsidRPr="00D47BDA">
          <w:rPr>
            <w:rFonts w:asciiTheme="majorBidi" w:eastAsia="Calibri" w:hAnsiTheme="majorBidi" w:cstheme="majorBidi"/>
            <w:color w:val="00B050"/>
            <w:sz w:val="22"/>
            <w:szCs w:val="22"/>
            <w:highlight w:val="yellow"/>
            <w:lang w:bidi="ar-JO"/>
            <w:rPrChange w:id="123" w:author="Ahmed Alkaff" w:date="2026-06-14T13:24:00Z" w16du:dateUtc="2026-06-14T10:24:00Z">
              <w:rPr>
                <w:rFonts w:asciiTheme="majorBidi" w:eastAsia="Calibri" w:hAnsiTheme="majorBidi" w:cstheme="majorBidi"/>
                <w:color w:val="000000" w:themeColor="text1"/>
                <w:sz w:val="22"/>
                <w:szCs w:val="22"/>
                <w:lang w:bidi="ar-JO"/>
              </w:rPr>
            </w:rPrChange>
          </w:rPr>
          <w:t>This study examined the transition from single-gene testing to multigene panel testing facilitated by MPS technology, with a focus on time and cost efficiency, the challenges in managing VUS, and the application of genomic sequencing across diverse patient phenotypes.</w:t>
        </w:r>
      </w:ins>
    </w:p>
    <w:p w14:paraId="13F8212B" w14:textId="6C1CDF73" w:rsidR="00632BFD" w:rsidRPr="00F317D6" w:rsidRDefault="00632BFD" w:rsidP="00986ADE">
      <w:pPr>
        <w:pStyle w:val="NormalWeb"/>
        <w:tabs>
          <w:tab w:val="left" w:pos="720"/>
        </w:tabs>
        <w:spacing w:line="480" w:lineRule="auto"/>
        <w:ind w:left="60" w:right="90"/>
        <w:jc w:val="both"/>
        <w:rPr>
          <w:rFonts w:asciiTheme="majorBidi" w:eastAsia="Calibri" w:hAnsiTheme="majorBidi" w:cstheme="majorBidi"/>
          <w:color w:val="000000" w:themeColor="text1"/>
          <w:sz w:val="22"/>
          <w:szCs w:val="22"/>
          <w:lang w:val="en-US" w:bidi="ar-JO"/>
        </w:rPr>
      </w:pPr>
      <w:r w:rsidRPr="00F317D6">
        <w:rPr>
          <w:rFonts w:asciiTheme="majorBidi" w:eastAsia="Calibri" w:hAnsiTheme="majorBidi" w:cstheme="majorBidi"/>
          <w:color w:val="000000" w:themeColor="text1"/>
          <w:sz w:val="22"/>
          <w:szCs w:val="22"/>
          <w:lang w:val="en-US" w:bidi="ar-JO"/>
        </w:rPr>
        <w:t xml:space="preserve"> Different genetic counselling models, including face-to-face, telephonic, videoconferencing, and group counselling, were analyzed to assess their effectiveness, accessibility, and scalability. The findings emphasized the need for innovative service delivery models that enhance patient access while maintaining the quality of genetic counselling services.</w:t>
      </w:r>
    </w:p>
    <w:p w14:paraId="311D2B9D" w14:textId="67C8AEE0" w:rsidR="00632BFD" w:rsidRPr="00F317D6" w:rsidRDefault="00632BFD" w:rsidP="00986ADE">
      <w:pPr>
        <w:pStyle w:val="NormalWeb"/>
        <w:tabs>
          <w:tab w:val="left" w:pos="720"/>
        </w:tabs>
        <w:spacing w:line="480" w:lineRule="auto"/>
        <w:ind w:right="90"/>
        <w:jc w:val="both"/>
        <w:rPr>
          <w:rFonts w:asciiTheme="majorBidi" w:eastAsia="Calibri" w:hAnsiTheme="majorBidi" w:cstheme="majorBidi"/>
          <w:color w:val="000000" w:themeColor="text1"/>
          <w:sz w:val="22"/>
          <w:szCs w:val="22"/>
          <w:lang w:val="en-US" w:bidi="ar-JO"/>
        </w:rPr>
      </w:pPr>
      <w:r w:rsidRPr="00F317D6">
        <w:rPr>
          <w:rFonts w:asciiTheme="majorBidi" w:eastAsia="Calibri" w:hAnsiTheme="majorBidi" w:cstheme="majorBidi"/>
          <w:color w:val="000000" w:themeColor="text1"/>
          <w:sz w:val="22"/>
          <w:szCs w:val="22"/>
          <w:lang w:val="en-US" w:bidi="ar-JO"/>
        </w:rPr>
        <w:lastRenderedPageBreak/>
        <w:t xml:space="preserve">The outcome of this phase serves as a foundation for subsequent research and implementation steps, guiding the development of digital tools to improve accessibility and efficiency in genetic counselling. Expanding genetic services to underserved areas, where specialists are scarce, is a critical goal. This phase highlights the importance of integrating online decision-making tools and </w:t>
      </w:r>
      <w:r w:rsidR="00D55AF3" w:rsidRPr="00F317D6">
        <w:rPr>
          <w:rFonts w:asciiTheme="majorBidi" w:eastAsia="Calibri" w:hAnsiTheme="majorBidi" w:cstheme="majorBidi"/>
          <w:color w:val="000000" w:themeColor="text1"/>
          <w:sz w:val="22"/>
          <w:szCs w:val="22"/>
          <w:lang w:val="en-US" w:bidi="ar-JO"/>
        </w:rPr>
        <w:t>Chatbot</w:t>
      </w:r>
      <w:r w:rsidRPr="00F317D6">
        <w:rPr>
          <w:rFonts w:asciiTheme="majorBidi" w:eastAsia="Calibri" w:hAnsiTheme="majorBidi" w:cstheme="majorBidi"/>
          <w:color w:val="000000" w:themeColor="text1"/>
          <w:sz w:val="22"/>
          <w:szCs w:val="22"/>
          <w:lang w:val="en-US" w:bidi="ar-JO"/>
        </w:rPr>
        <w:t xml:space="preserve"> technologies to support various stages of the genomic testing pathway, from pre-test education to post-test counselling. The effectiveness of these tools will be assessed based on their ability to identify eligible high-risk patients, alleviate patient anxiety, enhance genetic understanding, and simplify the counselling process. Studies have shown that, compared to traditional methods, </w:t>
      </w:r>
      <w:proofErr w:type="spellStart"/>
      <w:r w:rsidRPr="00F317D6">
        <w:rPr>
          <w:rFonts w:asciiTheme="majorBidi" w:eastAsia="Calibri" w:hAnsiTheme="majorBidi" w:cstheme="majorBidi"/>
          <w:color w:val="000000" w:themeColor="text1"/>
          <w:sz w:val="22"/>
          <w:szCs w:val="22"/>
          <w:lang w:val="en-US" w:bidi="ar-JO"/>
        </w:rPr>
        <w:t>telegenetics</w:t>
      </w:r>
      <w:proofErr w:type="spellEnd"/>
      <w:r w:rsidRPr="00F317D6">
        <w:rPr>
          <w:rFonts w:asciiTheme="majorBidi" w:eastAsia="Calibri" w:hAnsiTheme="majorBidi" w:cstheme="majorBidi"/>
          <w:color w:val="000000" w:themeColor="text1"/>
          <w:sz w:val="22"/>
          <w:szCs w:val="22"/>
          <w:lang w:val="en-US" w:bidi="ar-JO"/>
        </w:rPr>
        <w:t xml:space="preserve"> and video-based counselling improve patient engagement and comprehension. Moving forward, the focus will be on ensuring these digital solutions effectively address the identified gaps in pre-test genetic counselling and contribute to better patient outcomes and healthcare resource utilization.</w:t>
      </w:r>
    </w:p>
    <w:p w14:paraId="263C4915" w14:textId="77777777" w:rsidR="00F10C6A" w:rsidRPr="00F317D6" w:rsidRDefault="00F10C6A" w:rsidP="00986ADE">
      <w:pPr>
        <w:tabs>
          <w:tab w:val="left" w:pos="720"/>
        </w:tabs>
        <w:spacing w:line="480" w:lineRule="auto"/>
        <w:ind w:right="90"/>
        <w:jc w:val="both"/>
        <w:rPr>
          <w:rFonts w:asciiTheme="majorBidi" w:eastAsia="Calibri" w:hAnsiTheme="majorBidi" w:cstheme="majorBidi"/>
          <w:color w:val="000000" w:themeColor="text1"/>
          <w:lang w:val="en-US" w:bidi="ar-JO"/>
        </w:rPr>
      </w:pPr>
    </w:p>
    <w:p w14:paraId="4934789E" w14:textId="7AC15E79" w:rsidR="00F10C6A" w:rsidRPr="00F317D6" w:rsidRDefault="00CC4AE4" w:rsidP="00986ADE">
      <w:pPr>
        <w:pStyle w:val="ListParagraph"/>
        <w:numPr>
          <w:ilvl w:val="1"/>
          <w:numId w:val="4"/>
        </w:numPr>
        <w:tabs>
          <w:tab w:val="left" w:pos="720"/>
        </w:tabs>
        <w:spacing w:line="480" w:lineRule="auto"/>
        <w:ind w:right="90"/>
        <w:jc w:val="both"/>
        <w:rPr>
          <w:rFonts w:asciiTheme="majorBidi" w:eastAsia="Calibri" w:hAnsiTheme="majorBidi" w:cstheme="majorBidi"/>
          <w:b/>
          <w:bCs/>
          <w:color w:val="000000" w:themeColor="text1"/>
          <w:lang w:val="en-US" w:bidi="ar-JO"/>
        </w:rPr>
      </w:pPr>
      <w:r w:rsidRPr="00F317D6">
        <w:rPr>
          <w:rFonts w:asciiTheme="majorBidi" w:hAnsiTheme="majorBidi" w:cstheme="majorBidi"/>
          <w:b/>
          <w:bCs/>
          <w:color w:val="000000" w:themeColor="text1"/>
          <w:lang w:val="en-US" w:bidi="ar-JO"/>
        </w:rPr>
        <w:t>A Structured Knowledge Base Framework</w:t>
      </w:r>
    </w:p>
    <w:p w14:paraId="28D1D029" w14:textId="57029F55" w:rsidR="00617396" w:rsidRDefault="00984D08" w:rsidP="00986ADE">
      <w:pPr>
        <w:tabs>
          <w:tab w:val="left" w:pos="720"/>
        </w:tabs>
        <w:spacing w:line="480" w:lineRule="auto"/>
        <w:ind w:right="90"/>
        <w:jc w:val="both"/>
        <w:rPr>
          <w:rFonts w:asciiTheme="majorBidi" w:eastAsia="Calibri" w:hAnsiTheme="majorBidi" w:cstheme="majorBidi"/>
          <w:color w:val="000000" w:themeColor="text1"/>
          <w:lang w:val="en-US" w:bidi="ar-JO"/>
        </w:rPr>
      </w:pPr>
      <w:r w:rsidRPr="00F317D6">
        <w:rPr>
          <w:rFonts w:asciiTheme="majorBidi" w:eastAsia="Calibri" w:hAnsiTheme="majorBidi" w:cstheme="majorBidi"/>
          <w:color w:val="000000" w:themeColor="text1"/>
          <w:lang w:val="en-US" w:bidi="ar-JO"/>
        </w:rPr>
        <w:t xml:space="preserve">The framework comprises two core components: the DAS and a </w:t>
      </w:r>
      <w:r w:rsidR="00D55AF3" w:rsidRPr="00F317D6">
        <w:rPr>
          <w:rFonts w:asciiTheme="majorBidi" w:eastAsia="Calibri" w:hAnsiTheme="majorBidi" w:cstheme="majorBidi"/>
          <w:color w:val="000000" w:themeColor="text1"/>
          <w:lang w:val="en-US" w:bidi="ar-JO"/>
        </w:rPr>
        <w:t>Chatbot</w:t>
      </w:r>
      <w:r w:rsidRPr="00F317D6">
        <w:rPr>
          <w:rFonts w:asciiTheme="majorBidi" w:eastAsia="Calibri" w:hAnsiTheme="majorBidi" w:cstheme="majorBidi"/>
          <w:color w:val="000000" w:themeColor="text1"/>
          <w:lang w:val="en-US" w:bidi="ar-JO"/>
        </w:rPr>
        <w:t xml:space="preserve">. The process is initiated with the DAS module, which begins with introductory materials, a script, and a video explaining genetic </w:t>
      </w:r>
      <w:r w:rsidR="007E7E99" w:rsidRPr="00F317D6">
        <w:rPr>
          <w:rFonts w:asciiTheme="majorBidi" w:eastAsia="Calibri" w:hAnsiTheme="majorBidi" w:cstheme="majorBidi"/>
          <w:color w:val="000000" w:themeColor="text1"/>
          <w:lang w:val="en-US" w:bidi="ar-JO"/>
        </w:rPr>
        <w:t>counselling</w:t>
      </w:r>
      <w:r w:rsidRPr="00F317D6">
        <w:rPr>
          <w:rFonts w:asciiTheme="majorBidi" w:eastAsia="Calibri" w:hAnsiTheme="majorBidi" w:cstheme="majorBidi"/>
          <w:color w:val="000000" w:themeColor="text1"/>
          <w:lang w:val="en-US" w:bidi="ar-JO"/>
        </w:rPr>
        <w:t xml:space="preserve"> and testing to orient users to the process. It then outlines the DAS system through a script and video summarizing the Genetic Testing Journey, guiding patients through key stages. The system requires users to input personal information, clinical history, and a three-generation family pedigree to evaluate eligibility against </w:t>
      </w:r>
      <w:r w:rsidR="0093743E" w:rsidRPr="00F317D6">
        <w:rPr>
          <w:rFonts w:asciiTheme="majorBidi" w:eastAsia="Calibri" w:hAnsiTheme="majorBidi" w:cstheme="majorBidi"/>
          <w:color w:val="000000" w:themeColor="text1"/>
          <w:lang w:val="en-US" w:bidi="ar-JO"/>
        </w:rPr>
        <w:t>NCCN</w:t>
      </w:r>
      <w:r w:rsidRPr="00F317D6">
        <w:rPr>
          <w:rFonts w:asciiTheme="majorBidi" w:eastAsia="Calibri" w:hAnsiTheme="majorBidi" w:cstheme="majorBidi"/>
          <w:color w:val="000000" w:themeColor="text1"/>
          <w:lang w:val="en-US" w:bidi="ar-JO"/>
        </w:rPr>
        <w:t xml:space="preserve"> criteria. Educational modules cover genetic concepts (inheritance modes, multigene panels, and test outcomes) and </w:t>
      </w:r>
      <w:r w:rsidR="00384D11" w:rsidRPr="00F317D6">
        <w:rPr>
          <w:rFonts w:asciiTheme="majorBidi" w:eastAsia="Calibri" w:hAnsiTheme="majorBidi" w:cstheme="majorBidi"/>
          <w:color w:val="000000" w:themeColor="text1"/>
          <w:lang w:val="en-US" w:bidi="ar-JO"/>
        </w:rPr>
        <w:t>test</w:t>
      </w:r>
      <w:r w:rsidRPr="00F317D6">
        <w:rPr>
          <w:rFonts w:asciiTheme="majorBidi" w:eastAsia="Calibri" w:hAnsiTheme="majorBidi" w:cstheme="majorBidi"/>
          <w:color w:val="000000" w:themeColor="text1"/>
          <w:lang w:val="en-US" w:bidi="ar-JO"/>
        </w:rPr>
        <w:t xml:space="preserve"> risks/benefits through paired scripts and videos for clarity. The framework adapts based on patient decisions (agreeing or declining testing), providing tailored next steps. The DAS aims to simplify complex genetic information, support informed consent, and align patient choices with clinical </w:t>
      </w:r>
      <w:r w:rsidR="00404142" w:rsidRPr="00F317D6">
        <w:rPr>
          <w:rFonts w:asciiTheme="majorBidi" w:eastAsia="Calibri" w:hAnsiTheme="majorBidi" w:cstheme="majorBidi"/>
          <w:color w:val="000000" w:themeColor="text1"/>
          <w:lang w:val="en-US" w:bidi="ar-JO"/>
        </w:rPr>
        <w:t>Guidelines</w:t>
      </w:r>
      <w:r w:rsidRPr="00F317D6">
        <w:rPr>
          <w:rFonts w:asciiTheme="majorBidi" w:eastAsia="Calibri" w:hAnsiTheme="majorBidi" w:cstheme="majorBidi"/>
          <w:color w:val="000000" w:themeColor="text1"/>
          <w:lang w:val="en-US" w:bidi="ar-JO"/>
        </w:rPr>
        <w:t xml:space="preserve"> by integrating multimedia resources, structured data collection, and decision pathways.</w:t>
      </w:r>
    </w:p>
    <w:p w14:paraId="6CEEDB78" w14:textId="77777777" w:rsidR="00E41499" w:rsidRPr="00F317D6" w:rsidRDefault="00E41499" w:rsidP="00986ADE">
      <w:pPr>
        <w:tabs>
          <w:tab w:val="left" w:pos="720"/>
        </w:tabs>
        <w:spacing w:line="480" w:lineRule="auto"/>
        <w:ind w:right="90"/>
        <w:jc w:val="both"/>
        <w:rPr>
          <w:rFonts w:asciiTheme="majorBidi" w:eastAsia="Calibri" w:hAnsiTheme="majorBidi" w:cstheme="majorBidi"/>
          <w:color w:val="000000" w:themeColor="text1"/>
          <w:lang w:val="en-US" w:bidi="ar-JO"/>
        </w:rPr>
      </w:pPr>
    </w:p>
    <w:p w14:paraId="7DEAA66E" w14:textId="20B99E90" w:rsidR="00452E94" w:rsidRPr="00F317D6" w:rsidRDefault="00617396" w:rsidP="00986ADE">
      <w:pPr>
        <w:tabs>
          <w:tab w:val="left" w:pos="720"/>
        </w:tabs>
        <w:spacing w:line="480" w:lineRule="auto"/>
        <w:ind w:right="90"/>
        <w:jc w:val="both"/>
        <w:rPr>
          <w:rFonts w:asciiTheme="majorBidi" w:eastAsia="Calibri" w:hAnsiTheme="majorBidi" w:cstheme="majorBidi"/>
          <w:color w:val="000000" w:themeColor="text1"/>
          <w:lang w:bidi="ar-JO"/>
        </w:rPr>
      </w:pPr>
      <w:r w:rsidRPr="00F317D6">
        <w:rPr>
          <w:rFonts w:asciiTheme="majorBidi" w:eastAsia="Calibri" w:hAnsiTheme="majorBidi" w:cstheme="majorBidi"/>
          <w:color w:val="000000" w:themeColor="text1"/>
          <w:lang w:bidi="ar-JO"/>
        </w:rPr>
        <w:t xml:space="preserve">The </w:t>
      </w:r>
      <w:r w:rsidR="00D55AF3" w:rsidRPr="00F317D6">
        <w:rPr>
          <w:rFonts w:asciiTheme="majorBidi" w:eastAsia="Calibri" w:hAnsiTheme="majorBidi" w:cstheme="majorBidi"/>
          <w:color w:val="000000" w:themeColor="text1"/>
          <w:lang w:bidi="ar-JO"/>
        </w:rPr>
        <w:t>Chatbot</w:t>
      </w:r>
      <w:r w:rsidRPr="00F317D6">
        <w:rPr>
          <w:rFonts w:asciiTheme="majorBidi" w:eastAsia="Calibri" w:hAnsiTheme="majorBidi" w:cstheme="majorBidi"/>
          <w:color w:val="000000" w:themeColor="text1"/>
          <w:lang w:bidi="ar-JO"/>
        </w:rPr>
        <w:t xml:space="preserve"> will serve as the second part of the framework, designed to support high-risk breast cancer patients by addressing frequently asked questions (FAQs) across multiple </w:t>
      </w:r>
      <w:r w:rsidR="00786EC5" w:rsidRPr="00F317D6">
        <w:rPr>
          <w:rFonts w:asciiTheme="majorBidi" w:eastAsia="Calibri" w:hAnsiTheme="majorBidi" w:cstheme="majorBidi"/>
          <w:color w:val="000000" w:themeColor="text1"/>
          <w:lang w:bidi="ar-JO"/>
        </w:rPr>
        <w:t>pre-test genetic</w:t>
      </w:r>
      <w:r w:rsidRPr="00F317D6">
        <w:rPr>
          <w:rFonts w:asciiTheme="majorBidi" w:eastAsia="Calibri" w:hAnsiTheme="majorBidi" w:cstheme="majorBidi"/>
          <w:color w:val="000000" w:themeColor="text1"/>
          <w:lang w:bidi="ar-JO"/>
        </w:rPr>
        <w:t xml:space="preserve"> </w:t>
      </w:r>
      <w:r w:rsidR="007E7E99" w:rsidRPr="00F317D6">
        <w:rPr>
          <w:rFonts w:asciiTheme="majorBidi" w:eastAsia="Calibri" w:hAnsiTheme="majorBidi" w:cstheme="majorBidi"/>
          <w:color w:val="000000" w:themeColor="text1"/>
          <w:lang w:bidi="ar-JO"/>
        </w:rPr>
        <w:t>counselling</w:t>
      </w:r>
      <w:r w:rsidRPr="00F317D6">
        <w:rPr>
          <w:rFonts w:asciiTheme="majorBidi" w:eastAsia="Calibri" w:hAnsiTheme="majorBidi" w:cstheme="majorBidi"/>
          <w:color w:val="000000" w:themeColor="text1"/>
          <w:lang w:bidi="ar-JO"/>
        </w:rPr>
        <w:t xml:space="preserve"> domains, including personal and family history, psychological, educational, clinical, sociological, and physiological aspects. Additionally, it will provide information on high-penetrance breast cancer susceptibility genes such as BRCA1, BRCA2, CDH1, PALB2, PTEN, and TP53, along with references for commonly asked questions. Beyond the </w:t>
      </w:r>
      <w:r w:rsidR="00D55AF3" w:rsidRPr="00F317D6">
        <w:rPr>
          <w:rFonts w:asciiTheme="majorBidi" w:eastAsia="Calibri" w:hAnsiTheme="majorBidi" w:cstheme="majorBidi"/>
          <w:color w:val="000000" w:themeColor="text1"/>
          <w:lang w:bidi="ar-JO"/>
        </w:rPr>
        <w:t>Chatbot</w:t>
      </w:r>
      <w:r w:rsidRPr="00F317D6">
        <w:rPr>
          <w:rFonts w:asciiTheme="majorBidi" w:eastAsia="Calibri" w:hAnsiTheme="majorBidi" w:cstheme="majorBidi"/>
          <w:color w:val="000000" w:themeColor="text1"/>
          <w:lang w:bidi="ar-JO"/>
        </w:rPr>
        <w:t>, the framework will incorporate multiple-choice questions to measure patient understanding of genetic testing, covering its benefits, risks, limitations, and uncertainties. Finally, a questionnaire has been developed to systematically assess the</w:t>
      </w:r>
      <w:r w:rsidR="009A3DA6" w:rsidRPr="00F317D6">
        <w:rPr>
          <w:rFonts w:asciiTheme="majorBidi" w:eastAsia="Calibri" w:hAnsiTheme="majorBidi" w:cstheme="majorBidi"/>
          <w:color w:val="000000" w:themeColor="text1"/>
          <w:lang w:bidi="ar-JO"/>
        </w:rPr>
        <w:t xml:space="preserve"> </w:t>
      </w:r>
      <w:r w:rsidRPr="00F317D6">
        <w:rPr>
          <w:rFonts w:asciiTheme="majorBidi" w:eastAsia="Calibri" w:hAnsiTheme="majorBidi" w:cstheme="majorBidi"/>
          <w:color w:val="000000" w:themeColor="text1"/>
          <w:lang w:bidi="ar-JO"/>
        </w:rPr>
        <w:t>DAS system in a genetic clinic setting, comparing its effectiveness to the</w:t>
      </w:r>
      <w:r w:rsidR="009B5F64" w:rsidRPr="00F317D6">
        <w:rPr>
          <w:rFonts w:asciiTheme="majorBidi" w:eastAsia="Calibri" w:hAnsiTheme="majorBidi" w:cstheme="majorBidi"/>
          <w:color w:val="000000" w:themeColor="text1"/>
          <w:lang w:bidi="ar-JO"/>
        </w:rPr>
        <w:t xml:space="preserve"> </w:t>
      </w:r>
      <w:r w:rsidRPr="00F317D6">
        <w:rPr>
          <w:rFonts w:asciiTheme="majorBidi" w:eastAsia="Calibri" w:hAnsiTheme="majorBidi" w:cstheme="majorBidi"/>
          <w:color w:val="000000" w:themeColor="text1"/>
          <w:lang w:bidi="ar-JO"/>
        </w:rPr>
        <w:t>TA to ensure informed decision-making and optimize patient experience as a future plan.</w:t>
      </w:r>
    </w:p>
    <w:p w14:paraId="27C7CA9D" w14:textId="77777777" w:rsidR="00264D37" w:rsidRPr="00F317D6" w:rsidRDefault="00264D37" w:rsidP="00986ADE">
      <w:pPr>
        <w:tabs>
          <w:tab w:val="left" w:pos="720"/>
        </w:tabs>
        <w:spacing w:line="480" w:lineRule="auto"/>
        <w:ind w:right="90"/>
        <w:jc w:val="both"/>
        <w:rPr>
          <w:rFonts w:asciiTheme="majorBidi" w:eastAsia="Calibri" w:hAnsiTheme="majorBidi" w:cstheme="majorBidi"/>
          <w:color w:val="000000" w:themeColor="text1"/>
          <w:lang w:bidi="ar-JO"/>
        </w:rPr>
      </w:pPr>
    </w:p>
    <w:p w14:paraId="42E78ACD" w14:textId="180C9550" w:rsidR="0063210E" w:rsidRPr="00F317D6" w:rsidRDefault="0074348A" w:rsidP="00986ADE">
      <w:pPr>
        <w:pStyle w:val="ListParagraph"/>
        <w:numPr>
          <w:ilvl w:val="1"/>
          <w:numId w:val="23"/>
        </w:numPr>
        <w:tabs>
          <w:tab w:val="left" w:pos="720"/>
        </w:tabs>
        <w:spacing w:line="480" w:lineRule="auto"/>
        <w:ind w:right="90"/>
        <w:jc w:val="both"/>
        <w:rPr>
          <w:rFonts w:asciiTheme="majorBidi" w:eastAsia="Calibri" w:hAnsiTheme="majorBidi" w:cstheme="majorBidi"/>
          <w:b/>
          <w:bCs/>
          <w:color w:val="000000" w:themeColor="text1"/>
          <w:lang w:bidi="ar-JO"/>
        </w:rPr>
      </w:pPr>
      <w:bookmarkStart w:id="124" w:name="_Hlk174220815"/>
      <w:r w:rsidRPr="00F317D6">
        <w:rPr>
          <w:rFonts w:asciiTheme="majorBidi" w:hAnsiTheme="majorBidi" w:cstheme="majorBidi"/>
          <w:b/>
          <w:bCs/>
          <w:color w:val="000000" w:themeColor="text1"/>
        </w:rPr>
        <w:t>Synthetic Cases</w:t>
      </w:r>
      <w:r w:rsidRPr="00F317D6">
        <w:rPr>
          <w:rFonts w:asciiTheme="majorBidi" w:eastAsia="Calibri" w:hAnsiTheme="majorBidi" w:cstheme="majorBidi"/>
          <w:b/>
          <w:bCs/>
          <w:color w:val="000000" w:themeColor="text1"/>
          <w:lang w:bidi="ar-JO"/>
        </w:rPr>
        <w:t xml:space="preserve"> </w:t>
      </w:r>
      <w:r w:rsidR="00527576" w:rsidRPr="00F317D6">
        <w:rPr>
          <w:rFonts w:asciiTheme="majorBidi" w:eastAsia="Calibri" w:hAnsiTheme="majorBidi" w:cstheme="majorBidi"/>
          <w:b/>
          <w:bCs/>
          <w:color w:val="000000" w:themeColor="text1"/>
          <w:lang w:bidi="ar-JO"/>
        </w:rPr>
        <w:t>Analysis:</w:t>
      </w:r>
    </w:p>
    <w:p w14:paraId="5A4E18F5" w14:textId="60B1C02F" w:rsidR="004F04CB" w:rsidRPr="00F317D6" w:rsidRDefault="004F04CB" w:rsidP="00986ADE">
      <w:pPr>
        <w:pStyle w:val="ListParagraph"/>
        <w:numPr>
          <w:ilvl w:val="2"/>
          <w:numId w:val="23"/>
        </w:numPr>
        <w:tabs>
          <w:tab w:val="left" w:pos="720"/>
          <w:tab w:val="left" w:pos="1032"/>
        </w:tabs>
        <w:kinsoku w:val="0"/>
        <w:overflowPunct w:val="0"/>
        <w:spacing w:line="480" w:lineRule="auto"/>
        <w:ind w:right="90" w:hanging="840"/>
        <w:jc w:val="both"/>
        <w:rPr>
          <w:rFonts w:asciiTheme="majorBidi" w:eastAsia="Calibri" w:hAnsiTheme="majorBidi" w:cstheme="majorBidi"/>
          <w:b/>
          <w:bCs/>
          <w:color w:val="000000" w:themeColor="text1"/>
          <w:lang w:bidi="ar-JO"/>
        </w:rPr>
      </w:pPr>
      <w:r w:rsidRPr="00F317D6">
        <w:rPr>
          <w:rFonts w:asciiTheme="majorBidi" w:eastAsia="Calibri" w:hAnsiTheme="majorBidi" w:cstheme="majorBidi"/>
          <w:b/>
          <w:bCs/>
          <w:color w:val="000000" w:themeColor="text1"/>
          <w:lang w:bidi="ar-JO"/>
        </w:rPr>
        <w:t xml:space="preserve">Validation </w:t>
      </w:r>
      <w:r w:rsidR="00575AEC" w:rsidRPr="00F317D6">
        <w:rPr>
          <w:rFonts w:asciiTheme="majorBidi" w:eastAsia="Calibri" w:hAnsiTheme="majorBidi" w:cstheme="majorBidi"/>
          <w:b/>
          <w:bCs/>
          <w:color w:val="000000" w:themeColor="text1"/>
          <w:lang w:bidi="ar-JO"/>
        </w:rPr>
        <w:t>C</w:t>
      </w:r>
      <w:r w:rsidRPr="00F317D6">
        <w:rPr>
          <w:rFonts w:asciiTheme="majorBidi" w:eastAsia="Calibri" w:hAnsiTheme="majorBidi" w:cstheme="majorBidi"/>
          <w:b/>
          <w:bCs/>
          <w:color w:val="000000" w:themeColor="text1"/>
          <w:lang w:bidi="ar-JO"/>
        </w:rPr>
        <w:t>ohort</w:t>
      </w:r>
    </w:p>
    <w:p w14:paraId="498F48FA" w14:textId="73B81493" w:rsidR="00154198" w:rsidRDefault="00F77E56" w:rsidP="00986ADE">
      <w:pPr>
        <w:spacing w:line="480" w:lineRule="auto"/>
        <w:jc w:val="both"/>
        <w:rPr>
          <w:rFonts w:asciiTheme="majorBidi" w:eastAsia="Calibri" w:hAnsiTheme="majorBidi" w:cstheme="majorBidi"/>
          <w:color w:val="000000" w:themeColor="text1"/>
          <w:lang w:bidi="ar-JO"/>
        </w:rPr>
      </w:pPr>
      <w:r w:rsidRPr="00F317D6">
        <w:rPr>
          <w:rFonts w:asciiTheme="majorBidi" w:eastAsia="Calibri" w:hAnsiTheme="majorBidi" w:cstheme="majorBidi"/>
          <w:color w:val="000000" w:themeColor="text1"/>
          <w:lang w:bidi="ar-JO"/>
        </w:rPr>
        <w:t xml:space="preserve">We evaluated 50 fully synthetic breast cancer cases expressly built for this study. Each case comprised a three-generation pedigree, pathology report, and a structured spreadsheet capturing every variable needed for </w:t>
      </w:r>
      <w:r w:rsidR="00E038BD" w:rsidRPr="00F317D6">
        <w:rPr>
          <w:rFonts w:asciiTheme="majorBidi" w:eastAsia="Calibri" w:hAnsiTheme="majorBidi" w:cstheme="majorBidi"/>
          <w:color w:val="000000" w:themeColor="text1"/>
          <w:lang w:bidi="ar-JO"/>
        </w:rPr>
        <w:t>the NCCN</w:t>
      </w:r>
      <w:r w:rsidRPr="00F317D6">
        <w:rPr>
          <w:rFonts w:asciiTheme="majorBidi" w:eastAsia="Calibri" w:hAnsiTheme="majorBidi" w:cstheme="majorBidi"/>
          <w:color w:val="000000" w:themeColor="text1"/>
          <w:lang w:bidi="ar-JO"/>
        </w:rPr>
        <w:t xml:space="preserve"> v3.2024 review and the</w:t>
      </w:r>
      <w:r w:rsidR="00C37D66" w:rsidRPr="00F317D6">
        <w:rPr>
          <w:rFonts w:asciiTheme="majorBidi" w:eastAsia="Calibri" w:hAnsiTheme="majorBidi" w:cstheme="majorBidi"/>
          <w:color w:val="000000" w:themeColor="text1"/>
          <w:lang w:bidi="ar-JO"/>
        </w:rPr>
        <w:t xml:space="preserve"> </w:t>
      </w:r>
      <w:r w:rsidRPr="00F317D6">
        <w:rPr>
          <w:rFonts w:asciiTheme="majorBidi" w:eastAsia="Calibri" w:hAnsiTheme="majorBidi" w:cstheme="majorBidi"/>
          <w:color w:val="000000" w:themeColor="text1"/>
          <w:lang w:bidi="ar-JO"/>
        </w:rPr>
        <w:t xml:space="preserve">DAS comparison. The cohort spans women aged 29 – 76 years (mean ≈ 51.8 y), with cancers first diagnosed between 28 – 75 years (mean ≈ 49.6 y). Biologically, </w:t>
      </w:r>
      <w:proofErr w:type="spellStart"/>
      <w:r w:rsidRPr="00F317D6">
        <w:rPr>
          <w:rFonts w:asciiTheme="majorBidi" w:eastAsia="Calibri" w:hAnsiTheme="majorBidi" w:cstheme="majorBidi"/>
          <w:color w:val="000000" w:themeColor="text1"/>
          <w:lang w:bidi="ar-JO"/>
        </w:rPr>
        <w:t>tumors</w:t>
      </w:r>
      <w:proofErr w:type="spellEnd"/>
      <w:r w:rsidRPr="00F317D6">
        <w:rPr>
          <w:rFonts w:asciiTheme="majorBidi" w:eastAsia="Calibri" w:hAnsiTheme="majorBidi" w:cstheme="majorBidi"/>
          <w:color w:val="000000" w:themeColor="text1"/>
          <w:lang w:bidi="ar-JO"/>
        </w:rPr>
        <w:t xml:space="preserve"> were evenly split by </w:t>
      </w:r>
      <w:proofErr w:type="spellStart"/>
      <w:r w:rsidRPr="00F317D6">
        <w:rPr>
          <w:rFonts w:asciiTheme="majorBidi" w:eastAsia="Calibri" w:hAnsiTheme="majorBidi" w:cstheme="majorBidi"/>
          <w:color w:val="000000" w:themeColor="text1"/>
          <w:lang w:bidi="ar-JO"/>
        </w:rPr>
        <w:t>estrogen</w:t>
      </w:r>
      <w:proofErr w:type="spellEnd"/>
      <w:r w:rsidRPr="00F317D6">
        <w:rPr>
          <w:rFonts w:asciiTheme="majorBidi" w:eastAsia="Calibri" w:hAnsiTheme="majorBidi" w:cstheme="majorBidi"/>
          <w:color w:val="000000" w:themeColor="text1"/>
          <w:lang w:bidi="ar-JO"/>
        </w:rPr>
        <w:t xml:space="preserve">-receptor status (26 ER-positive / 24 ER-negative), tended toward progesterone-receptor negativity (19 PR-positive / 31 PR-negative), and showed a slight majority of HER2-negative disease (21 HER2-positive / 29 HER2-negative). The pedigree review revealed a spectrum of family-history complexity: 17 simple, 29 moderate, and 5 complex pedigrees. Together, </w:t>
      </w:r>
      <w:r w:rsidRPr="00F317D6">
        <w:rPr>
          <w:rFonts w:asciiTheme="majorBidi" w:eastAsia="Calibri" w:hAnsiTheme="majorBidi" w:cstheme="majorBidi"/>
          <w:color w:val="000000" w:themeColor="text1"/>
          <w:lang w:bidi="ar-JO"/>
        </w:rPr>
        <w:lastRenderedPageBreak/>
        <w:t>these attributes define a diverse yet tightly characterized validation set against which all subsequent performance statistics are interpreted (see Table</w:t>
      </w:r>
      <w:r w:rsidR="00BD44B1" w:rsidRPr="00F317D6">
        <w:rPr>
          <w:rFonts w:asciiTheme="majorBidi" w:eastAsia="Calibri" w:hAnsiTheme="majorBidi" w:cstheme="majorBidi"/>
          <w:color w:val="000000" w:themeColor="text1"/>
          <w:lang w:bidi="ar-JO"/>
        </w:rPr>
        <w:t xml:space="preserve"> 1</w:t>
      </w:r>
      <w:r w:rsidRPr="00F317D6">
        <w:rPr>
          <w:rFonts w:asciiTheme="majorBidi" w:eastAsia="Calibri" w:hAnsiTheme="majorBidi" w:cstheme="majorBidi"/>
          <w:color w:val="000000" w:themeColor="text1"/>
          <w:lang w:bidi="ar-JO"/>
        </w:rPr>
        <w:t>).</w:t>
      </w:r>
    </w:p>
    <w:p w14:paraId="6EB9D5D3" w14:textId="77777777" w:rsidR="00FC4304" w:rsidRDefault="00FC4304" w:rsidP="00986ADE">
      <w:pPr>
        <w:spacing w:line="480" w:lineRule="auto"/>
        <w:jc w:val="both"/>
        <w:rPr>
          <w:rFonts w:asciiTheme="majorBidi" w:eastAsia="Calibri" w:hAnsiTheme="majorBidi" w:cstheme="majorBidi"/>
          <w:color w:val="000000" w:themeColor="text1"/>
          <w:lang w:bidi="ar-JO"/>
        </w:rPr>
      </w:pPr>
    </w:p>
    <w:tbl>
      <w:tblPr>
        <w:tblStyle w:val="PlainTable5"/>
        <w:tblW w:w="8848" w:type="dxa"/>
        <w:tblLook w:val="04A0" w:firstRow="1" w:lastRow="0" w:firstColumn="1" w:lastColumn="0" w:noHBand="0" w:noVBand="1"/>
      </w:tblPr>
      <w:tblGrid>
        <w:gridCol w:w="2880"/>
        <w:gridCol w:w="2970"/>
        <w:gridCol w:w="2998"/>
      </w:tblGrid>
      <w:tr w:rsidR="00986ADE" w:rsidRPr="00F317D6" w14:paraId="5C873E97" w14:textId="77777777" w:rsidTr="001B7C2B">
        <w:trPr>
          <w:cnfStyle w:val="100000000000" w:firstRow="1" w:lastRow="0" w:firstColumn="0" w:lastColumn="0" w:oddVBand="0" w:evenVBand="0" w:oddHBand="0" w:evenHBand="0" w:firstRowFirstColumn="0" w:firstRowLastColumn="0" w:lastRowFirstColumn="0" w:lastRowLastColumn="0"/>
          <w:trHeight w:val="488"/>
        </w:trPr>
        <w:tc>
          <w:tcPr>
            <w:cnfStyle w:val="001000000100" w:firstRow="0" w:lastRow="0" w:firstColumn="1" w:lastColumn="0" w:oddVBand="0" w:evenVBand="0" w:oddHBand="0" w:evenHBand="0" w:firstRowFirstColumn="1" w:firstRowLastColumn="0" w:lastRowFirstColumn="0" w:lastRowLastColumn="0"/>
            <w:tcW w:w="2880" w:type="dxa"/>
            <w:hideMark/>
          </w:tcPr>
          <w:p w14:paraId="1F3B8B63" w14:textId="77777777" w:rsidR="00986ADE" w:rsidRPr="00F317D6" w:rsidRDefault="00986ADE"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Metric</w:t>
            </w:r>
          </w:p>
        </w:tc>
        <w:tc>
          <w:tcPr>
            <w:tcW w:w="2970" w:type="dxa"/>
            <w:hideMark/>
          </w:tcPr>
          <w:p w14:paraId="4A5F1FBE" w14:textId="77777777" w:rsidR="00986ADE" w:rsidRPr="00F317D6" w:rsidRDefault="00986ADE" w:rsidP="006E1E0F">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Details</w:t>
            </w:r>
          </w:p>
        </w:tc>
        <w:tc>
          <w:tcPr>
            <w:tcW w:w="2998" w:type="dxa"/>
            <w:hideMark/>
          </w:tcPr>
          <w:p w14:paraId="3E51A081" w14:textId="77777777" w:rsidR="00986ADE" w:rsidRPr="00F317D6" w:rsidRDefault="00986ADE" w:rsidP="006E1E0F">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Value</w:t>
            </w:r>
          </w:p>
        </w:tc>
      </w:tr>
      <w:tr w:rsidR="00986ADE" w:rsidRPr="00F317D6" w14:paraId="1AE11B52" w14:textId="77777777" w:rsidTr="001B7C2B">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2880" w:type="dxa"/>
            <w:vMerge w:val="restart"/>
            <w:hideMark/>
          </w:tcPr>
          <w:p w14:paraId="4B791CDE" w14:textId="77777777" w:rsidR="00986ADE" w:rsidRPr="00F317D6" w:rsidRDefault="00986ADE"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Current Age</w:t>
            </w:r>
          </w:p>
        </w:tc>
        <w:tc>
          <w:tcPr>
            <w:tcW w:w="2970" w:type="dxa"/>
            <w:hideMark/>
          </w:tcPr>
          <w:p w14:paraId="00554DB7" w14:textId="77777777" w:rsidR="00986ADE" w:rsidRPr="00F317D6" w:rsidRDefault="00986ADE"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Range</w:t>
            </w:r>
          </w:p>
        </w:tc>
        <w:tc>
          <w:tcPr>
            <w:tcW w:w="2998" w:type="dxa"/>
            <w:hideMark/>
          </w:tcPr>
          <w:p w14:paraId="63930985" w14:textId="77777777" w:rsidR="00986ADE" w:rsidRPr="00F317D6" w:rsidRDefault="00986ADE"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29 – 76 y</w:t>
            </w:r>
          </w:p>
        </w:tc>
      </w:tr>
      <w:tr w:rsidR="00986ADE" w:rsidRPr="00F317D6" w14:paraId="75564C06" w14:textId="77777777" w:rsidTr="001B7C2B">
        <w:trPr>
          <w:trHeight w:val="292"/>
        </w:trPr>
        <w:tc>
          <w:tcPr>
            <w:cnfStyle w:val="001000000000" w:firstRow="0" w:lastRow="0" w:firstColumn="1" w:lastColumn="0" w:oddVBand="0" w:evenVBand="0" w:oddHBand="0" w:evenHBand="0" w:firstRowFirstColumn="0" w:firstRowLastColumn="0" w:lastRowFirstColumn="0" w:lastRowLastColumn="0"/>
            <w:tcW w:w="2880" w:type="dxa"/>
            <w:vMerge/>
            <w:hideMark/>
          </w:tcPr>
          <w:p w14:paraId="48E1DF26" w14:textId="77777777" w:rsidR="00986ADE" w:rsidRPr="00F317D6" w:rsidRDefault="00986ADE" w:rsidP="006E1E0F">
            <w:pPr>
              <w:spacing w:line="480" w:lineRule="auto"/>
              <w:rPr>
                <w:rFonts w:asciiTheme="majorBidi" w:hAnsiTheme="majorBidi" w:cstheme="majorBidi"/>
                <w:color w:val="000000" w:themeColor="text1"/>
              </w:rPr>
            </w:pPr>
          </w:p>
        </w:tc>
        <w:tc>
          <w:tcPr>
            <w:tcW w:w="2970" w:type="dxa"/>
            <w:hideMark/>
          </w:tcPr>
          <w:p w14:paraId="1C3A7DCA" w14:textId="77777777" w:rsidR="00986ADE" w:rsidRPr="00F317D6" w:rsidRDefault="00986ADE" w:rsidP="006E1E0F">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Mean</w:t>
            </w:r>
          </w:p>
        </w:tc>
        <w:tc>
          <w:tcPr>
            <w:tcW w:w="2998" w:type="dxa"/>
            <w:hideMark/>
          </w:tcPr>
          <w:p w14:paraId="0AF85EB7" w14:textId="77777777" w:rsidR="00986ADE" w:rsidRPr="00F317D6" w:rsidRDefault="00986ADE" w:rsidP="006E1E0F">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51.76 y</w:t>
            </w:r>
          </w:p>
        </w:tc>
      </w:tr>
      <w:tr w:rsidR="00986ADE" w:rsidRPr="00F317D6" w14:paraId="5A338D7F" w14:textId="77777777" w:rsidTr="001B7C2B">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2880" w:type="dxa"/>
            <w:vMerge w:val="restart"/>
            <w:hideMark/>
          </w:tcPr>
          <w:p w14:paraId="0AAF6F34" w14:textId="77777777" w:rsidR="00986ADE" w:rsidRPr="00F317D6" w:rsidRDefault="00986ADE"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Age at Diagnosis</w:t>
            </w:r>
          </w:p>
        </w:tc>
        <w:tc>
          <w:tcPr>
            <w:tcW w:w="2970" w:type="dxa"/>
            <w:hideMark/>
          </w:tcPr>
          <w:p w14:paraId="0749DC76" w14:textId="77777777" w:rsidR="00986ADE" w:rsidRPr="00F317D6" w:rsidRDefault="00986ADE"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Range</w:t>
            </w:r>
          </w:p>
        </w:tc>
        <w:tc>
          <w:tcPr>
            <w:tcW w:w="2998" w:type="dxa"/>
            <w:hideMark/>
          </w:tcPr>
          <w:p w14:paraId="379B41AE" w14:textId="77777777" w:rsidR="00986ADE" w:rsidRPr="00F317D6" w:rsidRDefault="00986ADE"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28 – 75 y</w:t>
            </w:r>
          </w:p>
        </w:tc>
      </w:tr>
      <w:tr w:rsidR="00986ADE" w:rsidRPr="00F317D6" w14:paraId="31F9F149" w14:textId="77777777" w:rsidTr="001B7C2B">
        <w:trPr>
          <w:trHeight w:val="292"/>
        </w:trPr>
        <w:tc>
          <w:tcPr>
            <w:cnfStyle w:val="001000000000" w:firstRow="0" w:lastRow="0" w:firstColumn="1" w:lastColumn="0" w:oddVBand="0" w:evenVBand="0" w:oddHBand="0" w:evenHBand="0" w:firstRowFirstColumn="0" w:firstRowLastColumn="0" w:lastRowFirstColumn="0" w:lastRowLastColumn="0"/>
            <w:tcW w:w="2880" w:type="dxa"/>
            <w:vMerge/>
            <w:hideMark/>
          </w:tcPr>
          <w:p w14:paraId="06C82073" w14:textId="77777777" w:rsidR="00986ADE" w:rsidRPr="00F317D6" w:rsidRDefault="00986ADE" w:rsidP="006E1E0F">
            <w:pPr>
              <w:spacing w:line="480" w:lineRule="auto"/>
              <w:rPr>
                <w:rFonts w:asciiTheme="majorBidi" w:hAnsiTheme="majorBidi" w:cstheme="majorBidi"/>
                <w:color w:val="000000" w:themeColor="text1"/>
              </w:rPr>
            </w:pPr>
          </w:p>
        </w:tc>
        <w:tc>
          <w:tcPr>
            <w:tcW w:w="2970" w:type="dxa"/>
            <w:hideMark/>
          </w:tcPr>
          <w:p w14:paraId="4691910D" w14:textId="77777777" w:rsidR="00986ADE" w:rsidRPr="00F317D6" w:rsidRDefault="00986ADE" w:rsidP="006E1E0F">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Mean</w:t>
            </w:r>
          </w:p>
        </w:tc>
        <w:tc>
          <w:tcPr>
            <w:tcW w:w="2998" w:type="dxa"/>
            <w:hideMark/>
          </w:tcPr>
          <w:p w14:paraId="59767F2E" w14:textId="77777777" w:rsidR="00986ADE" w:rsidRPr="00F317D6" w:rsidRDefault="00986ADE" w:rsidP="006E1E0F">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49.6 y</w:t>
            </w:r>
          </w:p>
        </w:tc>
      </w:tr>
      <w:tr w:rsidR="00986ADE" w:rsidRPr="00F317D6" w14:paraId="1725D94E" w14:textId="77777777" w:rsidTr="001B7C2B">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2880" w:type="dxa"/>
            <w:vMerge w:val="restart"/>
            <w:hideMark/>
          </w:tcPr>
          <w:p w14:paraId="5CAA54BC" w14:textId="77777777" w:rsidR="00986ADE" w:rsidRPr="00F317D6" w:rsidRDefault="00986ADE"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Tumour Subtype</w:t>
            </w:r>
          </w:p>
        </w:tc>
        <w:tc>
          <w:tcPr>
            <w:tcW w:w="2970" w:type="dxa"/>
            <w:hideMark/>
          </w:tcPr>
          <w:p w14:paraId="0D819AA0" w14:textId="77777777" w:rsidR="00986ADE" w:rsidRPr="00F317D6" w:rsidRDefault="00986ADE"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ER</w:t>
            </w:r>
          </w:p>
        </w:tc>
        <w:tc>
          <w:tcPr>
            <w:tcW w:w="2998" w:type="dxa"/>
            <w:hideMark/>
          </w:tcPr>
          <w:p w14:paraId="401595EF" w14:textId="77777777" w:rsidR="00986ADE" w:rsidRPr="00F317D6" w:rsidRDefault="00986ADE"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26 Positive / 24 Negative</w:t>
            </w:r>
          </w:p>
        </w:tc>
      </w:tr>
      <w:tr w:rsidR="00986ADE" w:rsidRPr="00F317D6" w14:paraId="2BBA17A5" w14:textId="77777777" w:rsidTr="001B7C2B">
        <w:trPr>
          <w:trHeight w:val="292"/>
        </w:trPr>
        <w:tc>
          <w:tcPr>
            <w:cnfStyle w:val="001000000000" w:firstRow="0" w:lastRow="0" w:firstColumn="1" w:lastColumn="0" w:oddVBand="0" w:evenVBand="0" w:oddHBand="0" w:evenHBand="0" w:firstRowFirstColumn="0" w:firstRowLastColumn="0" w:lastRowFirstColumn="0" w:lastRowLastColumn="0"/>
            <w:tcW w:w="2880" w:type="dxa"/>
            <w:vMerge/>
            <w:hideMark/>
          </w:tcPr>
          <w:p w14:paraId="220E32E5" w14:textId="77777777" w:rsidR="00986ADE" w:rsidRPr="00F317D6" w:rsidRDefault="00986ADE" w:rsidP="006E1E0F">
            <w:pPr>
              <w:spacing w:line="480" w:lineRule="auto"/>
              <w:rPr>
                <w:rFonts w:asciiTheme="majorBidi" w:hAnsiTheme="majorBidi" w:cstheme="majorBidi"/>
                <w:color w:val="000000" w:themeColor="text1"/>
              </w:rPr>
            </w:pPr>
          </w:p>
        </w:tc>
        <w:tc>
          <w:tcPr>
            <w:tcW w:w="2970" w:type="dxa"/>
            <w:hideMark/>
          </w:tcPr>
          <w:p w14:paraId="15C33F74" w14:textId="77777777" w:rsidR="00986ADE" w:rsidRPr="00F317D6" w:rsidRDefault="00986ADE" w:rsidP="006E1E0F">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PR</w:t>
            </w:r>
          </w:p>
        </w:tc>
        <w:tc>
          <w:tcPr>
            <w:tcW w:w="2998" w:type="dxa"/>
            <w:hideMark/>
          </w:tcPr>
          <w:p w14:paraId="7E660AD2" w14:textId="77777777" w:rsidR="00986ADE" w:rsidRPr="00F317D6" w:rsidRDefault="00986ADE" w:rsidP="006E1E0F">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19 Positive / 31 Negative</w:t>
            </w:r>
          </w:p>
        </w:tc>
      </w:tr>
      <w:tr w:rsidR="00986ADE" w:rsidRPr="00F317D6" w14:paraId="1A18F9D3" w14:textId="77777777" w:rsidTr="001B7C2B">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2880" w:type="dxa"/>
            <w:vMerge/>
            <w:hideMark/>
          </w:tcPr>
          <w:p w14:paraId="1D29EA70" w14:textId="77777777" w:rsidR="00986ADE" w:rsidRPr="00F317D6" w:rsidRDefault="00986ADE" w:rsidP="006E1E0F">
            <w:pPr>
              <w:spacing w:line="480" w:lineRule="auto"/>
              <w:rPr>
                <w:rFonts w:asciiTheme="majorBidi" w:hAnsiTheme="majorBidi" w:cstheme="majorBidi"/>
                <w:color w:val="000000" w:themeColor="text1"/>
              </w:rPr>
            </w:pPr>
          </w:p>
        </w:tc>
        <w:tc>
          <w:tcPr>
            <w:tcW w:w="2970" w:type="dxa"/>
            <w:hideMark/>
          </w:tcPr>
          <w:p w14:paraId="6C1387D4" w14:textId="77777777" w:rsidR="00986ADE" w:rsidRPr="00F317D6" w:rsidRDefault="00986ADE"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HER2</w:t>
            </w:r>
          </w:p>
        </w:tc>
        <w:tc>
          <w:tcPr>
            <w:tcW w:w="2998" w:type="dxa"/>
            <w:hideMark/>
          </w:tcPr>
          <w:p w14:paraId="444EB23F" w14:textId="77777777" w:rsidR="00986ADE" w:rsidRPr="00F317D6" w:rsidRDefault="00986ADE"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21 Positive / 29 Negative</w:t>
            </w:r>
          </w:p>
        </w:tc>
      </w:tr>
      <w:tr w:rsidR="00986ADE" w:rsidRPr="00F317D6" w14:paraId="202425A5" w14:textId="77777777" w:rsidTr="001B7C2B">
        <w:trPr>
          <w:trHeight w:val="431"/>
        </w:trPr>
        <w:tc>
          <w:tcPr>
            <w:cnfStyle w:val="001000000000" w:firstRow="0" w:lastRow="0" w:firstColumn="1" w:lastColumn="0" w:oddVBand="0" w:evenVBand="0" w:oddHBand="0" w:evenHBand="0" w:firstRowFirstColumn="0" w:firstRowLastColumn="0" w:lastRowFirstColumn="0" w:lastRowLastColumn="0"/>
            <w:tcW w:w="2880" w:type="dxa"/>
            <w:vMerge w:val="restart"/>
            <w:hideMark/>
          </w:tcPr>
          <w:p w14:paraId="4B34CC73" w14:textId="77777777" w:rsidR="00986ADE" w:rsidRPr="00F317D6" w:rsidRDefault="00986ADE"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Pedigree Complexity</w:t>
            </w:r>
          </w:p>
        </w:tc>
        <w:tc>
          <w:tcPr>
            <w:tcW w:w="2970" w:type="dxa"/>
            <w:hideMark/>
          </w:tcPr>
          <w:p w14:paraId="4394257A" w14:textId="77777777" w:rsidR="00986ADE" w:rsidRPr="00F317D6" w:rsidRDefault="00986ADE" w:rsidP="006E1E0F">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Simple (no family history)</w:t>
            </w:r>
          </w:p>
        </w:tc>
        <w:tc>
          <w:tcPr>
            <w:tcW w:w="2998" w:type="dxa"/>
            <w:hideMark/>
          </w:tcPr>
          <w:p w14:paraId="256EA106" w14:textId="77777777" w:rsidR="00986ADE" w:rsidRPr="00F317D6" w:rsidRDefault="00986ADE" w:rsidP="006E1E0F">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17 cases</w:t>
            </w:r>
          </w:p>
        </w:tc>
      </w:tr>
      <w:tr w:rsidR="00986ADE" w:rsidRPr="00F317D6" w14:paraId="7990A7A6" w14:textId="77777777" w:rsidTr="001B7C2B">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80" w:type="dxa"/>
            <w:vMerge/>
            <w:hideMark/>
          </w:tcPr>
          <w:p w14:paraId="25C4E2D7" w14:textId="77777777" w:rsidR="00986ADE" w:rsidRPr="00F317D6" w:rsidRDefault="00986ADE" w:rsidP="006E1E0F">
            <w:pPr>
              <w:spacing w:line="480" w:lineRule="auto"/>
              <w:rPr>
                <w:rFonts w:asciiTheme="majorBidi" w:hAnsiTheme="majorBidi" w:cstheme="majorBidi"/>
                <w:color w:val="000000" w:themeColor="text1"/>
              </w:rPr>
            </w:pPr>
          </w:p>
        </w:tc>
        <w:tc>
          <w:tcPr>
            <w:tcW w:w="2970" w:type="dxa"/>
            <w:hideMark/>
          </w:tcPr>
          <w:p w14:paraId="0D3F18EB" w14:textId="77777777" w:rsidR="00986ADE" w:rsidRPr="00F317D6" w:rsidRDefault="00986ADE"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Moderate (1 relative)</w:t>
            </w:r>
          </w:p>
        </w:tc>
        <w:tc>
          <w:tcPr>
            <w:tcW w:w="2998" w:type="dxa"/>
            <w:hideMark/>
          </w:tcPr>
          <w:p w14:paraId="48AB956F" w14:textId="77777777" w:rsidR="00986ADE" w:rsidRPr="00F317D6" w:rsidRDefault="00986ADE"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29 cases</w:t>
            </w:r>
          </w:p>
        </w:tc>
      </w:tr>
      <w:tr w:rsidR="00986ADE" w:rsidRPr="00F317D6" w14:paraId="35631F94" w14:textId="77777777" w:rsidTr="001B7C2B">
        <w:trPr>
          <w:trHeight w:val="386"/>
        </w:trPr>
        <w:tc>
          <w:tcPr>
            <w:cnfStyle w:val="001000000000" w:firstRow="0" w:lastRow="0" w:firstColumn="1" w:lastColumn="0" w:oddVBand="0" w:evenVBand="0" w:oddHBand="0" w:evenHBand="0" w:firstRowFirstColumn="0" w:firstRowLastColumn="0" w:lastRowFirstColumn="0" w:lastRowLastColumn="0"/>
            <w:tcW w:w="2880" w:type="dxa"/>
            <w:vMerge/>
            <w:hideMark/>
          </w:tcPr>
          <w:p w14:paraId="3D7C93D3" w14:textId="77777777" w:rsidR="00986ADE" w:rsidRPr="00F317D6" w:rsidRDefault="00986ADE" w:rsidP="006E1E0F">
            <w:pPr>
              <w:spacing w:line="480" w:lineRule="auto"/>
              <w:rPr>
                <w:rFonts w:asciiTheme="majorBidi" w:hAnsiTheme="majorBidi" w:cstheme="majorBidi"/>
                <w:color w:val="000000" w:themeColor="text1"/>
              </w:rPr>
            </w:pPr>
          </w:p>
        </w:tc>
        <w:tc>
          <w:tcPr>
            <w:tcW w:w="2970" w:type="dxa"/>
            <w:hideMark/>
          </w:tcPr>
          <w:p w14:paraId="6F3FDDB1" w14:textId="77777777" w:rsidR="00986ADE" w:rsidRPr="00F317D6" w:rsidRDefault="00986ADE" w:rsidP="006E1E0F">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Complex (≥ 2 relatives)</w:t>
            </w:r>
          </w:p>
        </w:tc>
        <w:tc>
          <w:tcPr>
            <w:tcW w:w="2998" w:type="dxa"/>
            <w:hideMark/>
          </w:tcPr>
          <w:p w14:paraId="0028B98E" w14:textId="77777777" w:rsidR="00986ADE" w:rsidRPr="00F317D6" w:rsidRDefault="00986ADE" w:rsidP="006E1E0F">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5 cases</w:t>
            </w:r>
          </w:p>
        </w:tc>
      </w:tr>
    </w:tbl>
    <w:p w14:paraId="1CEF311B" w14:textId="77777777" w:rsidR="00986ADE" w:rsidRPr="00F317D6" w:rsidRDefault="00986ADE" w:rsidP="00986ADE">
      <w:pPr>
        <w:spacing w:line="480" w:lineRule="auto"/>
        <w:jc w:val="both"/>
        <w:rPr>
          <w:rFonts w:asciiTheme="majorBidi" w:eastAsia="Calibri" w:hAnsiTheme="majorBidi" w:cstheme="majorBidi"/>
          <w:color w:val="000000" w:themeColor="text1"/>
          <w:lang w:bidi="ar-JO"/>
        </w:rPr>
      </w:pPr>
    </w:p>
    <w:p w14:paraId="2B3B5197" w14:textId="77777777" w:rsidR="00986ADE" w:rsidRPr="00F317D6" w:rsidRDefault="00986ADE" w:rsidP="00986ADE">
      <w:pPr>
        <w:tabs>
          <w:tab w:val="left" w:pos="0"/>
          <w:tab w:val="left" w:pos="90"/>
          <w:tab w:val="left" w:pos="270"/>
          <w:tab w:val="left" w:pos="450"/>
          <w:tab w:val="left" w:pos="720"/>
        </w:tabs>
        <w:spacing w:line="480" w:lineRule="auto"/>
        <w:ind w:right="90"/>
        <w:jc w:val="both"/>
        <w:rPr>
          <w:rFonts w:asciiTheme="majorBidi" w:eastAsia="Calibri" w:hAnsiTheme="majorBidi" w:cstheme="majorBidi"/>
          <w:color w:val="000000" w:themeColor="text1"/>
          <w:lang w:bidi="ar-JO"/>
        </w:rPr>
      </w:pPr>
      <w:r w:rsidRPr="00F317D6">
        <w:rPr>
          <w:rFonts w:asciiTheme="majorBidi" w:hAnsiTheme="majorBidi" w:cstheme="majorBidi"/>
          <w:b/>
          <w:bCs/>
        </w:rPr>
        <w:t xml:space="preserve">Table 1: </w:t>
      </w:r>
      <w:r w:rsidRPr="00F317D6">
        <w:rPr>
          <w:rFonts w:asciiTheme="majorBidi" w:eastAsia="Calibri" w:hAnsiTheme="majorBidi" w:cstheme="majorBidi"/>
          <w:color w:val="000000" w:themeColor="text1"/>
          <w:lang w:bidi="ar-JO"/>
        </w:rPr>
        <w:t>Descriptive Characteristics of the Breast Cancer Testing Cohort.</w:t>
      </w:r>
    </w:p>
    <w:p w14:paraId="3056BFF6" w14:textId="1DB5DB55" w:rsidR="00154198" w:rsidRDefault="00986ADE" w:rsidP="00986ADE">
      <w:pPr>
        <w:tabs>
          <w:tab w:val="left" w:pos="720"/>
          <w:tab w:val="left" w:pos="1032"/>
        </w:tabs>
        <w:kinsoku w:val="0"/>
        <w:overflowPunct w:val="0"/>
        <w:spacing w:line="480" w:lineRule="auto"/>
        <w:ind w:right="90"/>
        <w:jc w:val="both"/>
        <w:rPr>
          <w:rFonts w:asciiTheme="majorBidi" w:hAnsiTheme="majorBidi" w:cstheme="majorBidi"/>
        </w:rPr>
      </w:pPr>
      <w:r w:rsidRPr="00F317D6">
        <w:rPr>
          <w:rFonts w:asciiTheme="majorBidi" w:hAnsiTheme="majorBidi" w:cstheme="majorBidi"/>
          <w:b/>
          <w:bCs/>
        </w:rPr>
        <w:t>Legend:</w:t>
      </w:r>
      <w:r w:rsidRPr="00F317D6">
        <w:rPr>
          <w:rFonts w:asciiTheme="majorBidi" w:hAnsiTheme="majorBidi" w:cstheme="majorBidi"/>
        </w:rPr>
        <w:t xml:space="preserve"> Descriptive characteristics of the 50 fully synthetic, non-identifiable test cases used for validation. Continuous variables are summarized as median [IQR] (and range where shown); categorical variables as n (%). Age refers to current age at assessment; “Age at diagnosis” refers to first primary breast-cancer diagnosis. </w:t>
      </w:r>
      <w:proofErr w:type="spellStart"/>
      <w:r w:rsidRPr="00F317D6">
        <w:rPr>
          <w:rFonts w:asciiTheme="majorBidi" w:hAnsiTheme="majorBidi" w:cstheme="majorBidi"/>
        </w:rPr>
        <w:t>Tumor</w:t>
      </w:r>
      <w:proofErr w:type="spellEnd"/>
      <w:r w:rsidRPr="00F317D6">
        <w:rPr>
          <w:rFonts w:asciiTheme="majorBidi" w:hAnsiTheme="majorBidi" w:cstheme="majorBidi"/>
        </w:rPr>
        <w:t xml:space="preserve"> receptors are recorded as </w:t>
      </w:r>
      <w:proofErr w:type="spellStart"/>
      <w:r w:rsidRPr="00F317D6">
        <w:rPr>
          <w:rFonts w:asciiTheme="majorBidi" w:hAnsiTheme="majorBidi" w:cstheme="majorBidi"/>
        </w:rPr>
        <w:t>estrogen</w:t>
      </w:r>
      <w:proofErr w:type="spellEnd"/>
      <w:r w:rsidRPr="00F317D6">
        <w:rPr>
          <w:rFonts w:asciiTheme="majorBidi" w:hAnsiTheme="majorBidi" w:cstheme="majorBidi"/>
        </w:rPr>
        <w:t xml:space="preserve"> receptor (ER), progesterone receptor (PR), and human epidermal growth factor receptor 2 (HER2). “Pedigree complexity” reflects number of affected relatives across three generations (simple = none, moderate = one, complex = ≥2 relatives). No human participant data were used. Abbreviations: ER, </w:t>
      </w:r>
      <w:proofErr w:type="spellStart"/>
      <w:r w:rsidRPr="00F317D6">
        <w:rPr>
          <w:rFonts w:asciiTheme="majorBidi" w:hAnsiTheme="majorBidi" w:cstheme="majorBidi"/>
        </w:rPr>
        <w:t>estrogen</w:t>
      </w:r>
      <w:proofErr w:type="spellEnd"/>
      <w:r w:rsidRPr="00F317D6">
        <w:rPr>
          <w:rFonts w:asciiTheme="majorBidi" w:hAnsiTheme="majorBidi" w:cstheme="majorBidi"/>
        </w:rPr>
        <w:t xml:space="preserve"> receptor; PR, progesterone receptor; HER2, human epidermal growth factor receptor 2; IQR, interquartile range.</w:t>
      </w:r>
    </w:p>
    <w:p w14:paraId="3A21A1AC" w14:textId="77777777" w:rsidR="00986ADE" w:rsidRPr="00F317D6" w:rsidRDefault="00986ADE" w:rsidP="00986ADE">
      <w:pPr>
        <w:tabs>
          <w:tab w:val="left" w:pos="720"/>
          <w:tab w:val="left" w:pos="1032"/>
        </w:tabs>
        <w:kinsoku w:val="0"/>
        <w:overflowPunct w:val="0"/>
        <w:spacing w:line="480" w:lineRule="auto"/>
        <w:ind w:right="90"/>
        <w:jc w:val="both"/>
        <w:rPr>
          <w:rFonts w:asciiTheme="majorBidi" w:eastAsia="Calibri" w:hAnsiTheme="majorBidi" w:cstheme="majorBidi"/>
          <w:b/>
          <w:bCs/>
          <w:color w:val="000000" w:themeColor="text1"/>
          <w:lang w:bidi="ar-JO"/>
        </w:rPr>
      </w:pPr>
    </w:p>
    <w:p w14:paraId="4087FE34" w14:textId="03B87B54" w:rsidR="002C20E9" w:rsidRPr="00F317D6" w:rsidRDefault="002C20E9" w:rsidP="00986ADE">
      <w:pPr>
        <w:pStyle w:val="ListParagraph"/>
        <w:numPr>
          <w:ilvl w:val="2"/>
          <w:numId w:val="23"/>
        </w:numPr>
        <w:tabs>
          <w:tab w:val="left" w:pos="720"/>
          <w:tab w:val="left" w:pos="1032"/>
        </w:tabs>
        <w:kinsoku w:val="0"/>
        <w:overflowPunct w:val="0"/>
        <w:spacing w:line="480" w:lineRule="auto"/>
        <w:ind w:right="90" w:hanging="840"/>
        <w:jc w:val="both"/>
        <w:rPr>
          <w:rFonts w:asciiTheme="majorBidi" w:hAnsiTheme="majorBidi" w:cstheme="majorBidi"/>
          <w:color w:val="000000" w:themeColor="text1"/>
        </w:rPr>
      </w:pPr>
      <w:r w:rsidRPr="00F317D6">
        <w:rPr>
          <w:rFonts w:asciiTheme="majorBidi" w:hAnsiTheme="majorBidi" w:cstheme="majorBidi"/>
          <w:b/>
          <w:bCs/>
          <w:color w:val="000000" w:themeColor="text1"/>
        </w:rPr>
        <w:t xml:space="preserve">Diagnostic </w:t>
      </w:r>
      <w:r w:rsidR="00575AEC" w:rsidRPr="00F317D6">
        <w:rPr>
          <w:rFonts w:asciiTheme="majorBidi" w:hAnsiTheme="majorBidi" w:cstheme="majorBidi"/>
          <w:b/>
          <w:bCs/>
          <w:color w:val="000000" w:themeColor="text1"/>
        </w:rPr>
        <w:t>A</w:t>
      </w:r>
      <w:r w:rsidRPr="00F317D6">
        <w:rPr>
          <w:rFonts w:asciiTheme="majorBidi" w:hAnsiTheme="majorBidi" w:cstheme="majorBidi"/>
          <w:b/>
          <w:bCs/>
          <w:color w:val="000000" w:themeColor="text1"/>
        </w:rPr>
        <w:t>ccuracy of the DAS</w:t>
      </w:r>
      <w:r w:rsidR="00417861" w:rsidRPr="00F317D6">
        <w:rPr>
          <w:rFonts w:asciiTheme="majorBidi" w:hAnsiTheme="majorBidi" w:cstheme="majorBidi"/>
          <w:b/>
          <w:bCs/>
          <w:color w:val="000000" w:themeColor="text1"/>
        </w:rPr>
        <w:t>:</w:t>
      </w:r>
    </w:p>
    <w:p w14:paraId="165CB0A7" w14:textId="77777777" w:rsidR="00AA1EF4" w:rsidRPr="00F317D6" w:rsidRDefault="00716657" w:rsidP="00986ADE">
      <w:pPr>
        <w:tabs>
          <w:tab w:val="left" w:pos="720"/>
          <w:tab w:val="left" w:pos="1032"/>
        </w:tabs>
        <w:kinsoku w:val="0"/>
        <w:overflowPunct w:val="0"/>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The</w:t>
      </w:r>
      <w:r w:rsidR="00C37D66" w:rsidRPr="00F317D6">
        <w:rPr>
          <w:rFonts w:asciiTheme="majorBidi" w:hAnsiTheme="majorBidi" w:cstheme="majorBidi"/>
          <w:color w:val="000000" w:themeColor="text1"/>
        </w:rPr>
        <w:t xml:space="preserve"> </w:t>
      </w:r>
      <w:r w:rsidRPr="00F317D6">
        <w:rPr>
          <w:rFonts w:asciiTheme="majorBidi" w:hAnsiTheme="majorBidi" w:cstheme="majorBidi"/>
          <w:color w:val="000000" w:themeColor="text1"/>
        </w:rPr>
        <w:t>DAS</w:t>
      </w:r>
      <w:r w:rsidR="00C37D66" w:rsidRPr="00F317D6">
        <w:rPr>
          <w:rFonts w:asciiTheme="majorBidi" w:hAnsiTheme="majorBidi" w:cstheme="majorBidi"/>
          <w:color w:val="000000" w:themeColor="text1"/>
        </w:rPr>
        <w:t xml:space="preserve"> </w:t>
      </w:r>
      <w:r w:rsidRPr="00F317D6">
        <w:rPr>
          <w:rFonts w:asciiTheme="majorBidi" w:hAnsiTheme="majorBidi" w:cstheme="majorBidi"/>
          <w:color w:val="000000" w:themeColor="text1"/>
        </w:rPr>
        <w:t xml:space="preserve">correctly classified 46 of 50 synthetic cases (92 % accuracy), </w:t>
      </w:r>
      <w:r w:rsidR="00365004" w:rsidRPr="00F317D6">
        <w:rPr>
          <w:rFonts w:asciiTheme="majorBidi" w:hAnsiTheme="majorBidi" w:cstheme="majorBidi"/>
          <w:color w:val="000000" w:themeColor="text1"/>
        </w:rPr>
        <w:t xml:space="preserve">mischaracterized </w:t>
      </w:r>
      <w:r w:rsidRPr="00F317D6">
        <w:rPr>
          <w:rFonts w:asciiTheme="majorBidi" w:hAnsiTheme="majorBidi" w:cstheme="majorBidi"/>
          <w:color w:val="000000" w:themeColor="text1"/>
        </w:rPr>
        <w:t xml:space="preserve">one case (2 %) by treating “breast cancer diagnosed &gt; 50 years” as an </w:t>
      </w:r>
      <w:r w:rsidR="0093743E" w:rsidRPr="00F317D6">
        <w:rPr>
          <w:rFonts w:asciiTheme="majorBidi" w:hAnsiTheme="majorBidi" w:cstheme="majorBidi"/>
          <w:color w:val="000000" w:themeColor="text1"/>
        </w:rPr>
        <w:t>NCCN</w:t>
      </w:r>
      <w:r w:rsidRPr="00F317D6">
        <w:rPr>
          <w:rFonts w:asciiTheme="majorBidi" w:hAnsiTheme="majorBidi" w:cstheme="majorBidi"/>
          <w:color w:val="000000" w:themeColor="text1"/>
        </w:rPr>
        <w:t xml:space="preserve"> trigger and issued three partially correct reports (6 %) that matched the eligibility criteria but included</w:t>
      </w:r>
      <w:r w:rsidR="00365004" w:rsidRPr="00F317D6">
        <w:rPr>
          <w:rFonts w:asciiTheme="majorBidi" w:hAnsiTheme="majorBidi" w:cstheme="majorBidi"/>
          <w:color w:val="000000" w:themeColor="text1"/>
        </w:rPr>
        <w:t xml:space="preserve"> an unnecessary receptor</w:t>
      </w:r>
      <w:r w:rsidRPr="00F317D6">
        <w:rPr>
          <w:rFonts w:asciiTheme="majorBidi" w:hAnsiTheme="majorBidi" w:cstheme="majorBidi"/>
          <w:color w:val="000000" w:themeColor="text1"/>
        </w:rPr>
        <w:t>-status remark or omitted one risk criteria</w:t>
      </w:r>
      <w:r w:rsidR="00AA6B9A" w:rsidRPr="00F317D6">
        <w:rPr>
          <w:rFonts w:asciiTheme="majorBidi" w:hAnsiTheme="majorBidi" w:cstheme="majorBidi"/>
          <w:color w:val="000000" w:themeColor="text1"/>
        </w:rPr>
        <w:t xml:space="preserve"> (see Table 2)</w:t>
      </w:r>
      <w:r w:rsidRPr="00F317D6">
        <w:rPr>
          <w:rFonts w:asciiTheme="majorBidi" w:hAnsiTheme="majorBidi" w:cstheme="majorBidi"/>
          <w:color w:val="000000" w:themeColor="text1"/>
        </w:rPr>
        <w:t>.</w:t>
      </w:r>
      <w:r w:rsidR="00AA1EF4" w:rsidRPr="00F317D6">
        <w:rPr>
          <w:rFonts w:asciiTheme="majorBidi" w:hAnsiTheme="majorBidi" w:cstheme="majorBidi"/>
          <w:color w:val="000000" w:themeColor="text1"/>
        </w:rPr>
        <w:t xml:space="preserve"> The 46/50 (92 %) figure counts only reports whose narrative exactly matched the TA with no extra or missing criteria, 46 perfect, 3 eligibility-correct with minor narrative issues, and 1 true error. The 49/50 (98 %) figure reflects the binary eligibility decision from the confusion matrix (TP = 39, TN = 10, FP = 1, FN = 0). In other words, DAS matched TA eligibility in 49 cases (98 %), of which 46 were also narratively perfect (92 %); 92 % = narrative exactness, 98 % = decision accuracy.</w:t>
      </w:r>
    </w:p>
    <w:p w14:paraId="2FB14ACB" w14:textId="5E5E0705" w:rsidR="00632AD0" w:rsidRDefault="00716657" w:rsidP="00986ADE">
      <w:pPr>
        <w:tabs>
          <w:tab w:val="left" w:pos="720"/>
          <w:tab w:val="left" w:pos="1032"/>
        </w:tabs>
        <w:kinsoku w:val="0"/>
        <w:overflowPunct w:val="0"/>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 xml:space="preserve"> Against the TA gold standard, the corresponding confusion matrix comprised 39 true-positives, 10 true-negatives, 1 false-positive, and 0 false-negatives, yielding a sensitivity of 1.00 (95 % CI 0.91–1.00), specificity 0.91 (0.63–0.98), positive-predictive value 0.98 (0.87–1.00), negative-predictive value 1.00 (0.72–1.00), and overall accuracy 0.98; agreement was substantial (Cohen’s κ = 0.94)</w:t>
      </w:r>
      <w:r w:rsidR="006640C0" w:rsidRPr="00F317D6">
        <w:rPr>
          <w:rFonts w:asciiTheme="majorBidi" w:hAnsiTheme="majorBidi" w:cstheme="majorBidi"/>
          <w:color w:val="000000" w:themeColor="text1"/>
        </w:rPr>
        <w:t xml:space="preserve"> </w:t>
      </w:r>
      <w:r w:rsidR="00AA6B9A" w:rsidRPr="00F317D6">
        <w:rPr>
          <w:rFonts w:asciiTheme="majorBidi" w:hAnsiTheme="majorBidi" w:cstheme="majorBidi"/>
          <w:color w:val="000000" w:themeColor="text1"/>
        </w:rPr>
        <w:t xml:space="preserve">(see </w:t>
      </w:r>
      <w:r w:rsidR="00BD44B1" w:rsidRPr="00F317D6">
        <w:rPr>
          <w:rFonts w:asciiTheme="majorBidi" w:hAnsiTheme="majorBidi" w:cstheme="majorBidi"/>
          <w:color w:val="000000" w:themeColor="text1"/>
        </w:rPr>
        <w:t>T</w:t>
      </w:r>
      <w:r w:rsidR="00AA6B9A" w:rsidRPr="00F317D6">
        <w:rPr>
          <w:rFonts w:asciiTheme="majorBidi" w:hAnsiTheme="majorBidi" w:cstheme="majorBidi"/>
          <w:color w:val="000000" w:themeColor="text1"/>
        </w:rPr>
        <w:t>able</w:t>
      </w:r>
      <w:r w:rsidR="006640C0" w:rsidRPr="00F317D6">
        <w:rPr>
          <w:rFonts w:asciiTheme="majorBidi" w:hAnsiTheme="majorBidi" w:cstheme="majorBidi"/>
          <w:color w:val="000000" w:themeColor="text1"/>
        </w:rPr>
        <w:t xml:space="preserve"> 2</w:t>
      </w:r>
      <w:r w:rsidR="00BB3B94" w:rsidRPr="00F317D6">
        <w:rPr>
          <w:rFonts w:asciiTheme="majorBidi" w:hAnsiTheme="majorBidi" w:cstheme="majorBidi"/>
          <w:color w:val="000000" w:themeColor="text1"/>
        </w:rPr>
        <w:t xml:space="preserve">, Table </w:t>
      </w:r>
      <w:r w:rsidR="006640C0" w:rsidRPr="00F317D6">
        <w:rPr>
          <w:rFonts w:asciiTheme="majorBidi" w:hAnsiTheme="majorBidi" w:cstheme="majorBidi"/>
          <w:color w:val="000000" w:themeColor="text1"/>
        </w:rPr>
        <w:t>3</w:t>
      </w:r>
      <w:r w:rsidR="00BB3B94" w:rsidRPr="00F317D6">
        <w:rPr>
          <w:rFonts w:asciiTheme="majorBidi" w:hAnsiTheme="majorBidi" w:cstheme="majorBidi"/>
          <w:color w:val="000000" w:themeColor="text1"/>
        </w:rPr>
        <w:t xml:space="preserve"> and Fi</w:t>
      </w:r>
      <w:r w:rsidR="00A2312B">
        <w:rPr>
          <w:rFonts w:asciiTheme="majorBidi" w:hAnsiTheme="majorBidi" w:cstheme="majorBidi"/>
          <w:color w:val="000000" w:themeColor="text1"/>
        </w:rPr>
        <w:t xml:space="preserve">g5 </w:t>
      </w:r>
      <w:r w:rsidR="00AA6B9A" w:rsidRPr="00F317D6">
        <w:rPr>
          <w:rFonts w:asciiTheme="majorBidi" w:hAnsiTheme="majorBidi" w:cstheme="majorBidi"/>
          <w:color w:val="000000" w:themeColor="text1"/>
        </w:rPr>
        <w:t>)</w:t>
      </w:r>
      <w:r w:rsidRPr="00F317D6">
        <w:rPr>
          <w:rFonts w:asciiTheme="majorBidi" w:hAnsiTheme="majorBidi" w:cstheme="majorBidi"/>
          <w:color w:val="000000" w:themeColor="text1"/>
        </w:rPr>
        <w:t>.</w:t>
      </w:r>
    </w:p>
    <w:tbl>
      <w:tblPr>
        <w:tblStyle w:val="PlainTable5"/>
        <w:tblW w:w="0" w:type="auto"/>
        <w:tblLook w:val="04A0" w:firstRow="1" w:lastRow="0" w:firstColumn="1" w:lastColumn="0" w:noHBand="0" w:noVBand="1"/>
      </w:tblPr>
      <w:tblGrid>
        <w:gridCol w:w="2362"/>
        <w:gridCol w:w="4644"/>
        <w:gridCol w:w="877"/>
        <w:gridCol w:w="963"/>
      </w:tblGrid>
      <w:tr w:rsidR="00911E2B" w:rsidRPr="00F317D6" w14:paraId="1E73C9A0" w14:textId="77777777" w:rsidTr="001B7C2B">
        <w:trPr>
          <w:cnfStyle w:val="100000000000" w:firstRow="1" w:lastRow="0" w:firstColumn="0" w:lastColumn="0" w:oddVBand="0" w:evenVBand="0" w:oddHBand="0" w:evenHBand="0" w:firstRowFirstColumn="0" w:firstRowLastColumn="0" w:lastRowFirstColumn="0" w:lastRowLastColumn="0"/>
          <w:trHeight w:val="602"/>
        </w:trPr>
        <w:tc>
          <w:tcPr>
            <w:cnfStyle w:val="001000000100" w:firstRow="0" w:lastRow="0" w:firstColumn="1" w:lastColumn="0" w:oddVBand="0" w:evenVBand="0" w:oddHBand="0" w:evenHBand="0" w:firstRowFirstColumn="1" w:firstRowLastColumn="0" w:lastRowFirstColumn="0" w:lastRowLastColumn="0"/>
            <w:tcW w:w="0" w:type="auto"/>
            <w:hideMark/>
          </w:tcPr>
          <w:p w14:paraId="37A5359F" w14:textId="77777777" w:rsidR="00911E2B" w:rsidRPr="00F317D6" w:rsidRDefault="00911E2B"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Outcome Category</w:t>
            </w:r>
          </w:p>
        </w:tc>
        <w:tc>
          <w:tcPr>
            <w:tcW w:w="0" w:type="auto"/>
            <w:hideMark/>
          </w:tcPr>
          <w:p w14:paraId="5806DEB7" w14:textId="77777777" w:rsidR="00911E2B" w:rsidRPr="00F317D6" w:rsidRDefault="00911E2B" w:rsidP="006E1E0F">
            <w:pPr>
              <w:spacing w:line="48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Clarifying Note</w:t>
            </w:r>
          </w:p>
        </w:tc>
        <w:tc>
          <w:tcPr>
            <w:tcW w:w="0" w:type="auto"/>
            <w:hideMark/>
          </w:tcPr>
          <w:p w14:paraId="1A9AF709" w14:textId="77777777" w:rsidR="00911E2B" w:rsidRPr="00F317D6" w:rsidRDefault="00911E2B" w:rsidP="006E1E0F">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Cases (n)</w:t>
            </w:r>
          </w:p>
        </w:tc>
        <w:tc>
          <w:tcPr>
            <w:tcW w:w="0" w:type="auto"/>
            <w:hideMark/>
          </w:tcPr>
          <w:p w14:paraId="4603E4F8" w14:textId="77777777" w:rsidR="00911E2B" w:rsidRPr="00F317D6" w:rsidRDefault="00911E2B" w:rsidP="006E1E0F">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Percent</w:t>
            </w:r>
          </w:p>
        </w:tc>
      </w:tr>
      <w:tr w:rsidR="00911E2B" w:rsidRPr="00F317D6" w14:paraId="10547624" w14:textId="77777777" w:rsidTr="001B7C2B">
        <w:trPr>
          <w:cnfStyle w:val="000000100000" w:firstRow="0" w:lastRow="0" w:firstColumn="0" w:lastColumn="0" w:oddVBand="0" w:evenVBand="0" w:oddHBand="1"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0" w:type="auto"/>
            <w:hideMark/>
          </w:tcPr>
          <w:p w14:paraId="5B0AB632" w14:textId="77777777" w:rsidR="00911E2B" w:rsidRPr="00F317D6" w:rsidRDefault="00911E2B"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Correct (Yes)</w:t>
            </w:r>
          </w:p>
        </w:tc>
        <w:tc>
          <w:tcPr>
            <w:tcW w:w="0" w:type="auto"/>
            <w:hideMark/>
          </w:tcPr>
          <w:p w14:paraId="44FC8969" w14:textId="77777777" w:rsidR="00911E2B" w:rsidRPr="00F317D6" w:rsidRDefault="00911E2B" w:rsidP="006E1E0F">
            <w:pPr>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Fully matches TA determination, no extra or missing criteria</w:t>
            </w:r>
          </w:p>
        </w:tc>
        <w:tc>
          <w:tcPr>
            <w:tcW w:w="0" w:type="auto"/>
            <w:hideMark/>
          </w:tcPr>
          <w:p w14:paraId="2730548B" w14:textId="77777777" w:rsidR="00911E2B" w:rsidRPr="00F317D6" w:rsidRDefault="00911E2B"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46</w:t>
            </w:r>
          </w:p>
        </w:tc>
        <w:tc>
          <w:tcPr>
            <w:tcW w:w="0" w:type="auto"/>
            <w:hideMark/>
          </w:tcPr>
          <w:p w14:paraId="04281258" w14:textId="77777777" w:rsidR="00911E2B" w:rsidRPr="00F317D6" w:rsidRDefault="00911E2B"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92%</w:t>
            </w:r>
          </w:p>
        </w:tc>
      </w:tr>
      <w:tr w:rsidR="00911E2B" w:rsidRPr="00F317D6" w14:paraId="1FB750B1" w14:textId="77777777" w:rsidTr="001B7C2B">
        <w:trPr>
          <w:trHeight w:val="924"/>
        </w:trPr>
        <w:tc>
          <w:tcPr>
            <w:cnfStyle w:val="001000000000" w:firstRow="0" w:lastRow="0" w:firstColumn="1" w:lastColumn="0" w:oddVBand="0" w:evenVBand="0" w:oddHBand="0" w:evenHBand="0" w:firstRowFirstColumn="0" w:firstRowLastColumn="0" w:lastRowFirstColumn="0" w:lastRowLastColumn="0"/>
            <w:tcW w:w="0" w:type="auto"/>
            <w:hideMark/>
          </w:tcPr>
          <w:p w14:paraId="1344F116" w14:textId="77777777" w:rsidR="00911E2B" w:rsidRPr="00F317D6" w:rsidRDefault="00911E2B"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Partially correct: extra note on ER/PR/HER2</w:t>
            </w:r>
          </w:p>
        </w:tc>
        <w:tc>
          <w:tcPr>
            <w:tcW w:w="0" w:type="auto"/>
            <w:hideMark/>
          </w:tcPr>
          <w:p w14:paraId="56E1A0B3" w14:textId="77777777" w:rsidR="00911E2B" w:rsidRPr="00F317D6" w:rsidRDefault="00911E2B" w:rsidP="006E1E0F">
            <w:pPr>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Added under-lined comment that ER, PR, HER2 positivity “may also warrant additional consideration,” which is not an NCCN criterion</w:t>
            </w:r>
          </w:p>
        </w:tc>
        <w:tc>
          <w:tcPr>
            <w:tcW w:w="0" w:type="auto"/>
            <w:hideMark/>
          </w:tcPr>
          <w:p w14:paraId="28DEC659" w14:textId="77777777" w:rsidR="00911E2B" w:rsidRPr="00F317D6" w:rsidRDefault="00911E2B" w:rsidP="006E1E0F">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1</w:t>
            </w:r>
          </w:p>
        </w:tc>
        <w:tc>
          <w:tcPr>
            <w:tcW w:w="0" w:type="auto"/>
            <w:hideMark/>
          </w:tcPr>
          <w:p w14:paraId="056C1D93" w14:textId="77777777" w:rsidR="00911E2B" w:rsidRPr="00F317D6" w:rsidRDefault="00911E2B" w:rsidP="006E1E0F">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2%</w:t>
            </w:r>
          </w:p>
        </w:tc>
      </w:tr>
      <w:tr w:rsidR="00911E2B" w:rsidRPr="00F317D6" w14:paraId="701BB94E" w14:textId="77777777" w:rsidTr="001B7C2B">
        <w:trPr>
          <w:cnfStyle w:val="000000100000" w:firstRow="0" w:lastRow="0" w:firstColumn="0" w:lastColumn="0" w:oddVBand="0" w:evenVBand="0" w:oddHBand="1" w:evenHBand="0" w:firstRowFirstColumn="0" w:firstRowLastColumn="0" w:lastRowFirstColumn="0" w:lastRowLastColumn="0"/>
          <w:trHeight w:val="1092"/>
        </w:trPr>
        <w:tc>
          <w:tcPr>
            <w:cnfStyle w:val="001000000000" w:firstRow="0" w:lastRow="0" w:firstColumn="1" w:lastColumn="0" w:oddVBand="0" w:evenVBand="0" w:oddHBand="0" w:evenHBand="0" w:firstRowFirstColumn="0" w:firstRowLastColumn="0" w:lastRowFirstColumn="0" w:lastRowLastColumn="0"/>
            <w:tcW w:w="0" w:type="auto"/>
            <w:hideMark/>
          </w:tcPr>
          <w:p w14:paraId="569F6A4B" w14:textId="77777777" w:rsidR="00911E2B" w:rsidRPr="00F317D6" w:rsidRDefault="00911E2B"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lastRenderedPageBreak/>
              <w:t>Partially correct: extra note on HER2+ age 50</w:t>
            </w:r>
          </w:p>
        </w:tc>
        <w:tc>
          <w:tcPr>
            <w:tcW w:w="0" w:type="auto"/>
            <w:hideMark/>
          </w:tcPr>
          <w:p w14:paraId="3CBDB0D7" w14:textId="77777777" w:rsidR="00911E2B" w:rsidRPr="00F317D6" w:rsidRDefault="00911E2B" w:rsidP="006E1E0F">
            <w:pPr>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Added under-lined comment “patient meets NCCN testing criteria … age 50 and HER2-positive,” which is not correct</w:t>
            </w:r>
          </w:p>
        </w:tc>
        <w:tc>
          <w:tcPr>
            <w:tcW w:w="0" w:type="auto"/>
            <w:hideMark/>
          </w:tcPr>
          <w:p w14:paraId="5435E9AB" w14:textId="77777777" w:rsidR="00911E2B" w:rsidRPr="00F317D6" w:rsidRDefault="00911E2B"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1</w:t>
            </w:r>
          </w:p>
        </w:tc>
        <w:tc>
          <w:tcPr>
            <w:tcW w:w="0" w:type="auto"/>
            <w:hideMark/>
          </w:tcPr>
          <w:p w14:paraId="33521C7D" w14:textId="77777777" w:rsidR="00911E2B" w:rsidRPr="00F317D6" w:rsidRDefault="00911E2B"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2%</w:t>
            </w:r>
          </w:p>
        </w:tc>
      </w:tr>
      <w:tr w:rsidR="00911E2B" w:rsidRPr="00F317D6" w14:paraId="16679311" w14:textId="77777777" w:rsidTr="001B7C2B">
        <w:trPr>
          <w:trHeight w:val="708"/>
        </w:trPr>
        <w:tc>
          <w:tcPr>
            <w:cnfStyle w:val="001000000000" w:firstRow="0" w:lastRow="0" w:firstColumn="1" w:lastColumn="0" w:oddVBand="0" w:evenVBand="0" w:oddHBand="0" w:evenHBand="0" w:firstRowFirstColumn="0" w:firstRowLastColumn="0" w:lastRowFirstColumn="0" w:lastRowLastColumn="0"/>
            <w:tcW w:w="0" w:type="auto"/>
            <w:hideMark/>
          </w:tcPr>
          <w:p w14:paraId="72A0D3A1" w14:textId="77777777" w:rsidR="00911E2B" w:rsidRPr="00F317D6" w:rsidRDefault="00911E2B"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Partially correct: missing one criterion</w:t>
            </w:r>
          </w:p>
        </w:tc>
        <w:tc>
          <w:tcPr>
            <w:tcW w:w="0" w:type="auto"/>
            <w:hideMark/>
          </w:tcPr>
          <w:p w14:paraId="1EE3AFB7" w14:textId="77777777" w:rsidR="00911E2B" w:rsidRPr="00F317D6" w:rsidRDefault="00911E2B" w:rsidP="006E1E0F">
            <w:pPr>
              <w:spacing w:line="48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Identified as TA but omitted one required NCCN risk factor</w:t>
            </w:r>
          </w:p>
        </w:tc>
        <w:tc>
          <w:tcPr>
            <w:tcW w:w="0" w:type="auto"/>
            <w:hideMark/>
          </w:tcPr>
          <w:p w14:paraId="1FD8CC6F" w14:textId="77777777" w:rsidR="00911E2B" w:rsidRPr="00F317D6" w:rsidRDefault="00911E2B" w:rsidP="006E1E0F">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1</w:t>
            </w:r>
          </w:p>
        </w:tc>
        <w:tc>
          <w:tcPr>
            <w:tcW w:w="0" w:type="auto"/>
            <w:hideMark/>
          </w:tcPr>
          <w:p w14:paraId="5B2786B4" w14:textId="77777777" w:rsidR="00911E2B" w:rsidRPr="00F317D6" w:rsidRDefault="00911E2B" w:rsidP="006E1E0F">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2%</w:t>
            </w:r>
          </w:p>
        </w:tc>
      </w:tr>
      <w:tr w:rsidR="00911E2B" w:rsidRPr="00F317D6" w14:paraId="3E47E02D" w14:textId="77777777" w:rsidTr="001B7C2B">
        <w:trPr>
          <w:cnfStyle w:val="000000100000" w:firstRow="0" w:lastRow="0" w:firstColumn="0" w:lastColumn="0" w:oddVBand="0" w:evenVBand="0" w:oddHBand="1" w:evenHBand="0" w:firstRowFirstColumn="0" w:firstRowLastColumn="0" w:lastRowFirstColumn="0" w:lastRowLastColumn="0"/>
          <w:trHeight w:val="1056"/>
        </w:trPr>
        <w:tc>
          <w:tcPr>
            <w:cnfStyle w:val="001000000000" w:firstRow="0" w:lastRow="0" w:firstColumn="1" w:lastColumn="0" w:oddVBand="0" w:evenVBand="0" w:oddHBand="0" w:evenHBand="0" w:firstRowFirstColumn="0" w:firstRowLastColumn="0" w:lastRowFirstColumn="0" w:lastRowLastColumn="0"/>
            <w:tcW w:w="0" w:type="auto"/>
            <w:hideMark/>
          </w:tcPr>
          <w:p w14:paraId="1E81A754" w14:textId="77777777" w:rsidR="00911E2B" w:rsidRPr="00F317D6" w:rsidRDefault="00911E2B"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Incorrect criterion interpretation</w:t>
            </w:r>
          </w:p>
        </w:tc>
        <w:tc>
          <w:tcPr>
            <w:tcW w:w="0" w:type="auto"/>
            <w:hideMark/>
          </w:tcPr>
          <w:p w14:paraId="6EFD052C" w14:textId="77777777" w:rsidR="00911E2B" w:rsidRPr="00F317D6" w:rsidRDefault="00911E2B" w:rsidP="006E1E0F">
            <w:pPr>
              <w:spacing w:line="48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Considered “personal history of breast cancer diagnosed &gt; 50 y” as an NCCN trigger (not valid)</w:t>
            </w:r>
          </w:p>
        </w:tc>
        <w:tc>
          <w:tcPr>
            <w:tcW w:w="0" w:type="auto"/>
            <w:hideMark/>
          </w:tcPr>
          <w:p w14:paraId="7BBC6A02" w14:textId="77777777" w:rsidR="00911E2B" w:rsidRPr="00F317D6" w:rsidRDefault="00911E2B"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1</w:t>
            </w:r>
          </w:p>
        </w:tc>
        <w:tc>
          <w:tcPr>
            <w:tcW w:w="0" w:type="auto"/>
            <w:hideMark/>
          </w:tcPr>
          <w:p w14:paraId="063BC6D7" w14:textId="77777777" w:rsidR="00911E2B" w:rsidRPr="00F317D6" w:rsidRDefault="00911E2B"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2%</w:t>
            </w:r>
          </w:p>
        </w:tc>
      </w:tr>
    </w:tbl>
    <w:p w14:paraId="41F38E41" w14:textId="77777777" w:rsidR="00911E2B" w:rsidRPr="00F317D6" w:rsidRDefault="00911E2B" w:rsidP="00986ADE">
      <w:pPr>
        <w:tabs>
          <w:tab w:val="left" w:pos="720"/>
          <w:tab w:val="left" w:pos="1032"/>
        </w:tabs>
        <w:kinsoku w:val="0"/>
        <w:overflowPunct w:val="0"/>
        <w:spacing w:line="480" w:lineRule="auto"/>
        <w:ind w:right="90"/>
        <w:jc w:val="both"/>
        <w:rPr>
          <w:rFonts w:asciiTheme="majorBidi" w:hAnsiTheme="majorBidi" w:cstheme="majorBidi"/>
          <w:color w:val="000000" w:themeColor="text1"/>
        </w:rPr>
      </w:pPr>
    </w:p>
    <w:p w14:paraId="278C6A02" w14:textId="77777777" w:rsidR="00911E2B" w:rsidRPr="00F317D6" w:rsidRDefault="00911E2B" w:rsidP="00911E2B">
      <w:pPr>
        <w:spacing w:line="480" w:lineRule="auto"/>
        <w:jc w:val="both"/>
        <w:rPr>
          <w:rFonts w:asciiTheme="majorBidi" w:eastAsia="Calibri" w:hAnsiTheme="majorBidi" w:cstheme="majorBidi"/>
          <w:b/>
          <w:bCs/>
          <w:color w:val="000000" w:themeColor="text1"/>
          <w:lang w:bidi="ar-JO"/>
        </w:rPr>
      </w:pPr>
      <w:r w:rsidRPr="00F317D6">
        <w:rPr>
          <w:rFonts w:asciiTheme="majorBidi" w:eastAsia="Calibri" w:hAnsiTheme="majorBidi" w:cstheme="majorBidi"/>
          <w:b/>
          <w:bCs/>
          <w:color w:val="000000" w:themeColor="text1"/>
          <w:lang w:bidi="ar-JO"/>
        </w:rPr>
        <w:t>Table 2:</w:t>
      </w:r>
      <w:r>
        <w:rPr>
          <w:rFonts w:asciiTheme="majorBidi" w:eastAsia="Calibri" w:hAnsiTheme="majorBidi" w:cstheme="majorBidi"/>
          <w:b/>
          <w:bCs/>
          <w:color w:val="000000" w:themeColor="text1"/>
          <w:lang w:bidi="ar-JO"/>
        </w:rPr>
        <w:t xml:space="preserve"> </w:t>
      </w:r>
      <w:r w:rsidRPr="00F317D6">
        <w:rPr>
          <w:rFonts w:asciiTheme="majorBidi" w:hAnsiTheme="majorBidi" w:cstheme="majorBidi"/>
          <w:color w:val="000000" w:themeColor="text1"/>
        </w:rPr>
        <w:t>Accuracy of the DAS System in Flagging NCCN-Eligible Cases (n = 50)</w:t>
      </w:r>
    </w:p>
    <w:p w14:paraId="50CB965B" w14:textId="77777777" w:rsidR="00911E2B" w:rsidRDefault="00911E2B" w:rsidP="00911E2B">
      <w:pPr>
        <w:spacing w:line="480" w:lineRule="auto"/>
        <w:jc w:val="both"/>
        <w:rPr>
          <w:rFonts w:asciiTheme="majorBidi" w:eastAsia="Calibri" w:hAnsiTheme="majorBidi" w:cstheme="majorBidi"/>
          <w:color w:val="000000" w:themeColor="text1"/>
          <w:lang w:bidi="ar-JO"/>
        </w:rPr>
      </w:pPr>
      <w:r w:rsidRPr="00F317D6">
        <w:rPr>
          <w:rFonts w:asciiTheme="majorBidi" w:eastAsia="Calibri" w:hAnsiTheme="majorBidi" w:cstheme="majorBidi"/>
          <w:b/>
          <w:bCs/>
          <w:color w:val="000000" w:themeColor="text1"/>
          <w:lang w:bidi="ar-JO"/>
        </w:rPr>
        <w:t>Legend:</w:t>
      </w:r>
      <w:r w:rsidRPr="00F317D6">
        <w:rPr>
          <w:rFonts w:asciiTheme="majorBidi" w:eastAsia="Calibri" w:hAnsiTheme="majorBidi" w:cstheme="majorBidi"/>
          <w:color w:val="000000" w:themeColor="text1"/>
          <w:lang w:bidi="ar-JO"/>
        </w:rPr>
        <w:t xml:space="preserve"> Classification outcomes for the decision-aid system (DAS) across 50 synthetic cases relative to a prespecified reference review (“traditional approach,” TA). “Correct (Yes)” denotes exact narrative and decision agreement with TA. “Partially correct” denotes cases with the correct eligible/not-eligible decision but minor narrative issues (e.g., superfluous remarks or omission of a non-decisive criterion). “Incorrect criterion interpretation” denotes a true error affecting rationale; see text for details. Percentages are calculated as row count ÷ 50. This table summarizes narrative exactness; binary performance metrics (sensitivity, specificity, accuracy, κ, AUC) are reported separately. Abbreviations: DAS, decision-aid system; TA, traditional approach; κ, Cohen’s kappa; AUC, area under the receiver-operating-characteristic curve.</w:t>
      </w:r>
    </w:p>
    <w:p w14:paraId="49EBC74D" w14:textId="77777777" w:rsidR="000A7B09" w:rsidRDefault="000A7B09" w:rsidP="00911E2B">
      <w:pPr>
        <w:spacing w:line="480" w:lineRule="auto"/>
        <w:jc w:val="both"/>
        <w:rPr>
          <w:rFonts w:asciiTheme="majorBidi" w:eastAsia="Calibri" w:hAnsiTheme="majorBidi" w:cstheme="majorBidi"/>
          <w:color w:val="000000" w:themeColor="text1"/>
          <w:lang w:bidi="ar-JO"/>
        </w:rPr>
      </w:pPr>
    </w:p>
    <w:tbl>
      <w:tblPr>
        <w:tblStyle w:val="PlainTable5"/>
        <w:tblW w:w="0" w:type="auto"/>
        <w:tblLook w:val="04A0" w:firstRow="1" w:lastRow="0" w:firstColumn="1" w:lastColumn="0" w:noHBand="0" w:noVBand="1"/>
      </w:tblPr>
      <w:tblGrid>
        <w:gridCol w:w="3324"/>
        <w:gridCol w:w="1653"/>
        <w:gridCol w:w="1653"/>
        <w:gridCol w:w="2216"/>
      </w:tblGrid>
      <w:tr w:rsidR="000A7B09" w:rsidRPr="00F317D6" w14:paraId="009FC635" w14:textId="77777777" w:rsidTr="001B7C2B">
        <w:trPr>
          <w:cnfStyle w:val="100000000000" w:firstRow="1" w:lastRow="0" w:firstColumn="0" w:lastColumn="0" w:oddVBand="0" w:evenVBand="0" w:oddHBand="0" w:evenHBand="0" w:firstRowFirstColumn="0" w:firstRowLastColumn="0" w:lastRowFirstColumn="0" w:lastRowLastColumn="0"/>
          <w:trHeight w:val="395"/>
        </w:trPr>
        <w:tc>
          <w:tcPr>
            <w:cnfStyle w:val="001000000100" w:firstRow="0" w:lastRow="0" w:firstColumn="1" w:lastColumn="0" w:oddVBand="0" w:evenVBand="0" w:oddHBand="0" w:evenHBand="0" w:firstRowFirstColumn="1" w:firstRowLastColumn="0" w:lastRowFirstColumn="0" w:lastRowLastColumn="0"/>
            <w:tcW w:w="0" w:type="auto"/>
            <w:hideMark/>
          </w:tcPr>
          <w:p w14:paraId="4BA421C8" w14:textId="77777777" w:rsidR="000A7B09" w:rsidRPr="00F317D6" w:rsidRDefault="000A7B09"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Metric / Count</w:t>
            </w:r>
          </w:p>
        </w:tc>
        <w:tc>
          <w:tcPr>
            <w:tcW w:w="0" w:type="auto"/>
            <w:hideMark/>
          </w:tcPr>
          <w:p w14:paraId="72B0CB85" w14:textId="77777777" w:rsidR="000A7B09" w:rsidRPr="00F317D6" w:rsidRDefault="000A7B09" w:rsidP="006E1E0F">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TA vs AI Run 1</w:t>
            </w:r>
          </w:p>
        </w:tc>
        <w:tc>
          <w:tcPr>
            <w:tcW w:w="0" w:type="auto"/>
            <w:hideMark/>
          </w:tcPr>
          <w:p w14:paraId="037CB3AB" w14:textId="77777777" w:rsidR="000A7B09" w:rsidRPr="00F317D6" w:rsidRDefault="000A7B09" w:rsidP="006E1E0F">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TA vs AI Run 2</w:t>
            </w:r>
          </w:p>
        </w:tc>
        <w:tc>
          <w:tcPr>
            <w:tcW w:w="0" w:type="auto"/>
            <w:hideMark/>
          </w:tcPr>
          <w:p w14:paraId="62054E75" w14:textId="77777777" w:rsidR="000A7B09" w:rsidRPr="00F317D6" w:rsidRDefault="000A7B09" w:rsidP="006E1E0F">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AI Run 1 vs AI Run 2</w:t>
            </w:r>
          </w:p>
        </w:tc>
      </w:tr>
      <w:tr w:rsidR="000A7B09" w:rsidRPr="00F317D6" w14:paraId="51891662" w14:textId="77777777" w:rsidTr="001B7C2B">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0" w:type="auto"/>
            <w:hideMark/>
          </w:tcPr>
          <w:p w14:paraId="0C83A1B8"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Confusion-matrix counts</w:t>
            </w:r>
          </w:p>
        </w:tc>
        <w:tc>
          <w:tcPr>
            <w:tcW w:w="0" w:type="auto"/>
            <w:hideMark/>
          </w:tcPr>
          <w:p w14:paraId="30DFC7BE" w14:textId="77777777" w:rsidR="000A7B09" w:rsidRPr="00F317D6" w:rsidRDefault="000A7B09"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p>
        </w:tc>
        <w:tc>
          <w:tcPr>
            <w:tcW w:w="0" w:type="auto"/>
            <w:hideMark/>
          </w:tcPr>
          <w:p w14:paraId="13FE9656" w14:textId="77777777" w:rsidR="000A7B09" w:rsidRPr="00F317D6" w:rsidRDefault="000A7B09"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p>
        </w:tc>
        <w:tc>
          <w:tcPr>
            <w:tcW w:w="0" w:type="auto"/>
            <w:hideMark/>
          </w:tcPr>
          <w:p w14:paraId="28DA15F5" w14:textId="77777777" w:rsidR="000A7B09" w:rsidRPr="00F317D6" w:rsidRDefault="000A7B09"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p>
        </w:tc>
      </w:tr>
      <w:tr w:rsidR="000A7B09" w:rsidRPr="00F317D6" w14:paraId="6ABCC8A9" w14:textId="77777777" w:rsidTr="001B7C2B">
        <w:trPr>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132C7C8B"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 True Negatives (TN)</w:t>
            </w:r>
          </w:p>
        </w:tc>
        <w:tc>
          <w:tcPr>
            <w:tcW w:w="0" w:type="auto"/>
            <w:hideMark/>
          </w:tcPr>
          <w:p w14:paraId="2CB28E81" w14:textId="77777777" w:rsidR="000A7B09" w:rsidRPr="00F317D6" w:rsidRDefault="000A7B09" w:rsidP="006E1E0F">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10</w:t>
            </w:r>
          </w:p>
        </w:tc>
        <w:tc>
          <w:tcPr>
            <w:tcW w:w="0" w:type="auto"/>
            <w:hideMark/>
          </w:tcPr>
          <w:p w14:paraId="5911B292" w14:textId="77777777" w:rsidR="000A7B09" w:rsidRPr="00F317D6" w:rsidRDefault="000A7B09" w:rsidP="006E1E0F">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10</w:t>
            </w:r>
          </w:p>
        </w:tc>
        <w:tc>
          <w:tcPr>
            <w:tcW w:w="0" w:type="auto"/>
            <w:hideMark/>
          </w:tcPr>
          <w:p w14:paraId="16FC5E5D" w14:textId="77777777" w:rsidR="000A7B09" w:rsidRPr="00F317D6" w:rsidRDefault="000A7B09" w:rsidP="006E1E0F">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10</w:t>
            </w:r>
          </w:p>
        </w:tc>
      </w:tr>
      <w:tr w:rsidR="000A7B09" w:rsidRPr="00F317D6" w14:paraId="5D4764C7" w14:textId="77777777" w:rsidTr="001B7C2B">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676AE20B"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lastRenderedPageBreak/>
              <w:t>• False Positives (FP)</w:t>
            </w:r>
          </w:p>
        </w:tc>
        <w:tc>
          <w:tcPr>
            <w:tcW w:w="0" w:type="auto"/>
            <w:hideMark/>
          </w:tcPr>
          <w:p w14:paraId="0A6EBA5C" w14:textId="77777777" w:rsidR="000A7B09" w:rsidRPr="00F317D6" w:rsidRDefault="000A7B09"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1</w:t>
            </w:r>
          </w:p>
        </w:tc>
        <w:tc>
          <w:tcPr>
            <w:tcW w:w="0" w:type="auto"/>
            <w:hideMark/>
          </w:tcPr>
          <w:p w14:paraId="54F00049" w14:textId="77777777" w:rsidR="000A7B09" w:rsidRPr="00F317D6" w:rsidRDefault="000A7B09"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1</w:t>
            </w:r>
          </w:p>
        </w:tc>
        <w:tc>
          <w:tcPr>
            <w:tcW w:w="0" w:type="auto"/>
            <w:hideMark/>
          </w:tcPr>
          <w:p w14:paraId="1647D873" w14:textId="77777777" w:rsidR="000A7B09" w:rsidRPr="00F317D6" w:rsidRDefault="000A7B09"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0</w:t>
            </w:r>
          </w:p>
        </w:tc>
      </w:tr>
      <w:tr w:rsidR="000A7B09" w:rsidRPr="00F317D6" w14:paraId="0249A846" w14:textId="77777777" w:rsidTr="001B7C2B">
        <w:trPr>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16F21E8E"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 False Negatives (FN)</w:t>
            </w:r>
          </w:p>
        </w:tc>
        <w:tc>
          <w:tcPr>
            <w:tcW w:w="0" w:type="auto"/>
            <w:hideMark/>
          </w:tcPr>
          <w:p w14:paraId="618AF584" w14:textId="22AC00F5" w:rsidR="000A7B09" w:rsidRPr="00F317D6" w:rsidRDefault="000A7B09" w:rsidP="006E1E0F">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0</w:t>
            </w:r>
          </w:p>
        </w:tc>
        <w:tc>
          <w:tcPr>
            <w:tcW w:w="0" w:type="auto"/>
            <w:hideMark/>
          </w:tcPr>
          <w:p w14:paraId="2AF9B12E" w14:textId="77777777" w:rsidR="000A7B09" w:rsidRPr="00F317D6" w:rsidRDefault="000A7B09" w:rsidP="006E1E0F">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0</w:t>
            </w:r>
          </w:p>
        </w:tc>
        <w:tc>
          <w:tcPr>
            <w:tcW w:w="0" w:type="auto"/>
            <w:hideMark/>
          </w:tcPr>
          <w:p w14:paraId="480EFE96" w14:textId="77777777" w:rsidR="000A7B09" w:rsidRPr="00F317D6" w:rsidRDefault="000A7B09" w:rsidP="006E1E0F">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0</w:t>
            </w:r>
          </w:p>
        </w:tc>
      </w:tr>
      <w:tr w:rsidR="000A7B09" w:rsidRPr="00F317D6" w14:paraId="5C59DABA" w14:textId="77777777" w:rsidTr="001B7C2B">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5EC9287F"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 True Positives (TP)</w:t>
            </w:r>
          </w:p>
        </w:tc>
        <w:tc>
          <w:tcPr>
            <w:tcW w:w="0" w:type="auto"/>
            <w:hideMark/>
          </w:tcPr>
          <w:p w14:paraId="66236A47" w14:textId="77777777" w:rsidR="000A7B09" w:rsidRPr="00F317D6" w:rsidRDefault="000A7B09"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39</w:t>
            </w:r>
          </w:p>
        </w:tc>
        <w:tc>
          <w:tcPr>
            <w:tcW w:w="0" w:type="auto"/>
            <w:hideMark/>
          </w:tcPr>
          <w:p w14:paraId="77B103FA" w14:textId="77777777" w:rsidR="000A7B09" w:rsidRPr="00F317D6" w:rsidRDefault="000A7B09"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39</w:t>
            </w:r>
          </w:p>
        </w:tc>
        <w:tc>
          <w:tcPr>
            <w:tcW w:w="0" w:type="auto"/>
            <w:hideMark/>
          </w:tcPr>
          <w:p w14:paraId="5CF27405" w14:textId="77777777" w:rsidR="000A7B09" w:rsidRPr="00F317D6" w:rsidRDefault="000A7B09"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40</w:t>
            </w:r>
          </w:p>
        </w:tc>
      </w:tr>
      <w:tr w:rsidR="000A7B09" w:rsidRPr="00F317D6" w14:paraId="7D2BBB1F" w14:textId="77777777" w:rsidTr="001B7C2B">
        <w:trPr>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7E28F585"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Cohen’s κ</w:t>
            </w:r>
          </w:p>
        </w:tc>
        <w:tc>
          <w:tcPr>
            <w:tcW w:w="0" w:type="auto"/>
            <w:hideMark/>
          </w:tcPr>
          <w:p w14:paraId="045FFB5D" w14:textId="77777777" w:rsidR="000A7B09" w:rsidRPr="00F317D6" w:rsidRDefault="000A7B09" w:rsidP="006E1E0F">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0.94</w:t>
            </w:r>
          </w:p>
        </w:tc>
        <w:tc>
          <w:tcPr>
            <w:tcW w:w="0" w:type="auto"/>
            <w:hideMark/>
          </w:tcPr>
          <w:p w14:paraId="713ABEA1" w14:textId="77777777" w:rsidR="000A7B09" w:rsidRPr="00F317D6" w:rsidRDefault="000A7B09" w:rsidP="006E1E0F">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0.94</w:t>
            </w:r>
          </w:p>
        </w:tc>
        <w:tc>
          <w:tcPr>
            <w:tcW w:w="0" w:type="auto"/>
            <w:hideMark/>
          </w:tcPr>
          <w:p w14:paraId="75B007E4" w14:textId="77777777" w:rsidR="000A7B09" w:rsidRPr="00F317D6" w:rsidRDefault="000A7B09" w:rsidP="006E1E0F">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1</w:t>
            </w:r>
          </w:p>
        </w:tc>
      </w:tr>
      <w:tr w:rsidR="000A7B09" w:rsidRPr="00F317D6" w14:paraId="5F08479E" w14:textId="77777777" w:rsidTr="001B7C2B">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11B699DD"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Percent agreement</w:t>
            </w:r>
          </w:p>
        </w:tc>
        <w:tc>
          <w:tcPr>
            <w:tcW w:w="0" w:type="auto"/>
            <w:hideMark/>
          </w:tcPr>
          <w:p w14:paraId="253961AB" w14:textId="77777777" w:rsidR="000A7B09" w:rsidRPr="00F317D6" w:rsidRDefault="000A7B09"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98%</w:t>
            </w:r>
          </w:p>
        </w:tc>
        <w:tc>
          <w:tcPr>
            <w:tcW w:w="0" w:type="auto"/>
            <w:hideMark/>
          </w:tcPr>
          <w:p w14:paraId="2564A14F" w14:textId="77777777" w:rsidR="000A7B09" w:rsidRPr="00F317D6" w:rsidRDefault="000A7B09"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98%</w:t>
            </w:r>
          </w:p>
        </w:tc>
        <w:tc>
          <w:tcPr>
            <w:tcW w:w="0" w:type="auto"/>
            <w:hideMark/>
          </w:tcPr>
          <w:p w14:paraId="208D126B" w14:textId="77777777" w:rsidR="000A7B09" w:rsidRPr="00F317D6" w:rsidRDefault="000A7B09"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100%</w:t>
            </w:r>
          </w:p>
        </w:tc>
      </w:tr>
      <w:tr w:rsidR="000A7B09" w:rsidRPr="00F317D6" w14:paraId="23F6E2D0" w14:textId="77777777" w:rsidTr="001B7C2B">
        <w:trPr>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5BB073CE"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Sensitivity (recall)</w:t>
            </w:r>
          </w:p>
        </w:tc>
        <w:tc>
          <w:tcPr>
            <w:tcW w:w="0" w:type="auto"/>
            <w:hideMark/>
          </w:tcPr>
          <w:p w14:paraId="1B5785E6" w14:textId="77777777" w:rsidR="000A7B09" w:rsidRPr="00F317D6" w:rsidRDefault="000A7B09" w:rsidP="006E1E0F">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1</w:t>
            </w:r>
          </w:p>
        </w:tc>
        <w:tc>
          <w:tcPr>
            <w:tcW w:w="0" w:type="auto"/>
            <w:hideMark/>
          </w:tcPr>
          <w:p w14:paraId="07B876CA" w14:textId="77777777" w:rsidR="000A7B09" w:rsidRPr="00F317D6" w:rsidRDefault="000A7B09" w:rsidP="006E1E0F">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1</w:t>
            </w:r>
          </w:p>
        </w:tc>
        <w:tc>
          <w:tcPr>
            <w:tcW w:w="0" w:type="auto"/>
            <w:hideMark/>
          </w:tcPr>
          <w:p w14:paraId="4AB1D9A1" w14:textId="77777777" w:rsidR="000A7B09" w:rsidRPr="00F317D6" w:rsidRDefault="000A7B09" w:rsidP="006E1E0F">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w:t>
            </w:r>
          </w:p>
        </w:tc>
      </w:tr>
      <w:tr w:rsidR="000A7B09" w:rsidRPr="00F317D6" w14:paraId="300F8972" w14:textId="77777777" w:rsidTr="001B7C2B">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5167F990"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Specificity</w:t>
            </w:r>
          </w:p>
        </w:tc>
        <w:tc>
          <w:tcPr>
            <w:tcW w:w="0" w:type="auto"/>
            <w:hideMark/>
          </w:tcPr>
          <w:p w14:paraId="1CDDE567" w14:textId="77777777" w:rsidR="000A7B09" w:rsidRPr="00F317D6" w:rsidRDefault="000A7B09"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0.909</w:t>
            </w:r>
          </w:p>
        </w:tc>
        <w:tc>
          <w:tcPr>
            <w:tcW w:w="0" w:type="auto"/>
            <w:hideMark/>
          </w:tcPr>
          <w:p w14:paraId="07B65CF7" w14:textId="77777777" w:rsidR="000A7B09" w:rsidRPr="00F317D6" w:rsidRDefault="000A7B09"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0.909</w:t>
            </w:r>
          </w:p>
        </w:tc>
        <w:tc>
          <w:tcPr>
            <w:tcW w:w="0" w:type="auto"/>
            <w:hideMark/>
          </w:tcPr>
          <w:p w14:paraId="7A191A36" w14:textId="77777777" w:rsidR="000A7B09" w:rsidRPr="00F317D6" w:rsidRDefault="000A7B09"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w:t>
            </w:r>
          </w:p>
        </w:tc>
      </w:tr>
      <w:tr w:rsidR="000A7B09" w:rsidRPr="00F317D6" w14:paraId="66F3249F" w14:textId="77777777" w:rsidTr="001B7C2B">
        <w:trPr>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5F18AFC1"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Positive-predictive value (PPV)</w:t>
            </w:r>
          </w:p>
        </w:tc>
        <w:tc>
          <w:tcPr>
            <w:tcW w:w="0" w:type="auto"/>
            <w:hideMark/>
          </w:tcPr>
          <w:p w14:paraId="511B7B0B" w14:textId="32FBF6AA" w:rsidR="000A7B09" w:rsidRPr="00F317D6" w:rsidRDefault="000A7B09" w:rsidP="006E1E0F">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0.975</w:t>
            </w:r>
          </w:p>
        </w:tc>
        <w:tc>
          <w:tcPr>
            <w:tcW w:w="0" w:type="auto"/>
            <w:hideMark/>
          </w:tcPr>
          <w:p w14:paraId="264C3F79" w14:textId="77777777" w:rsidR="000A7B09" w:rsidRPr="00F317D6" w:rsidRDefault="000A7B09" w:rsidP="006E1E0F">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0.975</w:t>
            </w:r>
          </w:p>
        </w:tc>
        <w:tc>
          <w:tcPr>
            <w:tcW w:w="0" w:type="auto"/>
            <w:hideMark/>
          </w:tcPr>
          <w:p w14:paraId="562BBCB4" w14:textId="77777777" w:rsidR="000A7B09" w:rsidRPr="00F317D6" w:rsidRDefault="000A7B09" w:rsidP="006E1E0F">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w:t>
            </w:r>
          </w:p>
        </w:tc>
      </w:tr>
      <w:tr w:rsidR="000A7B09" w:rsidRPr="00F317D6" w14:paraId="493C03E4" w14:textId="77777777" w:rsidTr="001B7C2B">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0" w:type="auto"/>
            <w:hideMark/>
          </w:tcPr>
          <w:p w14:paraId="18D0E2CC"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Negative-predictive value (NPV)</w:t>
            </w:r>
          </w:p>
        </w:tc>
        <w:tc>
          <w:tcPr>
            <w:tcW w:w="0" w:type="auto"/>
            <w:hideMark/>
          </w:tcPr>
          <w:p w14:paraId="20996954" w14:textId="3A3EBC23" w:rsidR="000A7B09" w:rsidRPr="00F317D6" w:rsidRDefault="000A7B09"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1</w:t>
            </w:r>
          </w:p>
        </w:tc>
        <w:tc>
          <w:tcPr>
            <w:tcW w:w="0" w:type="auto"/>
            <w:hideMark/>
          </w:tcPr>
          <w:p w14:paraId="386A7E5A" w14:textId="77777777" w:rsidR="000A7B09" w:rsidRPr="00F317D6" w:rsidRDefault="000A7B09"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1</w:t>
            </w:r>
          </w:p>
        </w:tc>
        <w:tc>
          <w:tcPr>
            <w:tcW w:w="0" w:type="auto"/>
            <w:hideMark/>
          </w:tcPr>
          <w:p w14:paraId="687E1D6E" w14:textId="77777777" w:rsidR="000A7B09" w:rsidRPr="00F317D6" w:rsidRDefault="000A7B09"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w:t>
            </w:r>
          </w:p>
        </w:tc>
      </w:tr>
      <w:tr w:rsidR="000A7B09" w:rsidRPr="00F317D6" w14:paraId="1B7C035A" w14:textId="77777777" w:rsidTr="001B7C2B">
        <w:trPr>
          <w:trHeight w:val="440"/>
        </w:trPr>
        <w:tc>
          <w:tcPr>
            <w:cnfStyle w:val="001000000000" w:firstRow="0" w:lastRow="0" w:firstColumn="1" w:lastColumn="0" w:oddVBand="0" w:evenVBand="0" w:oddHBand="0" w:evenHBand="0" w:firstRowFirstColumn="0" w:firstRowLastColumn="0" w:lastRowFirstColumn="0" w:lastRowLastColumn="0"/>
            <w:tcW w:w="0" w:type="auto"/>
            <w:hideMark/>
          </w:tcPr>
          <w:p w14:paraId="1E6E1021"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Overall accuracy</w:t>
            </w:r>
          </w:p>
        </w:tc>
        <w:tc>
          <w:tcPr>
            <w:tcW w:w="0" w:type="auto"/>
            <w:hideMark/>
          </w:tcPr>
          <w:p w14:paraId="7F6D94B5" w14:textId="77777777" w:rsidR="000A7B09" w:rsidRPr="00F317D6" w:rsidRDefault="000A7B09" w:rsidP="006E1E0F">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0.98</w:t>
            </w:r>
          </w:p>
        </w:tc>
        <w:tc>
          <w:tcPr>
            <w:tcW w:w="0" w:type="auto"/>
            <w:hideMark/>
          </w:tcPr>
          <w:p w14:paraId="29EED1FA" w14:textId="77777777" w:rsidR="000A7B09" w:rsidRPr="00F317D6" w:rsidRDefault="000A7B09" w:rsidP="006E1E0F">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0.98</w:t>
            </w:r>
          </w:p>
        </w:tc>
        <w:tc>
          <w:tcPr>
            <w:tcW w:w="0" w:type="auto"/>
            <w:hideMark/>
          </w:tcPr>
          <w:p w14:paraId="49FA1ECA" w14:textId="77777777" w:rsidR="000A7B09" w:rsidRPr="00F317D6" w:rsidRDefault="000A7B09" w:rsidP="006E1E0F">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w:t>
            </w:r>
          </w:p>
        </w:tc>
      </w:tr>
      <w:tr w:rsidR="000A7B09" w:rsidRPr="00F317D6" w14:paraId="56C41E43" w14:textId="77777777" w:rsidTr="001B7C2B">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7F99509C" w14:textId="77777777" w:rsidR="000A7B09" w:rsidRPr="00F317D6" w:rsidRDefault="000A7B09" w:rsidP="006E1E0F">
            <w:pPr>
              <w:spacing w:line="480" w:lineRule="auto"/>
              <w:rPr>
                <w:rFonts w:asciiTheme="majorBidi" w:hAnsiTheme="majorBidi" w:cstheme="majorBidi"/>
                <w:color w:val="000000" w:themeColor="text1"/>
              </w:rPr>
            </w:pPr>
            <w:r w:rsidRPr="00F317D6">
              <w:rPr>
                <w:rFonts w:asciiTheme="majorBidi" w:hAnsiTheme="majorBidi" w:cstheme="majorBidi"/>
                <w:color w:val="000000" w:themeColor="text1"/>
              </w:rPr>
              <w:t>AUC (ROC)</w:t>
            </w:r>
          </w:p>
        </w:tc>
        <w:tc>
          <w:tcPr>
            <w:tcW w:w="0" w:type="auto"/>
            <w:hideMark/>
          </w:tcPr>
          <w:p w14:paraId="37B6645D" w14:textId="75948BEF" w:rsidR="000A7B09" w:rsidRPr="00F317D6" w:rsidRDefault="000A7B09"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0.955</w:t>
            </w:r>
          </w:p>
        </w:tc>
        <w:tc>
          <w:tcPr>
            <w:tcW w:w="0" w:type="auto"/>
            <w:hideMark/>
          </w:tcPr>
          <w:p w14:paraId="6B3508A4" w14:textId="77777777" w:rsidR="000A7B09" w:rsidRPr="00F317D6" w:rsidRDefault="000A7B09"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0.955</w:t>
            </w:r>
          </w:p>
        </w:tc>
        <w:tc>
          <w:tcPr>
            <w:tcW w:w="0" w:type="auto"/>
            <w:hideMark/>
          </w:tcPr>
          <w:p w14:paraId="6C997901" w14:textId="77777777" w:rsidR="000A7B09" w:rsidRPr="00F317D6" w:rsidRDefault="000A7B09"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w:t>
            </w:r>
          </w:p>
        </w:tc>
      </w:tr>
    </w:tbl>
    <w:p w14:paraId="28E09AEC" w14:textId="37AF8CAB" w:rsidR="000A7B09" w:rsidRPr="00F317D6" w:rsidRDefault="000A7B09" w:rsidP="00911E2B">
      <w:pPr>
        <w:spacing w:line="480" w:lineRule="auto"/>
        <w:jc w:val="both"/>
        <w:rPr>
          <w:rFonts w:asciiTheme="majorBidi" w:eastAsia="Calibri" w:hAnsiTheme="majorBidi" w:cstheme="majorBidi"/>
          <w:b/>
          <w:bCs/>
          <w:color w:val="000000" w:themeColor="text1"/>
          <w:lang w:bidi="ar-JO"/>
        </w:rPr>
      </w:pPr>
    </w:p>
    <w:p w14:paraId="7FF97E43" w14:textId="77777777" w:rsidR="000A7B09" w:rsidRPr="00F317D6" w:rsidRDefault="000A7B09" w:rsidP="000A7B09">
      <w:pPr>
        <w:tabs>
          <w:tab w:val="left" w:pos="720"/>
          <w:tab w:val="left" w:pos="1032"/>
        </w:tabs>
        <w:kinsoku w:val="0"/>
        <w:overflowPunct w:val="0"/>
        <w:spacing w:line="480" w:lineRule="auto"/>
        <w:ind w:right="90"/>
        <w:jc w:val="both"/>
        <w:rPr>
          <w:rFonts w:asciiTheme="majorBidi" w:hAnsiTheme="majorBidi" w:cstheme="majorBidi"/>
          <w:color w:val="000000" w:themeColor="text1"/>
        </w:rPr>
      </w:pPr>
      <w:r w:rsidRPr="00F317D6">
        <w:rPr>
          <w:rFonts w:asciiTheme="majorBidi" w:hAnsiTheme="majorBidi" w:cstheme="majorBidi"/>
          <w:b/>
          <w:bCs/>
          <w:color w:val="000000" w:themeColor="text1"/>
        </w:rPr>
        <w:t>Table 3:</w:t>
      </w:r>
      <w:r w:rsidRPr="00F317D6">
        <w:rPr>
          <w:rFonts w:asciiTheme="majorBidi" w:hAnsiTheme="majorBidi" w:cstheme="majorBidi"/>
          <w:color w:val="000000" w:themeColor="text1"/>
        </w:rPr>
        <w:t xml:space="preserve"> Agreement &amp; Diagnostic-Performance Metrics for TA and Two Independent AI Runs</w:t>
      </w:r>
    </w:p>
    <w:p w14:paraId="216DC0F6" w14:textId="77777777" w:rsidR="000A7B09" w:rsidRPr="00F317D6" w:rsidRDefault="000A7B09" w:rsidP="000A7B09">
      <w:pPr>
        <w:spacing w:line="480" w:lineRule="auto"/>
        <w:jc w:val="both"/>
        <w:rPr>
          <w:rFonts w:asciiTheme="majorBidi" w:hAnsiTheme="majorBidi" w:cstheme="majorBidi"/>
        </w:rPr>
      </w:pPr>
      <w:r w:rsidRPr="00F317D6">
        <w:rPr>
          <w:rFonts w:asciiTheme="majorBidi" w:hAnsiTheme="majorBidi" w:cstheme="majorBidi"/>
          <w:b/>
          <w:bCs/>
        </w:rPr>
        <w:t>Legend:</w:t>
      </w:r>
      <w:r w:rsidRPr="00F317D6">
        <w:rPr>
          <w:rFonts w:asciiTheme="majorBidi" w:hAnsiTheme="majorBidi" w:cstheme="majorBidi"/>
        </w:rPr>
        <w:t xml:space="preserve"> Agreement and diagnostic-performance metrics comparing TA with two independent DAS runs on the same 50 synthetic cases, and agreement between the two DAS runs. Confusion-matrix cells (TP, TN, FP, FN) are reported for each comparison. Sensitivity, specificity, positive predictive value (PPV), negative predictive value (NPV), and overall accuracy are computed with exact 95% confidence intervals (Clopper–Pearson or Wilson as appropriate). Agreement is summarized by Cohen’s κ with 95% CIs. AUC values are derived from receiver-operating-characteristic analysis. All tests are two-sided with α = 0.05; no multiplicity adjustment was required. Abbreviations: TP, true positive; TN, true negative; FP, false positive; FN, false negative; PPV, positive predictive value; NPV, negative </w:t>
      </w:r>
      <w:r w:rsidRPr="00F317D6">
        <w:rPr>
          <w:rFonts w:asciiTheme="majorBidi" w:hAnsiTheme="majorBidi" w:cstheme="majorBidi"/>
        </w:rPr>
        <w:lastRenderedPageBreak/>
        <w:t>predictive value; κ, Cohen’s kappa; AUC, area under the curve; DAS, decision-aid system; TA, traditional approach.</w:t>
      </w:r>
    </w:p>
    <w:p w14:paraId="42C4A400" w14:textId="31C5526F" w:rsidR="006A3585" w:rsidRPr="00F317D6" w:rsidRDefault="006A3585" w:rsidP="00986ADE">
      <w:pPr>
        <w:tabs>
          <w:tab w:val="left" w:pos="720"/>
          <w:tab w:val="left" w:pos="1032"/>
        </w:tabs>
        <w:kinsoku w:val="0"/>
        <w:overflowPunct w:val="0"/>
        <w:spacing w:line="480" w:lineRule="auto"/>
        <w:ind w:right="90"/>
        <w:rPr>
          <w:rFonts w:asciiTheme="majorBidi" w:hAnsiTheme="majorBidi" w:cstheme="majorBidi"/>
          <w:b/>
          <w:bCs/>
          <w:color w:val="000000" w:themeColor="text1"/>
        </w:rPr>
      </w:pPr>
    </w:p>
    <w:p w14:paraId="3A87F186" w14:textId="0737CE73" w:rsidR="006A3585" w:rsidRPr="00F317D6" w:rsidRDefault="006A3585" w:rsidP="00986ADE">
      <w:pPr>
        <w:tabs>
          <w:tab w:val="left" w:pos="720"/>
          <w:tab w:val="left" w:pos="1032"/>
        </w:tabs>
        <w:kinsoku w:val="0"/>
        <w:overflowPunct w:val="0"/>
        <w:spacing w:line="480" w:lineRule="auto"/>
        <w:ind w:right="90"/>
        <w:rPr>
          <w:rFonts w:asciiTheme="majorBidi" w:hAnsiTheme="majorBidi" w:cstheme="majorBidi"/>
          <w:b/>
          <w:bCs/>
          <w:color w:val="000000" w:themeColor="text1"/>
        </w:rPr>
      </w:pPr>
    </w:p>
    <w:p w14:paraId="4E01944D" w14:textId="42E25D30" w:rsidR="000A7B09" w:rsidRDefault="000A7B09" w:rsidP="00986ADE">
      <w:pPr>
        <w:tabs>
          <w:tab w:val="left" w:pos="720"/>
          <w:tab w:val="left" w:pos="1032"/>
        </w:tabs>
        <w:kinsoku w:val="0"/>
        <w:overflowPunct w:val="0"/>
        <w:spacing w:line="480" w:lineRule="auto"/>
        <w:ind w:right="90"/>
        <w:rPr>
          <w:rFonts w:asciiTheme="majorBidi" w:hAnsiTheme="majorBidi" w:cstheme="majorBidi"/>
          <w:b/>
          <w:bCs/>
          <w:color w:val="000000" w:themeColor="text1"/>
        </w:rPr>
      </w:pPr>
    </w:p>
    <w:p w14:paraId="0F7BDE2C" w14:textId="77777777" w:rsidR="000A7B09" w:rsidRDefault="000A7B09" w:rsidP="00986ADE">
      <w:pPr>
        <w:tabs>
          <w:tab w:val="left" w:pos="720"/>
          <w:tab w:val="left" w:pos="1032"/>
        </w:tabs>
        <w:kinsoku w:val="0"/>
        <w:overflowPunct w:val="0"/>
        <w:spacing w:line="480" w:lineRule="auto"/>
        <w:ind w:right="90"/>
        <w:rPr>
          <w:rFonts w:asciiTheme="majorBidi" w:hAnsiTheme="majorBidi" w:cstheme="majorBidi"/>
          <w:b/>
          <w:bCs/>
          <w:color w:val="000000" w:themeColor="text1"/>
        </w:rPr>
      </w:pPr>
    </w:p>
    <w:p w14:paraId="2306B417" w14:textId="77777777" w:rsidR="00FC4304" w:rsidRDefault="00FC4304" w:rsidP="00986ADE">
      <w:pPr>
        <w:tabs>
          <w:tab w:val="left" w:pos="720"/>
          <w:tab w:val="left" w:pos="1032"/>
        </w:tabs>
        <w:kinsoku w:val="0"/>
        <w:overflowPunct w:val="0"/>
        <w:spacing w:line="480" w:lineRule="auto"/>
        <w:ind w:right="90"/>
        <w:rPr>
          <w:rFonts w:asciiTheme="majorBidi" w:hAnsiTheme="majorBidi" w:cstheme="majorBidi"/>
          <w:b/>
          <w:bCs/>
          <w:color w:val="000000" w:themeColor="text1"/>
        </w:rPr>
      </w:pPr>
    </w:p>
    <w:p w14:paraId="15D1D4FE" w14:textId="77777777" w:rsidR="00FC4304" w:rsidRDefault="00FC4304" w:rsidP="00986ADE">
      <w:pPr>
        <w:tabs>
          <w:tab w:val="left" w:pos="720"/>
          <w:tab w:val="left" w:pos="1032"/>
        </w:tabs>
        <w:kinsoku w:val="0"/>
        <w:overflowPunct w:val="0"/>
        <w:spacing w:line="480" w:lineRule="auto"/>
        <w:ind w:right="90"/>
        <w:rPr>
          <w:rFonts w:asciiTheme="majorBidi" w:hAnsiTheme="majorBidi" w:cstheme="majorBidi"/>
          <w:b/>
          <w:bCs/>
          <w:color w:val="000000" w:themeColor="text1"/>
        </w:rPr>
      </w:pPr>
    </w:p>
    <w:p w14:paraId="34A133FF" w14:textId="77777777" w:rsidR="00FC4304" w:rsidRDefault="00FC4304" w:rsidP="00986ADE">
      <w:pPr>
        <w:tabs>
          <w:tab w:val="left" w:pos="720"/>
          <w:tab w:val="left" w:pos="1032"/>
        </w:tabs>
        <w:kinsoku w:val="0"/>
        <w:overflowPunct w:val="0"/>
        <w:spacing w:line="480" w:lineRule="auto"/>
        <w:ind w:right="90"/>
        <w:rPr>
          <w:rFonts w:asciiTheme="majorBidi" w:hAnsiTheme="majorBidi" w:cstheme="majorBidi"/>
          <w:b/>
          <w:bCs/>
          <w:color w:val="000000" w:themeColor="text1"/>
        </w:rPr>
      </w:pPr>
    </w:p>
    <w:p w14:paraId="05D47950" w14:textId="70F7AB25" w:rsidR="000A7B09" w:rsidRDefault="000A7B09" w:rsidP="00986ADE">
      <w:pPr>
        <w:tabs>
          <w:tab w:val="left" w:pos="720"/>
          <w:tab w:val="left" w:pos="1032"/>
        </w:tabs>
        <w:kinsoku w:val="0"/>
        <w:overflowPunct w:val="0"/>
        <w:spacing w:line="480" w:lineRule="auto"/>
        <w:ind w:right="90"/>
        <w:rPr>
          <w:rFonts w:asciiTheme="majorBidi" w:hAnsiTheme="majorBidi" w:cstheme="majorBidi"/>
          <w:b/>
          <w:bCs/>
          <w:color w:val="000000" w:themeColor="text1"/>
        </w:rPr>
      </w:pPr>
      <w:r w:rsidRPr="00F317D6">
        <w:rPr>
          <w:rFonts w:asciiTheme="majorBidi" w:hAnsiTheme="majorBidi" w:cstheme="majorBidi"/>
          <w:b/>
          <w:bCs/>
          <w:noProof/>
          <w:color w:val="000000" w:themeColor="text1"/>
        </w:rPr>
        <mc:AlternateContent>
          <mc:Choice Requires="wps">
            <w:drawing>
              <wp:anchor distT="0" distB="0" distL="114300" distR="114300" simplePos="0" relativeHeight="251721728" behindDoc="0" locked="0" layoutInCell="1" allowOverlap="1" wp14:anchorId="02257FE6" wp14:editId="22D9C204">
                <wp:simplePos x="0" y="0"/>
                <wp:positionH relativeFrom="column">
                  <wp:posOffset>198120</wp:posOffset>
                </wp:positionH>
                <wp:positionV relativeFrom="paragraph">
                  <wp:posOffset>243840</wp:posOffset>
                </wp:positionV>
                <wp:extent cx="5379720" cy="7703820"/>
                <wp:effectExtent l="0" t="0" r="11430" b="11430"/>
                <wp:wrapNone/>
                <wp:docPr id="1402362592" name="Rectangle: Rounded Corners 25"/>
                <wp:cNvGraphicFramePr/>
                <a:graphic xmlns:a="http://schemas.openxmlformats.org/drawingml/2006/main">
                  <a:graphicData uri="http://schemas.microsoft.com/office/word/2010/wordprocessingShape">
                    <wps:wsp>
                      <wps:cNvSpPr/>
                      <wps:spPr>
                        <a:xfrm>
                          <a:off x="0" y="0"/>
                          <a:ext cx="5379720" cy="770382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B11BFA" id="Rectangle: Rounded Corners 25" o:spid="_x0000_s1026" style="position:absolute;margin-left:15.6pt;margin-top:19.2pt;width:423.6pt;height:606.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" filled="f" strokecolor="black [3213]" strokeweight="1pt">
                <v:stroke joinstyle="miter"/>
              </v:roundrect>
            </w:pict>
          </mc:Fallback>
        </mc:AlternateContent>
      </w:r>
    </w:p>
    <w:p w14:paraId="16E1B528" w14:textId="7559B80E" w:rsidR="00911E2B" w:rsidRDefault="000A7B09" w:rsidP="00F04F1E">
      <w:pPr>
        <w:tabs>
          <w:tab w:val="left" w:pos="720"/>
          <w:tab w:val="left" w:pos="1032"/>
        </w:tabs>
        <w:kinsoku w:val="0"/>
        <w:overflowPunct w:val="0"/>
        <w:spacing w:line="360" w:lineRule="auto"/>
        <w:ind w:right="90"/>
        <w:rPr>
          <w:rFonts w:asciiTheme="majorBidi" w:hAnsiTheme="majorBidi" w:cstheme="majorBidi"/>
          <w:b/>
          <w:bCs/>
          <w:color w:val="000000" w:themeColor="text1"/>
        </w:rPr>
      </w:pPr>
      <w:r w:rsidRPr="00F317D6">
        <w:rPr>
          <w:rFonts w:asciiTheme="majorBidi" w:hAnsiTheme="majorBidi" w:cstheme="majorBidi"/>
          <w:b/>
          <w:bCs/>
          <w:noProof/>
          <w:color w:val="000000" w:themeColor="text1"/>
        </w:rPr>
        <mc:AlternateContent>
          <mc:Choice Requires="wps">
            <w:drawing>
              <wp:anchor distT="0" distB="0" distL="114300" distR="114300" simplePos="0" relativeHeight="251702272" behindDoc="0" locked="0" layoutInCell="1" allowOverlap="1" wp14:anchorId="42312098" wp14:editId="30D925E0">
                <wp:simplePos x="0" y="0"/>
                <wp:positionH relativeFrom="margin">
                  <wp:posOffset>2407920</wp:posOffset>
                </wp:positionH>
                <wp:positionV relativeFrom="margin">
                  <wp:posOffset>335280</wp:posOffset>
                </wp:positionV>
                <wp:extent cx="1049020" cy="468630"/>
                <wp:effectExtent l="0" t="0" r="17780" b="26670"/>
                <wp:wrapSquare wrapText="bothSides"/>
                <wp:docPr id="878141415" name="Text Box 23"/>
                <wp:cNvGraphicFramePr/>
                <a:graphic xmlns:a="http://schemas.openxmlformats.org/drawingml/2006/main">
                  <a:graphicData uri="http://schemas.microsoft.com/office/word/2010/wordprocessingShape">
                    <wps:wsp>
                      <wps:cNvSpPr txBox="1"/>
                      <wps:spPr>
                        <a:xfrm>
                          <a:off x="0" y="0"/>
                          <a:ext cx="1049020" cy="468630"/>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6A5A407B" w14:textId="5C711CC8" w:rsidR="00B80E02" w:rsidRPr="00B80E02" w:rsidRDefault="00B80E02" w:rsidP="00FC4304">
                            <w:pPr>
                              <w:jc w:val="center"/>
                              <w:rPr>
                                <w:rFonts w:asciiTheme="majorBidi" w:hAnsiTheme="majorBidi" w:cstheme="majorBidi"/>
                                <w:lang w:val="en-US"/>
                              </w:rPr>
                            </w:pPr>
                            <w:r w:rsidRPr="00B80E02">
                              <w:rPr>
                                <w:rFonts w:asciiTheme="majorBidi" w:hAnsiTheme="majorBidi" w:cstheme="majorBidi"/>
                                <w:lang w:val="en-US"/>
                              </w:rPr>
                              <w:t xml:space="preserve">Validation </w:t>
                            </w:r>
                            <w:r>
                              <w:rPr>
                                <w:rFonts w:asciiTheme="majorBidi" w:hAnsiTheme="majorBidi" w:cstheme="majorBidi"/>
                                <w:lang w:val="en-US"/>
                              </w:rPr>
                              <w:t>S</w:t>
                            </w:r>
                            <w:r w:rsidRPr="00B80E02">
                              <w:rPr>
                                <w:rFonts w:asciiTheme="majorBidi" w:hAnsiTheme="majorBidi" w:cstheme="majorBidi"/>
                                <w:lang w:val="en-US"/>
                              </w:rPr>
                              <w:t>tudy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312098" id="_x0000_t202" coordsize="21600,21600" o:spt="202" path="m,l,21600r21600,l21600,xe">
                <v:stroke joinstyle="miter"/>
                <v:path gradientshapeok="t" o:connecttype="rect"/>
              </v:shapetype>
              <v:shape id="Text Box 23" o:spid="_x0000_s1026" type="#_x0000_t202" style="position:absolute;margin-left:189.6pt;margin-top:26.4pt;width:82.6pt;height:36.9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" fillcolor="#d35dc6 [2168]" strokecolor="#a02b93 [3208]" strokeweight=".5pt">
                <v:fill color2="#ca3bba [2616]" rotate="t" colors="0 #d09fc8;.5 #c692be;1 #c17eb6" focus="100%" type="gradient">
                  <o:fill v:ext="view" type="gradientUnscaled"/>
                </v:fill>
                <v:textbox>
                  <w:txbxContent>
                    <w:p w14:paraId="6A5A407B" w14:textId="5C711CC8" w:rsidR="00B80E02" w:rsidRPr="00B80E02" w:rsidRDefault="00B80E02" w:rsidP="00FC4304">
                      <w:pPr>
                        <w:jc w:val="center"/>
                        <w:rPr>
                          <w:rFonts w:asciiTheme="majorBidi" w:hAnsiTheme="majorBidi" w:cstheme="majorBidi"/>
                          <w:lang w:val="en-US"/>
                        </w:rPr>
                      </w:pPr>
                      <w:r w:rsidRPr="00B80E02">
                        <w:rPr>
                          <w:rFonts w:asciiTheme="majorBidi" w:hAnsiTheme="majorBidi" w:cstheme="majorBidi"/>
                          <w:lang w:val="en-US"/>
                        </w:rPr>
                        <w:t xml:space="preserve">Validation </w:t>
                      </w:r>
                      <w:r>
                        <w:rPr>
                          <w:rFonts w:asciiTheme="majorBidi" w:hAnsiTheme="majorBidi" w:cstheme="majorBidi"/>
                          <w:lang w:val="en-US"/>
                        </w:rPr>
                        <w:t>S</w:t>
                      </w:r>
                      <w:r w:rsidRPr="00B80E02">
                        <w:rPr>
                          <w:rFonts w:asciiTheme="majorBidi" w:hAnsiTheme="majorBidi" w:cstheme="majorBidi"/>
                          <w:lang w:val="en-US"/>
                        </w:rPr>
                        <w:t>tudy</w:t>
                      </w:r>
                    </w:p>
                  </w:txbxContent>
                </v:textbox>
                <w10:wrap type="square" anchorx="margin" anchory="margin"/>
              </v:shape>
            </w:pict>
          </mc:Fallback>
        </mc:AlternateContent>
      </w:r>
    </w:p>
    <w:p w14:paraId="5175E017" w14:textId="4EBDBB4C" w:rsidR="006A3585" w:rsidRPr="00F317D6" w:rsidRDefault="00FC4304" w:rsidP="00F04F1E">
      <w:pPr>
        <w:tabs>
          <w:tab w:val="left" w:pos="720"/>
          <w:tab w:val="left" w:pos="1032"/>
        </w:tabs>
        <w:kinsoku w:val="0"/>
        <w:overflowPunct w:val="0"/>
        <w:spacing w:line="360" w:lineRule="auto"/>
        <w:ind w:right="90"/>
        <w:rPr>
          <w:rFonts w:asciiTheme="majorBidi" w:hAnsiTheme="majorBidi" w:cstheme="majorBidi"/>
          <w:b/>
          <w:bCs/>
          <w:color w:val="000000" w:themeColor="text1"/>
        </w:rPr>
      </w:pPr>
      <w:r w:rsidRPr="00F317D6">
        <w:rPr>
          <w:rFonts w:asciiTheme="majorBidi" w:hAnsiTheme="majorBidi" w:cstheme="majorBidi"/>
          <w:b/>
          <w:bCs/>
          <w:noProof/>
        </w:rPr>
        <mc:AlternateContent>
          <mc:Choice Requires="wps">
            <w:drawing>
              <wp:anchor distT="0" distB="0" distL="114300" distR="114300" simplePos="0" relativeHeight="251722752" behindDoc="0" locked="0" layoutInCell="1" allowOverlap="1" wp14:anchorId="35556FA9" wp14:editId="54C56606">
                <wp:simplePos x="0" y="0"/>
                <wp:positionH relativeFrom="column">
                  <wp:posOffset>2917825</wp:posOffset>
                </wp:positionH>
                <wp:positionV relativeFrom="paragraph">
                  <wp:posOffset>161290</wp:posOffset>
                </wp:positionV>
                <wp:extent cx="0" cy="274320"/>
                <wp:effectExtent l="76200" t="0" r="57150" b="49530"/>
                <wp:wrapNone/>
                <wp:docPr id="270752275" name="Straight Arrow Connector 26"/>
                <wp:cNvGraphicFramePr/>
                <a:graphic xmlns:a="http://schemas.openxmlformats.org/drawingml/2006/main">
                  <a:graphicData uri="http://schemas.microsoft.com/office/word/2010/wordprocessingShape">
                    <wps:wsp>
                      <wps:cNvCnPr/>
                      <wps:spPr>
                        <a:xfrm flipH="1">
                          <a:off x="0" y="0"/>
                          <a:ext cx="0" cy="2743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028574" id="Straight Arrow Connector 26" o:spid="_x0000_s1026" type="#_x0000_t32" style="position:absolute;margin-left:229.75pt;margin-top:12.7pt;width:0;height:21.6pt;flip:x;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" strokecolor="black [3213]" strokeweight=".5pt">
                <v:stroke endarrow="block" joinstyle="miter"/>
              </v:shape>
            </w:pict>
          </mc:Fallback>
        </mc:AlternateContent>
      </w:r>
    </w:p>
    <w:p w14:paraId="159294C5" w14:textId="6E32E5AA" w:rsidR="00B754E6" w:rsidRDefault="00FC4304" w:rsidP="00F04F1E">
      <w:pPr>
        <w:tabs>
          <w:tab w:val="left" w:pos="720"/>
          <w:tab w:val="left" w:pos="1032"/>
        </w:tabs>
        <w:kinsoku w:val="0"/>
        <w:overflowPunct w:val="0"/>
        <w:spacing w:line="360" w:lineRule="auto"/>
        <w:ind w:right="90"/>
        <w:rPr>
          <w:rFonts w:asciiTheme="majorBidi" w:hAnsiTheme="majorBidi" w:cstheme="majorBidi"/>
          <w:b/>
          <w:bCs/>
          <w:color w:val="000000" w:themeColor="text1"/>
        </w:rPr>
      </w:pPr>
      <w:r w:rsidRPr="00F317D6">
        <w:rPr>
          <w:rFonts w:asciiTheme="majorBidi" w:hAnsiTheme="majorBidi" w:cstheme="majorBidi"/>
          <w:b/>
          <w:bCs/>
          <w:noProof/>
          <w:color w:val="000000" w:themeColor="text1"/>
        </w:rPr>
        <mc:AlternateContent>
          <mc:Choice Requires="wps">
            <w:drawing>
              <wp:anchor distT="0" distB="0" distL="114300" distR="114300" simplePos="0" relativeHeight="251704320" behindDoc="0" locked="0" layoutInCell="1" allowOverlap="1" wp14:anchorId="309FAE11" wp14:editId="24ABC222">
                <wp:simplePos x="0" y="0"/>
                <wp:positionH relativeFrom="column">
                  <wp:posOffset>2359660</wp:posOffset>
                </wp:positionH>
                <wp:positionV relativeFrom="paragraph">
                  <wp:posOffset>295910</wp:posOffset>
                </wp:positionV>
                <wp:extent cx="1131570" cy="468630"/>
                <wp:effectExtent l="0" t="0" r="11430" b="26670"/>
                <wp:wrapNone/>
                <wp:docPr id="328794449" name="Text Box 23"/>
                <wp:cNvGraphicFramePr/>
                <a:graphic xmlns:a="http://schemas.openxmlformats.org/drawingml/2006/main">
                  <a:graphicData uri="http://schemas.microsoft.com/office/word/2010/wordprocessingShape">
                    <wps:wsp>
                      <wps:cNvSpPr txBox="1"/>
                      <wps:spPr>
                        <a:xfrm>
                          <a:off x="0" y="0"/>
                          <a:ext cx="1131570" cy="468630"/>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3704935F" w14:textId="58B99961" w:rsidR="00B80E02" w:rsidRPr="00B80E02" w:rsidRDefault="00B80E02" w:rsidP="00B80E02">
                            <w:pPr>
                              <w:jc w:val="center"/>
                              <w:rPr>
                                <w:rFonts w:asciiTheme="majorBidi" w:hAnsiTheme="majorBidi" w:cstheme="majorBidi"/>
                                <w:lang w:val="en-US"/>
                              </w:rPr>
                            </w:pPr>
                            <w:r>
                              <w:rPr>
                                <w:rFonts w:asciiTheme="majorBidi" w:hAnsiTheme="majorBidi" w:cstheme="majorBidi"/>
                                <w:lang w:val="en-US"/>
                              </w:rPr>
                              <w:t>50 Synthetic Cases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9FAE11" id="_x0000_s1027" type="#_x0000_t202" style="position:absolute;margin-left:185.8pt;margin-top:23.3pt;width:89.1pt;height:36.9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" fillcolor="#d35dc6 [2168]" strokecolor="#a02b93 [3208]" strokeweight=".5pt">
                <v:fill color2="#ca3bba [2616]" rotate="t" colors="0 #d09fc8;.5 #c692be;1 #c17eb6" focus="100%" type="gradient">
                  <o:fill v:ext="view" type="gradientUnscaled"/>
                </v:fill>
                <v:textbox>
                  <w:txbxContent>
                    <w:p w14:paraId="3704935F" w14:textId="58B99961" w:rsidR="00B80E02" w:rsidRPr="00B80E02" w:rsidRDefault="00B80E02" w:rsidP="00B80E02">
                      <w:pPr>
                        <w:jc w:val="center"/>
                        <w:rPr>
                          <w:rFonts w:asciiTheme="majorBidi" w:hAnsiTheme="majorBidi" w:cstheme="majorBidi"/>
                          <w:lang w:val="en-US"/>
                        </w:rPr>
                      </w:pPr>
                      <w:r>
                        <w:rPr>
                          <w:rFonts w:asciiTheme="majorBidi" w:hAnsiTheme="majorBidi" w:cstheme="majorBidi"/>
                          <w:lang w:val="en-US"/>
                        </w:rPr>
                        <w:t>50 Synthetic Cases</w:t>
                      </w:r>
                    </w:p>
                  </w:txbxContent>
                </v:textbox>
              </v:shape>
            </w:pict>
          </mc:Fallback>
        </mc:AlternateContent>
      </w:r>
    </w:p>
    <w:p w14:paraId="23103258" w14:textId="1042C149" w:rsidR="00BD154E" w:rsidRPr="00F317D6" w:rsidRDefault="007F1EEA" w:rsidP="00F04F1E">
      <w:pPr>
        <w:tabs>
          <w:tab w:val="left" w:pos="720"/>
          <w:tab w:val="left" w:pos="1032"/>
        </w:tabs>
        <w:kinsoku w:val="0"/>
        <w:overflowPunct w:val="0"/>
        <w:spacing w:line="360" w:lineRule="auto"/>
        <w:ind w:right="90"/>
        <w:rPr>
          <w:rFonts w:asciiTheme="majorBidi" w:hAnsiTheme="majorBidi" w:cstheme="majorBidi"/>
          <w:b/>
          <w:bCs/>
          <w:color w:val="000000" w:themeColor="text1"/>
        </w:rPr>
      </w:pPr>
      <w:r w:rsidRPr="00F317D6">
        <w:rPr>
          <w:rFonts w:asciiTheme="majorBidi" w:hAnsiTheme="majorBidi" w:cstheme="majorBidi"/>
          <w:b/>
          <w:bCs/>
          <w:noProof/>
          <w:color w:val="000000" w:themeColor="text1"/>
        </w:rPr>
        <mc:AlternateContent>
          <mc:Choice Requires="wps">
            <w:drawing>
              <wp:anchor distT="0" distB="0" distL="114300" distR="114300" simplePos="0" relativeHeight="251682816" behindDoc="0" locked="0" layoutInCell="1" allowOverlap="1" wp14:anchorId="3ED40965" wp14:editId="2202B0E6">
                <wp:simplePos x="0" y="0"/>
                <wp:positionH relativeFrom="column">
                  <wp:posOffset>1772557</wp:posOffset>
                </wp:positionH>
                <wp:positionV relativeFrom="paragraph">
                  <wp:posOffset>-201747</wp:posOffset>
                </wp:positionV>
                <wp:extent cx="1475509" cy="602672"/>
                <wp:effectExtent l="0" t="0" r="10795" b="26035"/>
                <wp:wrapNone/>
                <wp:docPr id="1835037255" name="Rectangle: Rounded Corners 1"/>
                <wp:cNvGraphicFramePr/>
                <a:graphic xmlns:a="http://schemas.openxmlformats.org/drawingml/2006/main">
                  <a:graphicData uri="http://schemas.microsoft.com/office/word/2010/wordprocessingShape">
                    <wps:wsp>
                      <wps:cNvSpPr/>
                      <wps:spPr>
                        <a:xfrm>
                          <a:off x="0" y="0"/>
                          <a:ext cx="1475509" cy="602672"/>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AE39922" id="Rectangle: Rounded Corners 1" o:spid="_x0000_s1026" style="position:absolute;margin-left:139.55pt;margin-top:-15.9pt;width:116.2pt;height:47.45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" fillcolor="white [3212]" strokecolor="white [3212]" strokeweight="1pt">
                <v:stroke joinstyle="miter"/>
              </v:roundrect>
            </w:pict>
          </mc:Fallback>
        </mc:AlternateContent>
      </w:r>
    </w:p>
    <w:p w14:paraId="1981B5EE" w14:textId="40108F23" w:rsidR="00BD154E" w:rsidRPr="00F317D6" w:rsidRDefault="00FC4304"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r w:rsidRPr="00F317D6">
        <w:rPr>
          <w:rFonts w:asciiTheme="majorBidi" w:hAnsiTheme="majorBidi" w:cstheme="majorBidi"/>
          <w:b/>
          <w:bCs/>
          <w:noProof/>
        </w:rPr>
        <mc:AlternateContent>
          <mc:Choice Requires="wps">
            <w:drawing>
              <wp:anchor distT="0" distB="0" distL="114300" distR="114300" simplePos="0" relativeHeight="251728896" behindDoc="0" locked="0" layoutInCell="1" allowOverlap="1" wp14:anchorId="275A6B20" wp14:editId="0164409F">
                <wp:simplePos x="0" y="0"/>
                <wp:positionH relativeFrom="column">
                  <wp:posOffset>2937510</wp:posOffset>
                </wp:positionH>
                <wp:positionV relativeFrom="paragraph">
                  <wp:posOffset>239395</wp:posOffset>
                </wp:positionV>
                <wp:extent cx="0" cy="274320"/>
                <wp:effectExtent l="76200" t="0" r="57150" b="49530"/>
                <wp:wrapNone/>
                <wp:docPr id="1924590516" name="Straight Arrow Connector 26"/>
                <wp:cNvGraphicFramePr/>
                <a:graphic xmlns:a="http://schemas.openxmlformats.org/drawingml/2006/main">
                  <a:graphicData uri="http://schemas.microsoft.com/office/word/2010/wordprocessingShape">
                    <wps:wsp>
                      <wps:cNvCnPr/>
                      <wps:spPr>
                        <a:xfrm flipH="1">
                          <a:off x="0" y="0"/>
                          <a:ext cx="0" cy="2743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95BEB8" id="Straight Arrow Connector 26" o:spid="_x0000_s1026" type="#_x0000_t32" style="position:absolute;margin-left:231.3pt;margin-top:18.85pt;width:0;height:21.6pt;flip:x;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" strokecolor="black [3213]" strokeweight=".5pt">
                <v:stroke endarrow="block" joinstyle="miter"/>
              </v:shape>
            </w:pict>
          </mc:Fallback>
        </mc:AlternateContent>
      </w:r>
    </w:p>
    <w:p w14:paraId="4245531E" w14:textId="3DFD37F1" w:rsidR="00BD154E" w:rsidRPr="00F317D6" w:rsidRDefault="00FC4304"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r w:rsidRPr="00F317D6">
        <w:rPr>
          <w:rFonts w:asciiTheme="majorBidi" w:hAnsiTheme="majorBidi" w:cstheme="majorBidi"/>
          <w:b/>
          <w:bCs/>
          <w:noProof/>
          <w:color w:val="000000" w:themeColor="text1"/>
        </w:rPr>
        <mc:AlternateContent>
          <mc:Choice Requires="wps">
            <w:drawing>
              <wp:anchor distT="0" distB="0" distL="114300" distR="114300" simplePos="0" relativeHeight="251706368" behindDoc="0" locked="0" layoutInCell="1" allowOverlap="1" wp14:anchorId="310785D6" wp14:editId="4C410462">
                <wp:simplePos x="0" y="0"/>
                <wp:positionH relativeFrom="column">
                  <wp:posOffset>1934210</wp:posOffset>
                </wp:positionH>
                <wp:positionV relativeFrom="paragraph">
                  <wp:posOffset>307340</wp:posOffset>
                </wp:positionV>
                <wp:extent cx="2080260" cy="664029"/>
                <wp:effectExtent l="0" t="0" r="15240" b="22225"/>
                <wp:wrapNone/>
                <wp:docPr id="574656254" name="Text Box 23"/>
                <wp:cNvGraphicFramePr/>
                <a:graphic xmlns:a="http://schemas.openxmlformats.org/drawingml/2006/main">
                  <a:graphicData uri="http://schemas.microsoft.com/office/word/2010/wordprocessingShape">
                    <wps:wsp>
                      <wps:cNvSpPr txBox="1"/>
                      <wps:spPr>
                        <a:xfrm>
                          <a:off x="0" y="0"/>
                          <a:ext cx="2080260" cy="664029"/>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5AC858B0" w14:textId="77777777" w:rsidR="00B80E02" w:rsidRDefault="00B80E02" w:rsidP="00B80E02">
                            <w:pPr>
                              <w:jc w:val="center"/>
                              <w:rPr>
                                <w:rFonts w:asciiTheme="majorBidi" w:hAnsiTheme="majorBidi" w:cstheme="majorBidi"/>
                                <w:lang w:val="en-US"/>
                              </w:rPr>
                            </w:pPr>
                            <w:r>
                              <w:rPr>
                                <w:rFonts w:asciiTheme="majorBidi" w:hAnsiTheme="majorBidi" w:cstheme="majorBidi"/>
                                <w:lang w:val="en-US"/>
                              </w:rPr>
                              <w:t>Expert Created Cases</w:t>
                            </w:r>
                          </w:p>
                          <w:p w14:paraId="06919F3C" w14:textId="6447BCE5" w:rsidR="00B80E02" w:rsidRPr="00B80E02" w:rsidRDefault="00B80E02" w:rsidP="00B80E02">
                            <w:pPr>
                              <w:jc w:val="center"/>
                              <w:rPr>
                                <w:rFonts w:asciiTheme="majorBidi" w:hAnsiTheme="majorBidi" w:cstheme="majorBidi"/>
                                <w:lang w:val="en-US"/>
                              </w:rPr>
                            </w:pPr>
                            <w:r>
                              <w:rPr>
                                <w:rFonts w:asciiTheme="majorBidi" w:hAnsiTheme="majorBidi" w:cstheme="majorBidi"/>
                                <w:lang w:val="en-US"/>
                              </w:rPr>
                              <w:t>3-Generation Pedigree</w:t>
                            </w:r>
                            <w:r>
                              <w:rPr>
                                <w:rFonts w:asciiTheme="majorBidi" w:hAnsiTheme="majorBidi" w:cstheme="majorBidi"/>
                                <w:lang w:val="en-US"/>
                              </w:rPr>
                              <w:br/>
                            </w:r>
                            <w:r w:rsidR="007F1EEA">
                              <w:rPr>
                                <w:rFonts w:asciiTheme="majorBidi" w:hAnsiTheme="majorBidi" w:cstheme="majorBidi"/>
                                <w:lang w:val="en-US"/>
                              </w:rPr>
                              <w:t>Pathology</w:t>
                            </w:r>
                            <w:r>
                              <w:rPr>
                                <w:rFonts w:asciiTheme="majorBidi" w:hAnsiTheme="majorBidi" w:cstheme="majorBidi"/>
                                <w:lang w:val="en-US"/>
                              </w:rPr>
                              <w:t xml:space="preserve"> Reports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0785D6" id="_x0000_s1028" type="#_x0000_t202" style="position:absolute;left:0;text-align:left;margin-left:152.3pt;margin-top:24.2pt;width:163.8pt;height:52.3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" fillcolor="#d35dc6 [2168]" strokecolor="#a02b93 [3208]" strokeweight=".5pt">
                <v:fill color2="#ca3bba [2616]" rotate="t" colors="0 #d09fc8;.5 #c692be;1 #c17eb6" focus="100%" type="gradient">
                  <o:fill v:ext="view" type="gradientUnscaled"/>
                </v:fill>
                <v:textbox>
                  <w:txbxContent>
                    <w:p w14:paraId="5AC858B0" w14:textId="77777777" w:rsidR="00B80E02" w:rsidRDefault="00B80E02" w:rsidP="00B80E02">
                      <w:pPr>
                        <w:jc w:val="center"/>
                        <w:rPr>
                          <w:rFonts w:asciiTheme="majorBidi" w:hAnsiTheme="majorBidi" w:cstheme="majorBidi"/>
                          <w:lang w:val="en-US"/>
                        </w:rPr>
                      </w:pPr>
                      <w:r>
                        <w:rPr>
                          <w:rFonts w:asciiTheme="majorBidi" w:hAnsiTheme="majorBidi" w:cstheme="majorBidi"/>
                          <w:lang w:val="en-US"/>
                        </w:rPr>
                        <w:t>Expert Created Cases</w:t>
                      </w:r>
                    </w:p>
                    <w:p w14:paraId="06919F3C" w14:textId="6447BCE5" w:rsidR="00B80E02" w:rsidRPr="00B80E02" w:rsidRDefault="00B80E02" w:rsidP="00B80E02">
                      <w:pPr>
                        <w:jc w:val="center"/>
                        <w:rPr>
                          <w:rFonts w:asciiTheme="majorBidi" w:hAnsiTheme="majorBidi" w:cstheme="majorBidi"/>
                          <w:lang w:val="en-US"/>
                        </w:rPr>
                      </w:pPr>
                      <w:r>
                        <w:rPr>
                          <w:rFonts w:asciiTheme="majorBidi" w:hAnsiTheme="majorBidi" w:cstheme="majorBidi"/>
                          <w:lang w:val="en-US"/>
                        </w:rPr>
                        <w:t>3-Generation Pedigree</w:t>
                      </w:r>
                      <w:r>
                        <w:rPr>
                          <w:rFonts w:asciiTheme="majorBidi" w:hAnsiTheme="majorBidi" w:cstheme="majorBidi"/>
                          <w:lang w:val="en-US"/>
                        </w:rPr>
                        <w:br/>
                      </w:r>
                      <w:r w:rsidR="007F1EEA">
                        <w:rPr>
                          <w:rFonts w:asciiTheme="majorBidi" w:hAnsiTheme="majorBidi" w:cstheme="majorBidi"/>
                          <w:lang w:val="en-US"/>
                        </w:rPr>
                        <w:t>Pathology</w:t>
                      </w:r>
                      <w:r>
                        <w:rPr>
                          <w:rFonts w:asciiTheme="majorBidi" w:hAnsiTheme="majorBidi" w:cstheme="majorBidi"/>
                          <w:lang w:val="en-US"/>
                        </w:rPr>
                        <w:t xml:space="preserve"> Reports</w:t>
                      </w:r>
                    </w:p>
                  </w:txbxContent>
                </v:textbox>
              </v:shape>
            </w:pict>
          </mc:Fallback>
        </mc:AlternateContent>
      </w:r>
    </w:p>
    <w:p w14:paraId="2BD8C586" w14:textId="6AA341D0" w:rsidR="00BD154E" w:rsidRPr="00F317D6" w:rsidRDefault="00BD154E"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p>
    <w:p w14:paraId="344FC651" w14:textId="37344227" w:rsidR="00BD154E" w:rsidRPr="00F317D6" w:rsidRDefault="00BD154E"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p>
    <w:p w14:paraId="5761A5B7" w14:textId="735693C3" w:rsidR="00BD154E" w:rsidRPr="00F317D6" w:rsidRDefault="00F04F1E"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r w:rsidRPr="00F317D6">
        <w:rPr>
          <w:rFonts w:asciiTheme="majorBidi" w:hAnsiTheme="majorBidi" w:cstheme="majorBidi"/>
          <w:b/>
          <w:bCs/>
          <w:noProof/>
        </w:rPr>
        <mc:AlternateContent>
          <mc:Choice Requires="wps">
            <w:drawing>
              <wp:anchor distT="0" distB="0" distL="114300" distR="114300" simplePos="0" relativeHeight="251726848" behindDoc="0" locked="0" layoutInCell="1" allowOverlap="1" wp14:anchorId="00B5F399" wp14:editId="624D8F55">
                <wp:simplePos x="0" y="0"/>
                <wp:positionH relativeFrom="column">
                  <wp:posOffset>2964180</wp:posOffset>
                </wp:positionH>
                <wp:positionV relativeFrom="paragraph">
                  <wp:posOffset>191770</wp:posOffset>
                </wp:positionV>
                <wp:extent cx="0" cy="274320"/>
                <wp:effectExtent l="76200" t="0" r="57150" b="49530"/>
                <wp:wrapNone/>
                <wp:docPr id="528010984" name="Straight Arrow Connector 26"/>
                <wp:cNvGraphicFramePr/>
                <a:graphic xmlns:a="http://schemas.openxmlformats.org/drawingml/2006/main">
                  <a:graphicData uri="http://schemas.microsoft.com/office/word/2010/wordprocessingShape">
                    <wps:wsp>
                      <wps:cNvCnPr/>
                      <wps:spPr>
                        <a:xfrm flipH="1">
                          <a:off x="0" y="0"/>
                          <a:ext cx="0" cy="2743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9DA75C" id="Straight Arrow Connector 26" o:spid="_x0000_s1026" type="#_x0000_t32" style="position:absolute;margin-left:233.4pt;margin-top:15.1pt;width:0;height:21.6pt;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" strokecolor="black [3213]" strokeweight=".5pt">
                <v:stroke endarrow="block" joinstyle="miter"/>
              </v:shape>
            </w:pict>
          </mc:Fallback>
        </mc:AlternateContent>
      </w:r>
    </w:p>
    <w:p w14:paraId="419CCAD2" w14:textId="3A3DE3BD" w:rsidR="00BD154E" w:rsidRPr="00F317D6" w:rsidRDefault="00FC4304"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r w:rsidRPr="00F317D6">
        <w:rPr>
          <w:rFonts w:asciiTheme="majorBidi" w:hAnsiTheme="majorBidi" w:cstheme="majorBidi"/>
          <w:b/>
          <w:bCs/>
          <w:noProof/>
          <w:color w:val="000000" w:themeColor="text1"/>
        </w:rPr>
        <mc:AlternateContent>
          <mc:Choice Requires="wps">
            <w:drawing>
              <wp:anchor distT="0" distB="0" distL="114300" distR="114300" simplePos="0" relativeHeight="251708416" behindDoc="0" locked="0" layoutInCell="1" allowOverlap="1" wp14:anchorId="3296C729" wp14:editId="5F4FB09F">
                <wp:simplePos x="0" y="0"/>
                <wp:positionH relativeFrom="column">
                  <wp:posOffset>2442210</wp:posOffset>
                </wp:positionH>
                <wp:positionV relativeFrom="paragraph">
                  <wp:posOffset>200660</wp:posOffset>
                </wp:positionV>
                <wp:extent cx="1049020" cy="468630"/>
                <wp:effectExtent l="0" t="0" r="17780" b="26670"/>
                <wp:wrapNone/>
                <wp:docPr id="440801410" name="Text Box 23"/>
                <wp:cNvGraphicFramePr/>
                <a:graphic xmlns:a="http://schemas.openxmlformats.org/drawingml/2006/main">
                  <a:graphicData uri="http://schemas.microsoft.com/office/word/2010/wordprocessingShape">
                    <wps:wsp>
                      <wps:cNvSpPr txBox="1"/>
                      <wps:spPr>
                        <a:xfrm>
                          <a:off x="0" y="0"/>
                          <a:ext cx="1049020" cy="468630"/>
                        </a:xfrm>
                        <a:prstGeom prst="rect">
                          <a:avLst/>
                        </a:prstGeom>
                        <a:solidFill>
                          <a:schemeClr val="accent2">
                            <a:lumMod val="20000"/>
                            <a:lumOff val="80000"/>
                          </a:schemeClr>
                        </a:solidFill>
                        <a:ln/>
                      </wps:spPr>
                      <wps:style>
                        <a:lnRef idx="2">
                          <a:schemeClr val="accent5"/>
                        </a:lnRef>
                        <a:fillRef idx="1">
                          <a:schemeClr val="lt1"/>
                        </a:fillRef>
                        <a:effectRef idx="0">
                          <a:schemeClr val="accent5"/>
                        </a:effectRef>
                        <a:fontRef idx="minor">
                          <a:schemeClr val="dk1"/>
                        </a:fontRef>
                      </wps:style>
                      <wps:txbx>
                        <w:txbxContent>
                          <w:p w14:paraId="426B469E" w14:textId="21A97578" w:rsidR="00B80E02" w:rsidRPr="00B80E02" w:rsidRDefault="00B80E02" w:rsidP="00B80E02">
                            <w:pPr>
                              <w:jc w:val="center"/>
                              <w:rPr>
                                <w:rFonts w:asciiTheme="majorBidi" w:hAnsiTheme="majorBidi" w:cstheme="majorBidi"/>
                                <w:lang w:val="en-US"/>
                              </w:rPr>
                            </w:pPr>
                            <w:r>
                              <w:rPr>
                                <w:rFonts w:asciiTheme="majorBidi" w:hAnsiTheme="majorBidi" w:cstheme="majorBidi"/>
                                <w:lang w:val="en-US"/>
                              </w:rPr>
                              <w:t>Dual processing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96C729" id="_x0000_s1029" type="#_x0000_t202" style="position:absolute;left:0;text-align:left;margin-left:192.3pt;margin-top:15.8pt;width:82.6pt;height:36.9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" fillcolor="#fae2d5 [661]" strokecolor="#a02b93 [3208]" strokeweight="1pt">
                <v:textbox>
                  <w:txbxContent>
                    <w:p w14:paraId="426B469E" w14:textId="21A97578" w:rsidR="00B80E02" w:rsidRPr="00B80E02" w:rsidRDefault="00B80E02" w:rsidP="00B80E02">
                      <w:pPr>
                        <w:jc w:val="center"/>
                        <w:rPr>
                          <w:rFonts w:asciiTheme="majorBidi" w:hAnsiTheme="majorBidi" w:cstheme="majorBidi"/>
                          <w:lang w:val="en-US"/>
                        </w:rPr>
                      </w:pPr>
                      <w:r>
                        <w:rPr>
                          <w:rFonts w:asciiTheme="majorBidi" w:hAnsiTheme="majorBidi" w:cstheme="majorBidi"/>
                          <w:lang w:val="en-US"/>
                        </w:rPr>
                        <w:t>Dual processing</w:t>
                      </w:r>
                    </w:p>
                  </w:txbxContent>
                </v:textbox>
              </v:shape>
            </w:pict>
          </mc:Fallback>
        </mc:AlternateContent>
      </w:r>
    </w:p>
    <w:p w14:paraId="0B6B9274" w14:textId="15D74B5A" w:rsidR="00BD154E" w:rsidRPr="00F317D6" w:rsidRDefault="00F04F1E"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r w:rsidRPr="00F317D6">
        <w:rPr>
          <w:rFonts w:asciiTheme="majorBidi" w:hAnsiTheme="majorBidi" w:cstheme="majorBidi"/>
          <w:b/>
          <w:bCs/>
          <w:noProof/>
          <w:color w:val="000000" w:themeColor="text1"/>
        </w:rPr>
        <mc:AlternateContent>
          <mc:Choice Requires="wps">
            <w:drawing>
              <wp:anchor distT="0" distB="0" distL="114300" distR="114300" simplePos="0" relativeHeight="251736064" behindDoc="0" locked="0" layoutInCell="1" allowOverlap="1" wp14:anchorId="4A0AEC6A" wp14:editId="5A07B149">
                <wp:simplePos x="0" y="0"/>
                <wp:positionH relativeFrom="column">
                  <wp:posOffset>3505200</wp:posOffset>
                </wp:positionH>
                <wp:positionV relativeFrom="paragraph">
                  <wp:posOffset>91440</wp:posOffset>
                </wp:positionV>
                <wp:extent cx="868680" cy="571500"/>
                <wp:effectExtent l="0" t="0" r="83820" b="95250"/>
                <wp:wrapNone/>
                <wp:docPr id="774950787" name="Connector: Curved 27"/>
                <wp:cNvGraphicFramePr/>
                <a:graphic xmlns:a="http://schemas.openxmlformats.org/drawingml/2006/main">
                  <a:graphicData uri="http://schemas.microsoft.com/office/word/2010/wordprocessingShape">
                    <wps:wsp>
                      <wps:cNvCnPr/>
                      <wps:spPr>
                        <a:xfrm>
                          <a:off x="0" y="0"/>
                          <a:ext cx="868680" cy="571500"/>
                        </a:xfrm>
                        <a:prstGeom prst="curved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F7AC510"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27" o:spid="_x0000_s1026" type="#_x0000_t38" style="position:absolute;margin-left:276pt;margin-top:7.2pt;width:68.4pt;height:4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" adj="10800" strokecolor="black [3213]" strokeweight=".5pt">
                <v:stroke endarrow="block" joinstyle="miter"/>
              </v:shape>
            </w:pict>
          </mc:Fallback>
        </mc:AlternateContent>
      </w:r>
      <w:r w:rsidRPr="00F317D6">
        <w:rPr>
          <w:rFonts w:asciiTheme="majorBidi" w:hAnsiTheme="majorBidi" w:cstheme="majorBidi"/>
          <w:b/>
          <w:bCs/>
          <w:noProof/>
          <w:color w:val="000000" w:themeColor="text1"/>
        </w:rPr>
        <mc:AlternateContent>
          <mc:Choice Requires="wps">
            <w:drawing>
              <wp:anchor distT="0" distB="0" distL="114300" distR="114300" simplePos="0" relativeHeight="251740160" behindDoc="0" locked="0" layoutInCell="1" allowOverlap="1" wp14:anchorId="2A422DB5" wp14:editId="3F92F00C">
                <wp:simplePos x="0" y="0"/>
                <wp:positionH relativeFrom="column">
                  <wp:posOffset>1386840</wp:posOffset>
                </wp:positionH>
                <wp:positionV relativeFrom="paragraph">
                  <wp:posOffset>76200</wp:posOffset>
                </wp:positionV>
                <wp:extent cx="1094740" cy="678180"/>
                <wp:effectExtent l="38100" t="0" r="10160" b="83820"/>
                <wp:wrapNone/>
                <wp:docPr id="1127267683" name="Connector: Curved 27"/>
                <wp:cNvGraphicFramePr/>
                <a:graphic xmlns:a="http://schemas.openxmlformats.org/drawingml/2006/main">
                  <a:graphicData uri="http://schemas.microsoft.com/office/word/2010/wordprocessingShape">
                    <wps:wsp>
                      <wps:cNvCnPr/>
                      <wps:spPr>
                        <a:xfrm flipH="1">
                          <a:off x="0" y="0"/>
                          <a:ext cx="1094740" cy="678180"/>
                        </a:xfrm>
                        <a:prstGeom prst="curved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3BD1D8" id="Connector: Curved 27" o:spid="_x0000_s1026" type="#_x0000_t38" style="position:absolute;margin-left:109.2pt;margin-top:6pt;width:86.2pt;height:53.4pt;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" adj="10800" strokecolor="black [3213]" strokeweight=".5pt">
                <v:stroke endarrow="block" joinstyle="miter"/>
              </v:shape>
            </w:pict>
          </mc:Fallback>
        </mc:AlternateContent>
      </w:r>
    </w:p>
    <w:p w14:paraId="3E91E980" w14:textId="73C4AE9D" w:rsidR="00BD154E" w:rsidRPr="00F317D6" w:rsidRDefault="00FC4304"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r w:rsidRPr="00F317D6">
        <w:rPr>
          <w:rFonts w:asciiTheme="majorBidi" w:hAnsiTheme="majorBidi" w:cstheme="majorBidi"/>
          <w:b/>
          <w:bCs/>
          <w:noProof/>
        </w:rPr>
        <mc:AlternateContent>
          <mc:Choice Requires="wps">
            <w:drawing>
              <wp:anchor distT="0" distB="0" distL="114300" distR="114300" simplePos="0" relativeHeight="251724800" behindDoc="0" locked="0" layoutInCell="1" allowOverlap="1" wp14:anchorId="3C53C20B" wp14:editId="263BAD0D">
                <wp:simplePos x="0" y="0"/>
                <wp:positionH relativeFrom="column">
                  <wp:posOffset>2994660</wp:posOffset>
                </wp:positionH>
                <wp:positionV relativeFrom="paragraph">
                  <wp:posOffset>168275</wp:posOffset>
                </wp:positionV>
                <wp:extent cx="0" cy="457200"/>
                <wp:effectExtent l="76200" t="0" r="57150" b="57150"/>
                <wp:wrapNone/>
                <wp:docPr id="81273032" name="Straight Arrow Connector 26"/>
                <wp:cNvGraphicFramePr/>
                <a:graphic xmlns:a="http://schemas.openxmlformats.org/drawingml/2006/main">
                  <a:graphicData uri="http://schemas.microsoft.com/office/word/2010/wordprocessingShape">
                    <wps:wsp>
                      <wps:cNvCnPr/>
                      <wps:spPr>
                        <a:xfrm flipH="1">
                          <a:off x="0" y="0"/>
                          <a:ext cx="0" cy="4572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FA0ACF" id="Straight Arrow Connector 26" o:spid="_x0000_s1026" type="#_x0000_t32" style="position:absolute;margin-left:235.8pt;margin-top:13.25pt;width:0;height:36pt;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" strokecolor="black [3213]" strokeweight=".5pt">
                <v:stroke endarrow="block" joinstyle="miter"/>
              </v:shape>
            </w:pict>
          </mc:Fallback>
        </mc:AlternateContent>
      </w:r>
    </w:p>
    <w:p w14:paraId="6514D036" w14:textId="260FBE0B" w:rsidR="00BD154E" w:rsidRPr="00F317D6" w:rsidRDefault="00FC4304"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r w:rsidRPr="00F317D6">
        <w:rPr>
          <w:rFonts w:asciiTheme="majorBidi" w:hAnsiTheme="majorBidi" w:cstheme="majorBidi"/>
          <w:b/>
          <w:bCs/>
          <w:noProof/>
          <w:color w:val="000000" w:themeColor="text1"/>
        </w:rPr>
        <mc:AlternateContent>
          <mc:Choice Requires="wps">
            <w:drawing>
              <wp:anchor distT="0" distB="0" distL="114300" distR="114300" simplePos="0" relativeHeight="251720704" behindDoc="0" locked="0" layoutInCell="1" allowOverlap="1" wp14:anchorId="0D2BBC5B" wp14:editId="5F273083">
                <wp:simplePos x="0" y="0"/>
                <wp:positionH relativeFrom="column">
                  <wp:posOffset>3943985</wp:posOffset>
                </wp:positionH>
                <wp:positionV relativeFrom="paragraph">
                  <wp:posOffset>191135</wp:posOffset>
                </wp:positionV>
                <wp:extent cx="1441048" cy="457200"/>
                <wp:effectExtent l="0" t="0" r="26035" b="19050"/>
                <wp:wrapNone/>
                <wp:docPr id="1984403578" name="Text Box 23"/>
                <wp:cNvGraphicFramePr/>
                <a:graphic xmlns:a="http://schemas.openxmlformats.org/drawingml/2006/main">
                  <a:graphicData uri="http://schemas.microsoft.com/office/word/2010/wordprocessingShape">
                    <wps:wsp>
                      <wps:cNvSpPr txBox="1"/>
                      <wps:spPr>
                        <a:xfrm>
                          <a:off x="0" y="0"/>
                          <a:ext cx="1441048" cy="457200"/>
                        </a:xfrm>
                        <a:prstGeom prst="rect">
                          <a:avLst/>
                        </a:prstGeom>
                        <a:solidFill>
                          <a:schemeClr val="accent6">
                            <a:lumMod val="20000"/>
                            <a:lumOff val="80000"/>
                          </a:schemeClr>
                        </a:solidFill>
                        <a:ln/>
                      </wps:spPr>
                      <wps:style>
                        <a:lnRef idx="2">
                          <a:schemeClr val="accent5"/>
                        </a:lnRef>
                        <a:fillRef idx="1">
                          <a:schemeClr val="lt1"/>
                        </a:fillRef>
                        <a:effectRef idx="0">
                          <a:schemeClr val="accent5"/>
                        </a:effectRef>
                        <a:fontRef idx="minor">
                          <a:schemeClr val="dk1"/>
                        </a:fontRef>
                      </wps:style>
                      <wps:txbx>
                        <w:txbxContent>
                          <w:p w14:paraId="0C4A330E" w14:textId="61B975E3" w:rsidR="00B80E02" w:rsidRDefault="00B80E02" w:rsidP="007F1EEA">
                            <w:pPr>
                              <w:jc w:val="center"/>
                              <w:rPr>
                                <w:rFonts w:asciiTheme="majorBidi" w:hAnsiTheme="majorBidi" w:cstheme="majorBidi"/>
                                <w:lang w:val="en-US"/>
                              </w:rPr>
                            </w:pPr>
                            <w:r>
                              <w:rPr>
                                <w:rFonts w:asciiTheme="majorBidi" w:hAnsiTheme="majorBidi" w:cstheme="majorBidi"/>
                                <w:lang w:val="en-US"/>
                              </w:rPr>
                              <w:t>Traditional Approach</w:t>
                            </w:r>
                          </w:p>
                          <w:p w14:paraId="65D3CE2C" w14:textId="387BD313" w:rsidR="00B80E02" w:rsidRPr="00B80E02" w:rsidRDefault="00B80E02" w:rsidP="007F1EEA">
                            <w:pPr>
                              <w:jc w:val="center"/>
                              <w:rPr>
                                <w:rFonts w:asciiTheme="majorBidi" w:hAnsiTheme="majorBidi" w:cstheme="majorBidi"/>
                                <w:lang w:val="en-US"/>
                              </w:rPr>
                            </w:pPr>
                            <w:r>
                              <w:rPr>
                                <w:rFonts w:asciiTheme="majorBidi" w:hAnsiTheme="majorBidi" w:cstheme="majorBidi"/>
                                <w:lang w:val="en-US"/>
                              </w:rPr>
                              <w:t>Expert Review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BBC5B" id="_x0000_s1030" type="#_x0000_t202" style="position:absolute;left:0;text-align:left;margin-left:310.55pt;margin-top:15.05pt;width:113.45pt;height:3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" fillcolor="#d9f2d0 [665]" strokecolor="#a02b93 [3208]" strokeweight="1pt">
                <v:textbox>
                  <w:txbxContent>
                    <w:p w14:paraId="0C4A330E" w14:textId="61B975E3" w:rsidR="00B80E02" w:rsidRDefault="00B80E02" w:rsidP="007F1EEA">
                      <w:pPr>
                        <w:jc w:val="center"/>
                        <w:rPr>
                          <w:rFonts w:asciiTheme="majorBidi" w:hAnsiTheme="majorBidi" w:cstheme="majorBidi"/>
                          <w:lang w:val="en-US"/>
                        </w:rPr>
                      </w:pPr>
                      <w:r>
                        <w:rPr>
                          <w:rFonts w:asciiTheme="majorBidi" w:hAnsiTheme="majorBidi" w:cstheme="majorBidi"/>
                          <w:lang w:val="en-US"/>
                        </w:rPr>
                        <w:t>Traditional Approach</w:t>
                      </w:r>
                    </w:p>
                    <w:p w14:paraId="65D3CE2C" w14:textId="387BD313" w:rsidR="00B80E02" w:rsidRPr="00B80E02" w:rsidRDefault="00B80E02" w:rsidP="007F1EEA">
                      <w:pPr>
                        <w:jc w:val="center"/>
                        <w:rPr>
                          <w:rFonts w:asciiTheme="majorBidi" w:hAnsiTheme="majorBidi" w:cstheme="majorBidi"/>
                          <w:lang w:val="en-US"/>
                        </w:rPr>
                      </w:pPr>
                      <w:r>
                        <w:rPr>
                          <w:rFonts w:asciiTheme="majorBidi" w:hAnsiTheme="majorBidi" w:cstheme="majorBidi"/>
                          <w:lang w:val="en-US"/>
                        </w:rPr>
                        <w:t>Expert Review</w:t>
                      </w:r>
                    </w:p>
                  </w:txbxContent>
                </v:textbox>
              </v:shape>
            </w:pict>
          </mc:Fallback>
        </mc:AlternateContent>
      </w:r>
    </w:p>
    <w:p w14:paraId="7986AA3D" w14:textId="60F210DF" w:rsidR="00BD154E" w:rsidRPr="00F317D6" w:rsidRDefault="00F04F1E"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r w:rsidRPr="00F317D6">
        <w:rPr>
          <w:rFonts w:asciiTheme="majorBidi" w:hAnsiTheme="majorBidi" w:cstheme="majorBidi"/>
          <w:b/>
          <w:bCs/>
          <w:noProof/>
          <w:color w:val="000000" w:themeColor="text1"/>
        </w:rPr>
        <mc:AlternateContent>
          <mc:Choice Requires="wps">
            <w:drawing>
              <wp:anchor distT="0" distB="0" distL="114300" distR="114300" simplePos="0" relativeHeight="251710464" behindDoc="0" locked="0" layoutInCell="1" allowOverlap="1" wp14:anchorId="6FAA86ED" wp14:editId="6D783ED0">
                <wp:simplePos x="0" y="0"/>
                <wp:positionH relativeFrom="column">
                  <wp:posOffset>661670</wp:posOffset>
                </wp:positionH>
                <wp:positionV relativeFrom="page">
                  <wp:posOffset>4689475</wp:posOffset>
                </wp:positionV>
                <wp:extent cx="1049020" cy="457200"/>
                <wp:effectExtent l="0" t="0" r="17780" b="19050"/>
                <wp:wrapNone/>
                <wp:docPr id="1908561630" name="Text Box 23"/>
                <wp:cNvGraphicFramePr/>
                <a:graphic xmlns:a="http://schemas.openxmlformats.org/drawingml/2006/main">
                  <a:graphicData uri="http://schemas.microsoft.com/office/word/2010/wordprocessingShape">
                    <wps:wsp>
                      <wps:cNvSpPr txBox="1"/>
                      <wps:spPr>
                        <a:xfrm>
                          <a:off x="0" y="0"/>
                          <a:ext cx="1049020" cy="457200"/>
                        </a:xfrm>
                        <a:prstGeom prst="rect">
                          <a:avLst/>
                        </a:prstGeom>
                        <a:solidFill>
                          <a:schemeClr val="accent6">
                            <a:lumMod val="20000"/>
                            <a:lumOff val="80000"/>
                          </a:schemeClr>
                        </a:solidFill>
                        <a:ln/>
                      </wps:spPr>
                      <wps:style>
                        <a:lnRef idx="2">
                          <a:schemeClr val="accent5"/>
                        </a:lnRef>
                        <a:fillRef idx="1">
                          <a:schemeClr val="lt1"/>
                        </a:fillRef>
                        <a:effectRef idx="0">
                          <a:schemeClr val="accent5"/>
                        </a:effectRef>
                        <a:fontRef idx="minor">
                          <a:schemeClr val="dk1"/>
                        </a:fontRef>
                      </wps:style>
                      <wps:txbx>
                        <w:txbxContent>
                          <w:p w14:paraId="2DDF48C8" w14:textId="0F7A1451" w:rsidR="00B80E02" w:rsidRPr="00F04F1E" w:rsidRDefault="00B80E02" w:rsidP="00B80E02">
                            <w:pPr>
                              <w:jc w:val="center"/>
                              <w:rPr>
                                <w:rFonts w:asciiTheme="majorBidi" w:hAnsiTheme="majorBidi" w:cstheme="majorBidi"/>
                                <w:sz w:val="22"/>
                                <w:szCs w:val="22"/>
                                <w:lang w:val="en-US"/>
                              </w:rPr>
                            </w:pPr>
                            <w:r w:rsidRPr="00F04F1E">
                              <w:rPr>
                                <w:rFonts w:asciiTheme="majorBidi" w:hAnsiTheme="majorBidi" w:cstheme="majorBidi"/>
                                <w:sz w:val="22"/>
                                <w:szCs w:val="22"/>
                                <w:lang w:val="en-US"/>
                              </w:rPr>
                              <w:t>DAS Run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A86ED" id="_x0000_s1031" type="#_x0000_t202" style="position:absolute;left:0;text-align:left;margin-left:52.1pt;margin-top:369.25pt;width:82.6pt;height:3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" fillcolor="#d9f2d0 [665]" strokecolor="#a02b93 [3208]" strokeweight="1pt">
                <v:textbox>
                  <w:txbxContent>
                    <w:p w14:paraId="2DDF48C8" w14:textId="0F7A1451" w:rsidR="00B80E02" w:rsidRPr="00F04F1E" w:rsidRDefault="00B80E02" w:rsidP="00B80E02">
                      <w:pPr>
                        <w:jc w:val="center"/>
                        <w:rPr>
                          <w:rFonts w:asciiTheme="majorBidi" w:hAnsiTheme="majorBidi" w:cstheme="majorBidi"/>
                          <w:sz w:val="22"/>
                          <w:szCs w:val="22"/>
                          <w:lang w:val="en-US"/>
                        </w:rPr>
                      </w:pPr>
                      <w:r w:rsidRPr="00F04F1E">
                        <w:rPr>
                          <w:rFonts w:asciiTheme="majorBidi" w:hAnsiTheme="majorBidi" w:cstheme="majorBidi"/>
                          <w:sz w:val="22"/>
                          <w:szCs w:val="22"/>
                          <w:lang w:val="en-US"/>
                        </w:rPr>
                        <w:t>DAS Run 1</w:t>
                      </w:r>
                    </w:p>
                  </w:txbxContent>
                </v:textbox>
                <w10:wrap anchory="page"/>
              </v:shape>
            </w:pict>
          </mc:Fallback>
        </mc:AlternateContent>
      </w:r>
      <w:r w:rsidR="00FC4304" w:rsidRPr="00F317D6">
        <w:rPr>
          <w:rFonts w:asciiTheme="majorBidi" w:hAnsiTheme="majorBidi" w:cstheme="majorBidi"/>
          <w:b/>
          <w:bCs/>
          <w:noProof/>
          <w:color w:val="000000" w:themeColor="text1"/>
        </w:rPr>
        <mc:AlternateContent>
          <mc:Choice Requires="wps">
            <w:drawing>
              <wp:anchor distT="0" distB="0" distL="114300" distR="114300" simplePos="0" relativeHeight="251714560" behindDoc="0" locked="0" layoutInCell="1" allowOverlap="1" wp14:anchorId="08B62863" wp14:editId="7397A72F">
                <wp:simplePos x="0" y="0"/>
                <wp:positionH relativeFrom="column">
                  <wp:posOffset>2503805</wp:posOffset>
                </wp:positionH>
                <wp:positionV relativeFrom="paragraph">
                  <wp:posOffset>173990</wp:posOffset>
                </wp:positionV>
                <wp:extent cx="1049020" cy="468630"/>
                <wp:effectExtent l="0" t="0" r="17780" b="26670"/>
                <wp:wrapNone/>
                <wp:docPr id="495290539" name="Text Box 23"/>
                <wp:cNvGraphicFramePr/>
                <a:graphic xmlns:a="http://schemas.openxmlformats.org/drawingml/2006/main">
                  <a:graphicData uri="http://schemas.microsoft.com/office/word/2010/wordprocessingShape">
                    <wps:wsp>
                      <wps:cNvSpPr txBox="1"/>
                      <wps:spPr>
                        <a:xfrm>
                          <a:off x="0" y="0"/>
                          <a:ext cx="1049020" cy="468630"/>
                        </a:xfrm>
                        <a:prstGeom prst="rect">
                          <a:avLst/>
                        </a:prstGeom>
                        <a:solidFill>
                          <a:schemeClr val="accent6">
                            <a:lumMod val="20000"/>
                            <a:lumOff val="80000"/>
                          </a:schemeClr>
                        </a:solidFill>
                        <a:ln/>
                      </wps:spPr>
                      <wps:style>
                        <a:lnRef idx="2">
                          <a:schemeClr val="accent5"/>
                        </a:lnRef>
                        <a:fillRef idx="1">
                          <a:schemeClr val="lt1"/>
                        </a:fillRef>
                        <a:effectRef idx="0">
                          <a:schemeClr val="accent5"/>
                        </a:effectRef>
                        <a:fontRef idx="minor">
                          <a:schemeClr val="dk1"/>
                        </a:fontRef>
                      </wps:style>
                      <wps:txbx>
                        <w:txbxContent>
                          <w:p w14:paraId="0A909C12" w14:textId="22711F98" w:rsidR="00B80E02" w:rsidRPr="00B80E02" w:rsidRDefault="00B80E02" w:rsidP="00B80E02">
                            <w:pPr>
                              <w:jc w:val="center"/>
                              <w:rPr>
                                <w:rFonts w:asciiTheme="majorBidi" w:hAnsiTheme="majorBidi" w:cstheme="majorBidi"/>
                                <w:lang w:val="en-US"/>
                              </w:rPr>
                            </w:pPr>
                            <w:r>
                              <w:rPr>
                                <w:rFonts w:asciiTheme="majorBidi" w:hAnsiTheme="majorBidi" w:cstheme="majorBidi"/>
                                <w:lang w:val="en-US"/>
                              </w:rPr>
                              <w:t>DAS Run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B62863" id="_x0000_s1032" type="#_x0000_t202" style="position:absolute;left:0;text-align:left;margin-left:197.15pt;margin-top:13.7pt;width:82.6pt;height:36.9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" fillcolor="#d9f2d0 [665]" strokecolor="#a02b93 [3208]" strokeweight="1pt">
                <v:textbox>
                  <w:txbxContent>
                    <w:p w14:paraId="0A909C12" w14:textId="22711F98" w:rsidR="00B80E02" w:rsidRPr="00B80E02" w:rsidRDefault="00B80E02" w:rsidP="00B80E02">
                      <w:pPr>
                        <w:jc w:val="center"/>
                        <w:rPr>
                          <w:rFonts w:asciiTheme="majorBidi" w:hAnsiTheme="majorBidi" w:cstheme="majorBidi"/>
                          <w:lang w:val="en-US"/>
                        </w:rPr>
                      </w:pPr>
                      <w:r>
                        <w:rPr>
                          <w:rFonts w:asciiTheme="majorBidi" w:hAnsiTheme="majorBidi" w:cstheme="majorBidi"/>
                          <w:lang w:val="en-US"/>
                        </w:rPr>
                        <w:t>DAS Run 2</w:t>
                      </w:r>
                    </w:p>
                  </w:txbxContent>
                </v:textbox>
              </v:shape>
            </w:pict>
          </mc:Fallback>
        </mc:AlternateContent>
      </w:r>
    </w:p>
    <w:p w14:paraId="731DB5CC" w14:textId="28EE34DC" w:rsidR="00B80E02" w:rsidRPr="00F317D6" w:rsidRDefault="00F04F1E"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r w:rsidRPr="00F317D6">
        <w:rPr>
          <w:rFonts w:asciiTheme="majorBidi" w:hAnsiTheme="majorBidi" w:cstheme="majorBidi"/>
          <w:b/>
          <w:bCs/>
          <w:noProof/>
          <w:color w:val="000000" w:themeColor="text1"/>
        </w:rPr>
        <mc:AlternateContent>
          <mc:Choice Requires="wps">
            <w:drawing>
              <wp:anchor distT="0" distB="0" distL="114300" distR="114300" simplePos="0" relativeHeight="251742208" behindDoc="0" locked="0" layoutInCell="1" allowOverlap="1" wp14:anchorId="512C772A" wp14:editId="6350B065">
                <wp:simplePos x="0" y="0"/>
                <wp:positionH relativeFrom="column">
                  <wp:posOffset>3834130</wp:posOffset>
                </wp:positionH>
                <wp:positionV relativeFrom="paragraph">
                  <wp:posOffset>160655</wp:posOffset>
                </wp:positionV>
                <wp:extent cx="875030" cy="670560"/>
                <wp:effectExtent l="38100" t="0" r="20320" b="91440"/>
                <wp:wrapNone/>
                <wp:docPr id="2000182539" name="Connector: Curved 27"/>
                <wp:cNvGraphicFramePr/>
                <a:graphic xmlns:a="http://schemas.openxmlformats.org/drawingml/2006/main">
                  <a:graphicData uri="http://schemas.microsoft.com/office/word/2010/wordprocessingShape">
                    <wps:wsp>
                      <wps:cNvCnPr/>
                      <wps:spPr>
                        <a:xfrm flipH="1">
                          <a:off x="0" y="0"/>
                          <a:ext cx="875030" cy="670560"/>
                        </a:xfrm>
                        <a:prstGeom prst="curved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7DFB5E" id="Connector: Curved 27" o:spid="_x0000_s1026" type="#_x0000_t38" style="position:absolute;margin-left:301.9pt;margin-top:12.65pt;width:68.9pt;height:52.8pt;flip:x;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" adj="10800" strokecolor="black [3213]" strokeweight=".5pt">
                <v:stroke endarrow="block" joinstyle="miter"/>
              </v:shape>
            </w:pict>
          </mc:Fallback>
        </mc:AlternateContent>
      </w:r>
      <w:r w:rsidRPr="00F317D6">
        <w:rPr>
          <w:rFonts w:asciiTheme="majorBidi" w:hAnsiTheme="majorBidi" w:cstheme="majorBidi"/>
          <w:b/>
          <w:bCs/>
          <w:noProof/>
          <w:color w:val="000000" w:themeColor="text1"/>
        </w:rPr>
        <mc:AlternateContent>
          <mc:Choice Requires="wps">
            <w:drawing>
              <wp:anchor distT="0" distB="0" distL="114300" distR="114300" simplePos="0" relativeHeight="251744256" behindDoc="0" locked="0" layoutInCell="1" allowOverlap="1" wp14:anchorId="174E3FE0" wp14:editId="4F24310B">
                <wp:simplePos x="0" y="0"/>
                <wp:positionH relativeFrom="column">
                  <wp:posOffset>1303020</wp:posOffset>
                </wp:positionH>
                <wp:positionV relativeFrom="paragraph">
                  <wp:posOffset>198755</wp:posOffset>
                </wp:positionV>
                <wp:extent cx="868680" cy="678180"/>
                <wp:effectExtent l="0" t="0" r="45720" b="83820"/>
                <wp:wrapNone/>
                <wp:docPr id="1512744348" name="Connector: Curved 27"/>
                <wp:cNvGraphicFramePr/>
                <a:graphic xmlns:a="http://schemas.openxmlformats.org/drawingml/2006/main">
                  <a:graphicData uri="http://schemas.microsoft.com/office/word/2010/wordprocessingShape">
                    <wps:wsp>
                      <wps:cNvCnPr/>
                      <wps:spPr>
                        <a:xfrm>
                          <a:off x="0" y="0"/>
                          <a:ext cx="868680" cy="678180"/>
                        </a:xfrm>
                        <a:prstGeom prst="curved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1987B7" id="Connector: Curved 27" o:spid="_x0000_s1026" type="#_x0000_t38" style="position:absolute;margin-left:102.6pt;margin-top:15.65pt;width:68.4pt;height:53.4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" adj="10800" strokecolor="black [3213]" strokeweight=".5pt">
                <v:stroke endarrow="block" joinstyle="miter"/>
              </v:shape>
            </w:pict>
          </mc:Fallback>
        </mc:AlternateContent>
      </w:r>
    </w:p>
    <w:p w14:paraId="49B30218" w14:textId="556E92EB" w:rsidR="00B80E02" w:rsidRPr="00F317D6" w:rsidRDefault="00F04F1E"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r w:rsidRPr="00F317D6">
        <w:rPr>
          <w:rFonts w:asciiTheme="majorBidi" w:hAnsiTheme="majorBidi" w:cstheme="majorBidi"/>
          <w:b/>
          <w:bCs/>
          <w:noProof/>
        </w:rPr>
        <mc:AlternateContent>
          <mc:Choice Requires="wps">
            <w:drawing>
              <wp:anchor distT="0" distB="0" distL="114300" distR="114300" simplePos="0" relativeHeight="251735040" behindDoc="0" locked="0" layoutInCell="1" allowOverlap="1" wp14:anchorId="202A2273" wp14:editId="13E3A165">
                <wp:simplePos x="0" y="0"/>
                <wp:positionH relativeFrom="column">
                  <wp:posOffset>3017520</wp:posOffset>
                </wp:positionH>
                <wp:positionV relativeFrom="paragraph">
                  <wp:posOffset>116840</wp:posOffset>
                </wp:positionV>
                <wp:extent cx="0" cy="274320"/>
                <wp:effectExtent l="76200" t="0" r="57150" b="49530"/>
                <wp:wrapNone/>
                <wp:docPr id="1761136913" name="Straight Arrow Connector 26"/>
                <wp:cNvGraphicFramePr/>
                <a:graphic xmlns:a="http://schemas.openxmlformats.org/drawingml/2006/main">
                  <a:graphicData uri="http://schemas.microsoft.com/office/word/2010/wordprocessingShape">
                    <wps:wsp>
                      <wps:cNvCnPr/>
                      <wps:spPr>
                        <a:xfrm flipH="1">
                          <a:off x="0" y="0"/>
                          <a:ext cx="0" cy="2743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AC3AE2" id="Straight Arrow Connector 26" o:spid="_x0000_s1026" type="#_x0000_t32" style="position:absolute;margin-left:237.6pt;margin-top:9.2pt;width:0;height:21.6pt;flip:x;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" strokecolor="black [3213]" strokeweight=".5pt">
                <v:stroke endarrow="block" joinstyle="miter"/>
              </v:shape>
            </w:pict>
          </mc:Fallback>
        </mc:AlternateContent>
      </w:r>
    </w:p>
    <w:p w14:paraId="6419E69D" w14:textId="7E54ADDB" w:rsidR="00B80E02" w:rsidRPr="00F317D6" w:rsidRDefault="00FC4304"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r w:rsidRPr="00F317D6">
        <w:rPr>
          <w:rFonts w:asciiTheme="majorBidi" w:hAnsiTheme="majorBidi" w:cstheme="majorBidi"/>
          <w:b/>
          <w:bCs/>
          <w:noProof/>
          <w:color w:val="000000" w:themeColor="text1"/>
        </w:rPr>
        <mc:AlternateContent>
          <mc:Choice Requires="wps">
            <w:drawing>
              <wp:anchor distT="0" distB="0" distL="114300" distR="114300" simplePos="0" relativeHeight="251718656" behindDoc="0" locked="0" layoutInCell="1" allowOverlap="1" wp14:anchorId="465CAAA9" wp14:editId="75F23E0A">
                <wp:simplePos x="0" y="0"/>
                <wp:positionH relativeFrom="column">
                  <wp:posOffset>2270760</wp:posOffset>
                </wp:positionH>
                <wp:positionV relativeFrom="paragraph">
                  <wp:posOffset>126365</wp:posOffset>
                </wp:positionV>
                <wp:extent cx="1563370" cy="354330"/>
                <wp:effectExtent l="0" t="0" r="17780" b="26670"/>
                <wp:wrapNone/>
                <wp:docPr id="1388001909" name="Text Box 23"/>
                <wp:cNvGraphicFramePr/>
                <a:graphic xmlns:a="http://schemas.openxmlformats.org/drawingml/2006/main">
                  <a:graphicData uri="http://schemas.microsoft.com/office/word/2010/wordprocessingShape">
                    <wps:wsp>
                      <wps:cNvSpPr txBox="1"/>
                      <wps:spPr>
                        <a:xfrm>
                          <a:off x="0" y="0"/>
                          <a:ext cx="1563370" cy="354330"/>
                        </a:xfrm>
                        <a:prstGeom prst="rect">
                          <a:avLst/>
                        </a:prstGeom>
                        <a:solidFill>
                          <a:schemeClr val="accent2">
                            <a:lumMod val="20000"/>
                            <a:lumOff val="80000"/>
                          </a:schemeClr>
                        </a:solidFill>
                        <a:ln/>
                      </wps:spPr>
                      <wps:style>
                        <a:lnRef idx="2">
                          <a:schemeClr val="accent5"/>
                        </a:lnRef>
                        <a:fillRef idx="1">
                          <a:schemeClr val="lt1"/>
                        </a:fillRef>
                        <a:effectRef idx="0">
                          <a:schemeClr val="accent5"/>
                        </a:effectRef>
                        <a:fontRef idx="minor">
                          <a:schemeClr val="dk1"/>
                        </a:fontRef>
                      </wps:style>
                      <wps:txbx>
                        <w:txbxContent>
                          <w:p w14:paraId="5654D73B" w14:textId="61D34A17" w:rsidR="00B80E02" w:rsidRPr="00B80E02" w:rsidRDefault="00B80E02" w:rsidP="00B80E02">
                            <w:pPr>
                              <w:jc w:val="center"/>
                              <w:rPr>
                                <w:rFonts w:asciiTheme="majorBidi" w:hAnsiTheme="majorBidi" w:cstheme="majorBidi"/>
                                <w:lang w:val="en-US"/>
                              </w:rPr>
                            </w:pPr>
                            <w:r>
                              <w:rPr>
                                <w:rFonts w:asciiTheme="majorBidi" w:hAnsiTheme="majorBidi" w:cstheme="majorBidi"/>
                                <w:lang w:val="en-US"/>
                              </w:rPr>
                              <w:t>Performance Metrics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CAAA9" id="_x0000_s1033" type="#_x0000_t202" style="position:absolute;left:0;text-align:left;margin-left:178.8pt;margin-top:9.95pt;width:123.1pt;height:27.9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" fillcolor="#fae2d5 [661]" strokecolor="#a02b93 [3208]" strokeweight="1pt">
                <v:textbox>
                  <w:txbxContent>
                    <w:p w14:paraId="5654D73B" w14:textId="61D34A17" w:rsidR="00B80E02" w:rsidRPr="00B80E02" w:rsidRDefault="00B80E02" w:rsidP="00B80E02">
                      <w:pPr>
                        <w:jc w:val="center"/>
                        <w:rPr>
                          <w:rFonts w:asciiTheme="majorBidi" w:hAnsiTheme="majorBidi" w:cstheme="majorBidi"/>
                          <w:lang w:val="en-US"/>
                        </w:rPr>
                      </w:pPr>
                      <w:r>
                        <w:rPr>
                          <w:rFonts w:asciiTheme="majorBidi" w:hAnsiTheme="majorBidi" w:cstheme="majorBidi"/>
                          <w:lang w:val="en-US"/>
                        </w:rPr>
                        <w:t>Performance Metrics</w:t>
                      </w:r>
                    </w:p>
                  </w:txbxContent>
                </v:textbox>
              </v:shape>
            </w:pict>
          </mc:Fallback>
        </mc:AlternateContent>
      </w:r>
    </w:p>
    <w:p w14:paraId="2F7B1108" w14:textId="19FA7F73" w:rsidR="00B80E02" w:rsidRPr="00F317D6" w:rsidRDefault="00FC4304"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r w:rsidRPr="00F317D6">
        <w:rPr>
          <w:rFonts w:asciiTheme="majorBidi" w:hAnsiTheme="majorBidi" w:cstheme="majorBidi"/>
          <w:b/>
          <w:bCs/>
          <w:noProof/>
        </w:rPr>
        <mc:AlternateContent>
          <mc:Choice Requires="wps">
            <w:drawing>
              <wp:anchor distT="0" distB="0" distL="114300" distR="114300" simplePos="0" relativeHeight="251730944" behindDoc="0" locked="0" layoutInCell="1" allowOverlap="1" wp14:anchorId="5604C4B7" wp14:editId="2E747C90">
                <wp:simplePos x="0" y="0"/>
                <wp:positionH relativeFrom="column">
                  <wp:posOffset>3016885</wp:posOffset>
                </wp:positionH>
                <wp:positionV relativeFrom="paragraph">
                  <wp:posOffset>223520</wp:posOffset>
                </wp:positionV>
                <wp:extent cx="0" cy="274320"/>
                <wp:effectExtent l="76200" t="0" r="57150" b="49530"/>
                <wp:wrapNone/>
                <wp:docPr id="948441674" name="Straight Arrow Connector 26"/>
                <wp:cNvGraphicFramePr/>
                <a:graphic xmlns:a="http://schemas.openxmlformats.org/drawingml/2006/main">
                  <a:graphicData uri="http://schemas.microsoft.com/office/word/2010/wordprocessingShape">
                    <wps:wsp>
                      <wps:cNvCnPr/>
                      <wps:spPr>
                        <a:xfrm>
                          <a:off x="0" y="0"/>
                          <a:ext cx="0" cy="2743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1B96F6" id="Straight Arrow Connector 26" o:spid="_x0000_s1026" type="#_x0000_t32" style="position:absolute;margin-left:237.55pt;margin-top:17.6pt;width:0;height:21.6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" strokecolor="black [3213]" strokeweight=".5pt">
                <v:stroke endarrow="block" joinstyle="miter"/>
              </v:shape>
            </w:pict>
          </mc:Fallback>
        </mc:AlternateContent>
      </w:r>
    </w:p>
    <w:p w14:paraId="535C528C" w14:textId="68E0B084" w:rsidR="00B80E02" w:rsidRPr="00F317D6" w:rsidRDefault="00B80E02"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p>
    <w:p w14:paraId="4599CE94" w14:textId="0EE0A354" w:rsidR="00B80E02" w:rsidRPr="00F317D6" w:rsidRDefault="00F04F1E"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r w:rsidRPr="00F317D6">
        <w:rPr>
          <w:rFonts w:asciiTheme="majorBidi" w:hAnsiTheme="majorBidi" w:cstheme="majorBidi"/>
          <w:b/>
          <w:bCs/>
          <w:noProof/>
          <w:color w:val="000000" w:themeColor="text1"/>
        </w:rPr>
        <mc:AlternateContent>
          <mc:Choice Requires="wps">
            <w:drawing>
              <wp:anchor distT="0" distB="0" distL="114300" distR="114300" simplePos="0" relativeHeight="251716608" behindDoc="0" locked="0" layoutInCell="1" allowOverlap="1" wp14:anchorId="25E81F07" wp14:editId="6824EA46">
                <wp:simplePos x="0" y="0"/>
                <wp:positionH relativeFrom="column">
                  <wp:posOffset>2169795</wp:posOffset>
                </wp:positionH>
                <wp:positionV relativeFrom="paragraph">
                  <wp:posOffset>55880</wp:posOffset>
                </wp:positionV>
                <wp:extent cx="1623060" cy="354330"/>
                <wp:effectExtent l="0" t="0" r="15240" b="26670"/>
                <wp:wrapNone/>
                <wp:docPr id="1650780001" name="Text Box 23"/>
                <wp:cNvGraphicFramePr/>
                <a:graphic xmlns:a="http://schemas.openxmlformats.org/drawingml/2006/main">
                  <a:graphicData uri="http://schemas.microsoft.com/office/word/2010/wordprocessingShape">
                    <wps:wsp>
                      <wps:cNvSpPr txBox="1"/>
                      <wps:spPr>
                        <a:xfrm>
                          <a:off x="0" y="0"/>
                          <a:ext cx="1623060" cy="354330"/>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3FDC6275" w14:textId="42E5C25C" w:rsidR="00B80E02" w:rsidRPr="00B80E02" w:rsidRDefault="00B80E02" w:rsidP="00B80E02">
                            <w:pPr>
                              <w:jc w:val="center"/>
                              <w:rPr>
                                <w:rFonts w:asciiTheme="majorBidi" w:hAnsiTheme="majorBidi" w:cstheme="majorBidi"/>
                                <w:lang w:val="en-US"/>
                              </w:rPr>
                            </w:pPr>
                            <w:r>
                              <w:rPr>
                                <w:rFonts w:asciiTheme="majorBidi" w:hAnsiTheme="majorBidi" w:cstheme="majorBidi"/>
                                <w:lang w:val="en-US"/>
                              </w:rPr>
                              <w:t>Statistical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81F07" id="_x0000_s1034" type="#_x0000_t202" style="position:absolute;left:0;text-align:left;margin-left:170.85pt;margin-top:4.4pt;width:127.8pt;height:27.9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" fillcolor="#d35dc6 [2168]" strokecolor="#a02b93 [3208]" strokeweight=".5pt">
                <v:fill color2="#ca3bba [2616]" rotate="t" colors="0 #d09fc8;.5 #c692be;1 #c17eb6" focus="100%" type="gradient">
                  <o:fill v:ext="view" type="gradientUnscaled"/>
                </v:fill>
                <v:textbox>
                  <w:txbxContent>
                    <w:p w14:paraId="3FDC6275" w14:textId="42E5C25C" w:rsidR="00B80E02" w:rsidRPr="00B80E02" w:rsidRDefault="00B80E02" w:rsidP="00B80E02">
                      <w:pPr>
                        <w:jc w:val="center"/>
                        <w:rPr>
                          <w:rFonts w:asciiTheme="majorBidi" w:hAnsiTheme="majorBidi" w:cstheme="majorBidi"/>
                          <w:lang w:val="en-US"/>
                        </w:rPr>
                      </w:pPr>
                      <w:r>
                        <w:rPr>
                          <w:rFonts w:asciiTheme="majorBidi" w:hAnsiTheme="majorBidi" w:cstheme="majorBidi"/>
                          <w:lang w:val="en-US"/>
                        </w:rPr>
                        <w:t>Statistical Analysis</w:t>
                      </w:r>
                    </w:p>
                  </w:txbxContent>
                </v:textbox>
              </v:shape>
            </w:pict>
          </mc:Fallback>
        </mc:AlternateContent>
      </w:r>
    </w:p>
    <w:p w14:paraId="0FF6C704" w14:textId="4CBF32D0" w:rsidR="00B80E02" w:rsidRPr="00F317D6" w:rsidRDefault="00F04F1E"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r w:rsidRPr="00F317D6">
        <w:rPr>
          <w:rFonts w:asciiTheme="majorBidi" w:hAnsiTheme="majorBidi" w:cstheme="majorBidi"/>
          <w:b/>
          <w:bCs/>
          <w:noProof/>
        </w:rPr>
        <w:lastRenderedPageBreak/>
        <mc:AlternateContent>
          <mc:Choice Requires="wps">
            <w:drawing>
              <wp:anchor distT="0" distB="0" distL="114300" distR="114300" simplePos="0" relativeHeight="251732992" behindDoc="0" locked="0" layoutInCell="1" allowOverlap="1" wp14:anchorId="7128D794" wp14:editId="28AC6375">
                <wp:simplePos x="0" y="0"/>
                <wp:positionH relativeFrom="column">
                  <wp:posOffset>3016885</wp:posOffset>
                </wp:positionH>
                <wp:positionV relativeFrom="paragraph">
                  <wp:posOffset>150495</wp:posOffset>
                </wp:positionV>
                <wp:extent cx="0" cy="396240"/>
                <wp:effectExtent l="76200" t="0" r="57150" b="60960"/>
                <wp:wrapNone/>
                <wp:docPr id="1579313604" name="Straight Arrow Connector 26"/>
                <wp:cNvGraphicFramePr/>
                <a:graphic xmlns:a="http://schemas.openxmlformats.org/drawingml/2006/main">
                  <a:graphicData uri="http://schemas.microsoft.com/office/word/2010/wordprocessingShape">
                    <wps:wsp>
                      <wps:cNvCnPr/>
                      <wps:spPr>
                        <a:xfrm flipH="1">
                          <a:off x="0" y="0"/>
                          <a:ext cx="0" cy="3962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81BFA0" id="Straight Arrow Connector 26" o:spid="_x0000_s1026" type="#_x0000_t32" style="position:absolute;margin-left:237.55pt;margin-top:11.85pt;width:0;height:31.2pt;flip:x;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" strokecolor="black [3213]" strokeweight=".5pt">
                <v:stroke endarrow="block" joinstyle="miter"/>
              </v:shape>
            </w:pict>
          </mc:Fallback>
        </mc:AlternateContent>
      </w:r>
    </w:p>
    <w:p w14:paraId="1D337D87" w14:textId="3E94FE12" w:rsidR="00B80E02" w:rsidRPr="00F317D6" w:rsidRDefault="00B80E02"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p>
    <w:p w14:paraId="11432B66" w14:textId="74E3BFDE" w:rsidR="00B80E02" w:rsidRPr="00F317D6" w:rsidRDefault="00F04F1E"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r w:rsidRPr="00F317D6">
        <w:rPr>
          <w:rFonts w:asciiTheme="majorBidi" w:hAnsiTheme="majorBidi" w:cstheme="majorBidi"/>
          <w:b/>
          <w:bCs/>
          <w:noProof/>
          <w:color w:val="000000" w:themeColor="text1"/>
        </w:rPr>
        <mc:AlternateContent>
          <mc:Choice Requires="wps">
            <w:drawing>
              <wp:anchor distT="0" distB="0" distL="114300" distR="114300" simplePos="0" relativeHeight="251712512" behindDoc="0" locked="0" layoutInCell="1" allowOverlap="1" wp14:anchorId="0B7E835D" wp14:editId="46809519">
                <wp:simplePos x="0" y="0"/>
                <wp:positionH relativeFrom="column">
                  <wp:posOffset>1783080</wp:posOffset>
                </wp:positionH>
                <wp:positionV relativeFrom="paragraph">
                  <wp:posOffset>168275</wp:posOffset>
                </wp:positionV>
                <wp:extent cx="2466340" cy="1181100"/>
                <wp:effectExtent l="0" t="0" r="10160" b="19050"/>
                <wp:wrapNone/>
                <wp:docPr id="1567763018" name="Text Box 23"/>
                <wp:cNvGraphicFramePr/>
                <a:graphic xmlns:a="http://schemas.openxmlformats.org/drawingml/2006/main">
                  <a:graphicData uri="http://schemas.microsoft.com/office/word/2010/wordprocessingShape">
                    <wps:wsp>
                      <wps:cNvSpPr txBox="1"/>
                      <wps:spPr>
                        <a:xfrm>
                          <a:off x="0" y="0"/>
                          <a:ext cx="2466340" cy="1181100"/>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5D48FE59" w14:textId="26BF94FB" w:rsidR="00B80E02" w:rsidRDefault="00B80E02" w:rsidP="00F04F1E">
                            <w:pPr>
                              <w:spacing w:line="276" w:lineRule="auto"/>
                              <w:jc w:val="center"/>
                              <w:rPr>
                                <w:rFonts w:asciiTheme="majorBidi" w:hAnsiTheme="majorBidi" w:cstheme="majorBidi"/>
                                <w:lang w:val="en-US"/>
                              </w:rPr>
                            </w:pPr>
                            <w:r>
                              <w:rPr>
                                <w:rFonts w:asciiTheme="majorBidi" w:hAnsiTheme="majorBidi" w:cstheme="majorBidi"/>
                                <w:lang w:val="en-US"/>
                              </w:rPr>
                              <w:t>Results</w:t>
                            </w:r>
                          </w:p>
                          <w:p w14:paraId="40FE9AE6" w14:textId="63E8E0AB" w:rsidR="00B80E02" w:rsidRDefault="00B80E02" w:rsidP="00F04F1E">
                            <w:pPr>
                              <w:spacing w:line="276" w:lineRule="auto"/>
                              <w:jc w:val="center"/>
                              <w:rPr>
                                <w:rFonts w:asciiTheme="majorBidi" w:hAnsiTheme="majorBidi" w:cstheme="majorBidi"/>
                                <w:lang w:val="en-US"/>
                              </w:rPr>
                            </w:pPr>
                            <w:r>
                              <w:rPr>
                                <w:rFonts w:asciiTheme="majorBidi" w:hAnsiTheme="majorBidi" w:cstheme="majorBidi"/>
                                <w:lang w:val="en-US"/>
                              </w:rPr>
                              <w:t xml:space="preserve">Sensitivity: </w:t>
                            </w:r>
                            <w:r w:rsidR="00E2522B" w:rsidRPr="00E2522B">
                              <w:rPr>
                                <w:rFonts w:asciiTheme="majorBidi" w:hAnsiTheme="majorBidi" w:cstheme="majorBidi"/>
                              </w:rPr>
                              <w:t>1.00</w:t>
                            </w:r>
                          </w:p>
                          <w:p w14:paraId="64666A4D" w14:textId="05D99519" w:rsidR="00B80E02" w:rsidRDefault="00B80E02" w:rsidP="00F04F1E">
                            <w:pPr>
                              <w:spacing w:line="276" w:lineRule="auto"/>
                              <w:jc w:val="center"/>
                              <w:rPr>
                                <w:rFonts w:asciiTheme="majorBidi" w:hAnsiTheme="majorBidi" w:cstheme="majorBidi"/>
                                <w:lang w:val="en-US"/>
                              </w:rPr>
                            </w:pPr>
                            <w:r>
                              <w:rPr>
                                <w:rFonts w:asciiTheme="majorBidi" w:hAnsiTheme="majorBidi" w:cstheme="majorBidi"/>
                                <w:lang w:val="en-US"/>
                              </w:rPr>
                              <w:t>Specificity: 0.91</w:t>
                            </w:r>
                          </w:p>
                          <w:p w14:paraId="451E3ACC" w14:textId="05D22F0F" w:rsidR="00B80E02" w:rsidRDefault="00B80E02" w:rsidP="00F04F1E">
                            <w:pPr>
                              <w:spacing w:line="276" w:lineRule="auto"/>
                              <w:jc w:val="center"/>
                              <w:rPr>
                                <w:rFonts w:asciiTheme="majorBidi" w:hAnsiTheme="majorBidi" w:cstheme="majorBidi"/>
                                <w:lang w:val="en-US"/>
                              </w:rPr>
                            </w:pPr>
                            <w:r>
                              <w:rPr>
                                <w:rFonts w:asciiTheme="majorBidi" w:hAnsiTheme="majorBidi" w:cstheme="majorBidi"/>
                                <w:lang w:val="en-US"/>
                              </w:rPr>
                              <w:t>Accuracy: 98%</w:t>
                            </w:r>
                          </w:p>
                          <w:p w14:paraId="79AB4B17" w14:textId="7734582C" w:rsidR="00B80E02" w:rsidRPr="00B80E02" w:rsidRDefault="00B80E02" w:rsidP="00F04F1E">
                            <w:pPr>
                              <w:spacing w:line="276" w:lineRule="auto"/>
                              <w:jc w:val="center"/>
                              <w:rPr>
                                <w:rFonts w:asciiTheme="majorBidi" w:hAnsiTheme="majorBidi" w:cstheme="majorBidi"/>
                                <w:lang w:val="en-US"/>
                              </w:rPr>
                            </w:pPr>
                            <w:r>
                              <w:rPr>
                                <w:rFonts w:asciiTheme="majorBidi" w:hAnsiTheme="majorBidi" w:cstheme="majorBidi"/>
                                <w:lang w:val="en-US"/>
                              </w:rPr>
                              <w:t xml:space="preserve">Cohen’s </w:t>
                            </w:r>
                            <w:r w:rsidR="007F1EEA" w:rsidRPr="007F1EEA">
                              <w:rPr>
                                <w:rFonts w:asciiTheme="majorBidi" w:hAnsiTheme="majorBidi" w:cstheme="majorBidi"/>
                              </w:rPr>
                              <w:t>κ</w:t>
                            </w:r>
                            <w:r>
                              <w:rPr>
                                <w:rFonts w:asciiTheme="majorBidi" w:hAnsiTheme="majorBidi" w:cstheme="majorBidi"/>
                                <w:lang w:val="en-US"/>
                              </w:rPr>
                              <w:t>: 0.94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7E835D" id="_x0000_s1035" type="#_x0000_t202" style="position:absolute;left:0;text-align:left;margin-left:140.4pt;margin-top:13.25pt;width:194.2pt;height:93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" fillcolor="#d35dc6 [2168]" strokecolor="#a02b93 [3208]" strokeweight=".5pt">
                <v:fill color2="#ca3bba [2616]" rotate="t" colors="0 #d09fc8;.5 #c692be;1 #c17eb6" focus="100%" type="gradient">
                  <o:fill v:ext="view" type="gradientUnscaled"/>
                </v:fill>
                <v:textbox>
                  <w:txbxContent>
                    <w:p w14:paraId="5D48FE59" w14:textId="26BF94FB" w:rsidR="00B80E02" w:rsidRDefault="00B80E02" w:rsidP="00F04F1E">
                      <w:pPr>
                        <w:spacing w:line="276" w:lineRule="auto"/>
                        <w:jc w:val="center"/>
                        <w:rPr>
                          <w:rFonts w:asciiTheme="majorBidi" w:hAnsiTheme="majorBidi" w:cstheme="majorBidi"/>
                          <w:lang w:val="en-US"/>
                        </w:rPr>
                      </w:pPr>
                      <w:r>
                        <w:rPr>
                          <w:rFonts w:asciiTheme="majorBidi" w:hAnsiTheme="majorBidi" w:cstheme="majorBidi"/>
                          <w:lang w:val="en-US"/>
                        </w:rPr>
                        <w:t>Results</w:t>
                      </w:r>
                    </w:p>
                    <w:p w14:paraId="40FE9AE6" w14:textId="63E8E0AB" w:rsidR="00B80E02" w:rsidRDefault="00B80E02" w:rsidP="00F04F1E">
                      <w:pPr>
                        <w:spacing w:line="276" w:lineRule="auto"/>
                        <w:jc w:val="center"/>
                        <w:rPr>
                          <w:rFonts w:asciiTheme="majorBidi" w:hAnsiTheme="majorBidi" w:cstheme="majorBidi"/>
                          <w:lang w:val="en-US"/>
                        </w:rPr>
                      </w:pPr>
                      <w:r>
                        <w:rPr>
                          <w:rFonts w:asciiTheme="majorBidi" w:hAnsiTheme="majorBidi" w:cstheme="majorBidi"/>
                          <w:lang w:val="en-US"/>
                        </w:rPr>
                        <w:t xml:space="preserve">Sensitivity: </w:t>
                      </w:r>
                      <w:r w:rsidR="00E2522B" w:rsidRPr="00E2522B">
                        <w:rPr>
                          <w:rFonts w:asciiTheme="majorBidi" w:hAnsiTheme="majorBidi" w:cstheme="majorBidi"/>
                        </w:rPr>
                        <w:t>1.00</w:t>
                      </w:r>
                    </w:p>
                    <w:p w14:paraId="64666A4D" w14:textId="05D99519" w:rsidR="00B80E02" w:rsidRDefault="00B80E02" w:rsidP="00F04F1E">
                      <w:pPr>
                        <w:spacing w:line="276" w:lineRule="auto"/>
                        <w:jc w:val="center"/>
                        <w:rPr>
                          <w:rFonts w:asciiTheme="majorBidi" w:hAnsiTheme="majorBidi" w:cstheme="majorBidi"/>
                          <w:lang w:val="en-US"/>
                        </w:rPr>
                      </w:pPr>
                      <w:r>
                        <w:rPr>
                          <w:rFonts w:asciiTheme="majorBidi" w:hAnsiTheme="majorBidi" w:cstheme="majorBidi"/>
                          <w:lang w:val="en-US"/>
                        </w:rPr>
                        <w:t>Specificity: 0.91</w:t>
                      </w:r>
                    </w:p>
                    <w:p w14:paraId="451E3ACC" w14:textId="05D22F0F" w:rsidR="00B80E02" w:rsidRDefault="00B80E02" w:rsidP="00F04F1E">
                      <w:pPr>
                        <w:spacing w:line="276" w:lineRule="auto"/>
                        <w:jc w:val="center"/>
                        <w:rPr>
                          <w:rFonts w:asciiTheme="majorBidi" w:hAnsiTheme="majorBidi" w:cstheme="majorBidi"/>
                          <w:lang w:val="en-US"/>
                        </w:rPr>
                      </w:pPr>
                      <w:r>
                        <w:rPr>
                          <w:rFonts w:asciiTheme="majorBidi" w:hAnsiTheme="majorBidi" w:cstheme="majorBidi"/>
                          <w:lang w:val="en-US"/>
                        </w:rPr>
                        <w:t>Accuracy: 98%</w:t>
                      </w:r>
                    </w:p>
                    <w:p w14:paraId="79AB4B17" w14:textId="7734582C" w:rsidR="00B80E02" w:rsidRPr="00B80E02" w:rsidRDefault="00B80E02" w:rsidP="00F04F1E">
                      <w:pPr>
                        <w:spacing w:line="276" w:lineRule="auto"/>
                        <w:jc w:val="center"/>
                        <w:rPr>
                          <w:rFonts w:asciiTheme="majorBidi" w:hAnsiTheme="majorBidi" w:cstheme="majorBidi"/>
                          <w:lang w:val="en-US"/>
                        </w:rPr>
                      </w:pPr>
                      <w:r>
                        <w:rPr>
                          <w:rFonts w:asciiTheme="majorBidi" w:hAnsiTheme="majorBidi" w:cstheme="majorBidi"/>
                          <w:lang w:val="en-US"/>
                        </w:rPr>
                        <w:t xml:space="preserve">Cohen’s </w:t>
                      </w:r>
                      <w:r w:rsidR="007F1EEA" w:rsidRPr="007F1EEA">
                        <w:rPr>
                          <w:rFonts w:asciiTheme="majorBidi" w:hAnsiTheme="majorBidi" w:cstheme="majorBidi"/>
                        </w:rPr>
                        <w:t>κ</w:t>
                      </w:r>
                      <w:r>
                        <w:rPr>
                          <w:rFonts w:asciiTheme="majorBidi" w:hAnsiTheme="majorBidi" w:cstheme="majorBidi"/>
                          <w:lang w:val="en-US"/>
                        </w:rPr>
                        <w:t>: 0.94</w:t>
                      </w:r>
                    </w:p>
                  </w:txbxContent>
                </v:textbox>
              </v:shape>
            </w:pict>
          </mc:Fallback>
        </mc:AlternateContent>
      </w:r>
    </w:p>
    <w:p w14:paraId="350A5325" w14:textId="7639B594" w:rsidR="00B80E02" w:rsidRPr="00F317D6" w:rsidRDefault="00B80E02" w:rsidP="00F04F1E">
      <w:pPr>
        <w:tabs>
          <w:tab w:val="left" w:pos="720"/>
          <w:tab w:val="left" w:pos="1032"/>
        </w:tabs>
        <w:kinsoku w:val="0"/>
        <w:overflowPunct w:val="0"/>
        <w:spacing w:line="360" w:lineRule="auto"/>
        <w:ind w:right="90"/>
        <w:jc w:val="center"/>
        <w:rPr>
          <w:rFonts w:asciiTheme="majorBidi" w:hAnsiTheme="majorBidi" w:cstheme="majorBidi"/>
          <w:b/>
          <w:bCs/>
          <w:color w:val="000000" w:themeColor="text1"/>
        </w:rPr>
      </w:pPr>
    </w:p>
    <w:p w14:paraId="6E605E80" w14:textId="380B0B4E" w:rsidR="00B80E02" w:rsidRPr="00F317D6" w:rsidRDefault="00B80E02" w:rsidP="00986ADE">
      <w:pPr>
        <w:tabs>
          <w:tab w:val="left" w:pos="720"/>
          <w:tab w:val="left" w:pos="1032"/>
        </w:tabs>
        <w:kinsoku w:val="0"/>
        <w:overflowPunct w:val="0"/>
        <w:spacing w:line="480" w:lineRule="auto"/>
        <w:ind w:right="90"/>
        <w:jc w:val="center"/>
        <w:rPr>
          <w:rFonts w:asciiTheme="majorBidi" w:hAnsiTheme="majorBidi" w:cstheme="majorBidi"/>
          <w:b/>
          <w:bCs/>
          <w:color w:val="000000" w:themeColor="text1"/>
        </w:rPr>
      </w:pPr>
    </w:p>
    <w:p w14:paraId="290AC533" w14:textId="6A5AB5B8" w:rsidR="00B80E02" w:rsidRPr="00F317D6" w:rsidRDefault="00B80E02" w:rsidP="00986ADE">
      <w:pPr>
        <w:tabs>
          <w:tab w:val="left" w:pos="720"/>
          <w:tab w:val="left" w:pos="1032"/>
        </w:tabs>
        <w:kinsoku w:val="0"/>
        <w:overflowPunct w:val="0"/>
        <w:spacing w:line="480" w:lineRule="auto"/>
        <w:ind w:right="90"/>
        <w:jc w:val="center"/>
        <w:rPr>
          <w:rFonts w:asciiTheme="majorBidi" w:hAnsiTheme="majorBidi" w:cstheme="majorBidi"/>
          <w:b/>
          <w:bCs/>
          <w:color w:val="000000" w:themeColor="text1"/>
        </w:rPr>
      </w:pPr>
    </w:p>
    <w:p w14:paraId="2C5B12C4" w14:textId="77777777" w:rsidR="00F04F1E" w:rsidRDefault="00F04F1E" w:rsidP="00986ADE">
      <w:pPr>
        <w:spacing w:line="480" w:lineRule="auto"/>
        <w:jc w:val="both"/>
        <w:rPr>
          <w:rFonts w:asciiTheme="majorBidi" w:hAnsiTheme="majorBidi" w:cstheme="majorBidi"/>
          <w:b/>
          <w:bCs/>
          <w:color w:val="000000" w:themeColor="text1"/>
        </w:rPr>
      </w:pPr>
      <w:bookmarkStart w:id="125" w:name="_Hlk211292376"/>
    </w:p>
    <w:p w14:paraId="38C94FA6" w14:textId="77777777" w:rsidR="00F04F1E" w:rsidRDefault="00F04F1E" w:rsidP="00986ADE">
      <w:pPr>
        <w:spacing w:line="480" w:lineRule="auto"/>
        <w:jc w:val="both"/>
        <w:rPr>
          <w:rFonts w:asciiTheme="majorBidi" w:hAnsiTheme="majorBidi" w:cstheme="majorBidi"/>
          <w:b/>
          <w:bCs/>
          <w:color w:val="000000" w:themeColor="text1"/>
        </w:rPr>
      </w:pPr>
    </w:p>
    <w:p w14:paraId="3435BF1C" w14:textId="77777777" w:rsidR="00F04F1E" w:rsidRDefault="00F04F1E" w:rsidP="00986ADE">
      <w:pPr>
        <w:spacing w:line="480" w:lineRule="auto"/>
        <w:jc w:val="both"/>
        <w:rPr>
          <w:rFonts w:asciiTheme="majorBidi" w:hAnsiTheme="majorBidi" w:cstheme="majorBidi"/>
          <w:b/>
          <w:bCs/>
          <w:color w:val="000000" w:themeColor="text1"/>
        </w:rPr>
      </w:pPr>
    </w:p>
    <w:p w14:paraId="514CE93F" w14:textId="5BFF82D7" w:rsidR="00365288" w:rsidRPr="00F317D6" w:rsidRDefault="000B217B" w:rsidP="00986ADE">
      <w:pPr>
        <w:spacing w:line="480" w:lineRule="auto"/>
        <w:jc w:val="both"/>
        <w:rPr>
          <w:rFonts w:asciiTheme="majorBidi" w:hAnsiTheme="majorBidi" w:cstheme="majorBidi"/>
        </w:rPr>
      </w:pPr>
      <w:r w:rsidRPr="00F317D6">
        <w:rPr>
          <w:rFonts w:asciiTheme="majorBidi" w:hAnsiTheme="majorBidi" w:cstheme="majorBidi"/>
          <w:b/>
          <w:bCs/>
          <w:color w:val="000000" w:themeColor="text1"/>
        </w:rPr>
        <w:t xml:space="preserve">Figure </w:t>
      </w:r>
      <w:r w:rsidR="00A2312B">
        <w:rPr>
          <w:rFonts w:asciiTheme="majorBidi" w:hAnsiTheme="majorBidi" w:cstheme="majorBidi" w:hint="cs"/>
          <w:b/>
          <w:bCs/>
          <w:color w:val="000000" w:themeColor="text1"/>
          <w:rtl/>
        </w:rPr>
        <w:t>5</w:t>
      </w:r>
      <w:r w:rsidRPr="00F317D6">
        <w:rPr>
          <w:rFonts w:asciiTheme="majorBidi" w:hAnsiTheme="majorBidi" w:cstheme="majorBidi"/>
          <w:b/>
          <w:bCs/>
          <w:color w:val="000000" w:themeColor="text1"/>
        </w:rPr>
        <w:t>:</w:t>
      </w:r>
      <w:r w:rsidRPr="00F317D6">
        <w:rPr>
          <w:rFonts w:asciiTheme="majorBidi" w:hAnsiTheme="majorBidi" w:cstheme="majorBidi"/>
          <w:color w:val="000000" w:themeColor="text1"/>
        </w:rPr>
        <w:t xml:space="preserve"> Methodological flow of the validation study</w:t>
      </w:r>
      <w:r w:rsidR="00365288" w:rsidRPr="00F317D6">
        <w:rPr>
          <w:rFonts w:asciiTheme="majorBidi" w:hAnsiTheme="majorBidi" w:cstheme="majorBidi"/>
          <w:color w:val="000000" w:themeColor="text1"/>
        </w:rPr>
        <w:t xml:space="preserve">. </w:t>
      </w:r>
    </w:p>
    <w:bookmarkEnd w:id="125"/>
    <w:p w14:paraId="3757D5FF" w14:textId="0E9CE457" w:rsidR="007742C3" w:rsidRPr="00F317D6" w:rsidRDefault="007742C3" w:rsidP="00986ADE">
      <w:pPr>
        <w:tabs>
          <w:tab w:val="left" w:pos="720"/>
          <w:tab w:val="left" w:pos="1032"/>
        </w:tabs>
        <w:kinsoku w:val="0"/>
        <w:overflowPunct w:val="0"/>
        <w:spacing w:line="480" w:lineRule="auto"/>
        <w:ind w:right="90"/>
        <w:jc w:val="both"/>
        <w:rPr>
          <w:rFonts w:asciiTheme="majorBidi" w:hAnsiTheme="majorBidi" w:cstheme="majorBidi"/>
          <w:color w:val="000000" w:themeColor="text1"/>
        </w:rPr>
      </w:pPr>
    </w:p>
    <w:p w14:paraId="085854E0" w14:textId="53ABD0E8" w:rsidR="009652F8" w:rsidRPr="00F317D6" w:rsidRDefault="009652F8" w:rsidP="00986ADE">
      <w:pPr>
        <w:pStyle w:val="ListParagraph"/>
        <w:numPr>
          <w:ilvl w:val="2"/>
          <w:numId w:val="23"/>
        </w:numPr>
        <w:tabs>
          <w:tab w:val="left" w:pos="720"/>
          <w:tab w:val="left" w:pos="1032"/>
        </w:tabs>
        <w:kinsoku w:val="0"/>
        <w:overflowPunct w:val="0"/>
        <w:spacing w:line="480" w:lineRule="auto"/>
        <w:ind w:right="90"/>
        <w:jc w:val="both"/>
        <w:rPr>
          <w:rFonts w:asciiTheme="majorBidi" w:hAnsiTheme="majorBidi" w:cstheme="majorBidi"/>
          <w:color w:val="000000" w:themeColor="text1"/>
        </w:rPr>
      </w:pPr>
      <w:r w:rsidRPr="00F317D6">
        <w:rPr>
          <w:rFonts w:asciiTheme="majorBidi" w:hAnsiTheme="majorBidi" w:cstheme="majorBidi"/>
          <w:b/>
          <w:bCs/>
          <w:color w:val="000000" w:themeColor="text1"/>
        </w:rPr>
        <w:t>Reproducibility of DAS output</w:t>
      </w:r>
      <w:r w:rsidR="00417861" w:rsidRPr="00F317D6">
        <w:rPr>
          <w:rFonts w:asciiTheme="majorBidi" w:hAnsiTheme="majorBidi" w:cstheme="majorBidi"/>
          <w:color w:val="000000" w:themeColor="text1"/>
        </w:rPr>
        <w:t>:</w:t>
      </w:r>
    </w:p>
    <w:p w14:paraId="5F589535" w14:textId="2EF53643" w:rsidR="00952D2C" w:rsidRPr="00F317D6" w:rsidRDefault="00952D2C" w:rsidP="00986ADE">
      <w:pPr>
        <w:tabs>
          <w:tab w:val="left" w:pos="720"/>
          <w:tab w:val="left" w:pos="1032"/>
        </w:tabs>
        <w:kinsoku w:val="0"/>
        <w:overflowPunct w:val="0"/>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 xml:space="preserve">Internal reproducibility was perfect: the two independent DAS runs agreed on all 50 cases (40 TP, 10 TN, κ = 1.0). </w:t>
      </w:r>
      <w:r w:rsidR="00173BCC" w:rsidRPr="00F317D6">
        <w:rPr>
          <w:rFonts w:asciiTheme="majorBidi" w:hAnsiTheme="majorBidi" w:cstheme="majorBidi"/>
          <w:color w:val="000000" w:themeColor="text1"/>
        </w:rPr>
        <w:t>This shows that the model consistently distinguishes eligible from ineligible patients with high sensitivity and minimal false positives, confirming reproducible diagnostic performance</w:t>
      </w:r>
      <w:r w:rsidR="00CE39E4" w:rsidRPr="00F317D6">
        <w:rPr>
          <w:rFonts w:asciiTheme="majorBidi" w:hAnsiTheme="majorBidi" w:cstheme="majorBidi"/>
          <w:color w:val="000000" w:themeColor="text1"/>
        </w:rPr>
        <w:t xml:space="preserve"> (see Table 3).</w:t>
      </w:r>
    </w:p>
    <w:p w14:paraId="51A36118" w14:textId="77777777" w:rsidR="00FE31C0" w:rsidRPr="00F317D6" w:rsidRDefault="00FE31C0" w:rsidP="00986ADE">
      <w:pPr>
        <w:tabs>
          <w:tab w:val="left" w:pos="720"/>
          <w:tab w:val="left" w:pos="1032"/>
        </w:tabs>
        <w:kinsoku w:val="0"/>
        <w:overflowPunct w:val="0"/>
        <w:spacing w:line="480" w:lineRule="auto"/>
        <w:ind w:right="90"/>
        <w:jc w:val="both"/>
        <w:rPr>
          <w:rFonts w:asciiTheme="majorBidi" w:hAnsiTheme="majorBidi" w:cstheme="majorBidi"/>
          <w:color w:val="000000" w:themeColor="text1"/>
        </w:rPr>
      </w:pPr>
    </w:p>
    <w:p w14:paraId="7C1F633D" w14:textId="50A5DD88" w:rsidR="00ED467D" w:rsidRPr="00F317D6" w:rsidRDefault="00575AEC" w:rsidP="00986ADE">
      <w:pPr>
        <w:pStyle w:val="ListParagraph"/>
        <w:numPr>
          <w:ilvl w:val="2"/>
          <w:numId w:val="23"/>
        </w:numPr>
        <w:tabs>
          <w:tab w:val="left" w:pos="720"/>
          <w:tab w:val="left" w:pos="1032"/>
        </w:tabs>
        <w:kinsoku w:val="0"/>
        <w:overflowPunct w:val="0"/>
        <w:spacing w:line="480" w:lineRule="auto"/>
        <w:ind w:right="90"/>
        <w:jc w:val="both"/>
        <w:rPr>
          <w:rFonts w:asciiTheme="majorBidi" w:hAnsiTheme="majorBidi" w:cstheme="majorBidi"/>
          <w:b/>
          <w:bCs/>
          <w:color w:val="000000" w:themeColor="text1"/>
        </w:rPr>
      </w:pPr>
      <w:r w:rsidRPr="00F317D6">
        <w:rPr>
          <w:rFonts w:asciiTheme="majorBidi" w:hAnsiTheme="majorBidi" w:cstheme="majorBidi"/>
          <w:b/>
          <w:bCs/>
          <w:color w:val="000000" w:themeColor="text1"/>
        </w:rPr>
        <w:t>Agreement with Traditional Expert Review</w:t>
      </w:r>
      <w:r w:rsidR="008B718E" w:rsidRPr="00F317D6">
        <w:rPr>
          <w:rFonts w:asciiTheme="majorBidi" w:hAnsiTheme="majorBidi" w:cstheme="majorBidi"/>
          <w:b/>
          <w:bCs/>
          <w:color w:val="000000" w:themeColor="text1"/>
        </w:rPr>
        <w:t>:</w:t>
      </w:r>
    </w:p>
    <w:p w14:paraId="10B88889" w14:textId="3A988B2C" w:rsidR="006640C0" w:rsidRDefault="006640C0" w:rsidP="00986ADE">
      <w:pPr>
        <w:tabs>
          <w:tab w:val="left" w:pos="720"/>
          <w:tab w:val="left" w:pos="1032"/>
        </w:tabs>
        <w:kinsoku w:val="0"/>
        <w:overflowPunct w:val="0"/>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 xml:space="preserve">Across the 50-case validation set, the DAS reached the same eligibility criteria as the TA in 49 cases, giving an overall concordance of 98 %. Agreement was high for both independent DAS runs (AI-1 and AI-2): Cohen’s κ = 0.94 (95 % CI 0.82 – 1.00) against the manual benchmark in each run, and a perfect κ = 1.00 when the two AI outputs were compared with each other. An exact McNemar test of the TA-vs-AI disagreement cells returned p = 1.00, indicating no systematic bias in the rare discordant call. Taken together, these figures place DAS solidly in the “almost-perfect” agreement range, (see </w:t>
      </w:r>
      <w:r w:rsidR="00BD44B1" w:rsidRPr="00F317D6">
        <w:rPr>
          <w:rFonts w:asciiTheme="majorBidi" w:hAnsiTheme="majorBidi" w:cstheme="majorBidi"/>
          <w:color w:val="000000" w:themeColor="text1"/>
        </w:rPr>
        <w:t>T</w:t>
      </w:r>
      <w:r w:rsidRPr="00F317D6">
        <w:rPr>
          <w:rFonts w:asciiTheme="majorBidi" w:hAnsiTheme="majorBidi" w:cstheme="majorBidi"/>
          <w:color w:val="000000" w:themeColor="text1"/>
        </w:rPr>
        <w:t>able</w:t>
      </w:r>
      <w:r w:rsidR="00986ADE">
        <w:rPr>
          <w:rFonts w:asciiTheme="majorBidi" w:hAnsiTheme="majorBidi" w:cstheme="majorBidi"/>
          <w:color w:val="000000" w:themeColor="text1"/>
        </w:rPr>
        <w:t xml:space="preserve"> </w:t>
      </w:r>
      <w:r w:rsidRPr="00F317D6">
        <w:rPr>
          <w:rFonts w:asciiTheme="majorBidi" w:hAnsiTheme="majorBidi" w:cstheme="majorBidi"/>
          <w:color w:val="000000" w:themeColor="text1"/>
        </w:rPr>
        <w:t>4).</w:t>
      </w:r>
    </w:p>
    <w:p w14:paraId="44C6D536" w14:textId="77777777" w:rsidR="00AD0A4F" w:rsidRDefault="00AD0A4F" w:rsidP="00986ADE">
      <w:pPr>
        <w:tabs>
          <w:tab w:val="left" w:pos="720"/>
          <w:tab w:val="left" w:pos="1032"/>
        </w:tabs>
        <w:kinsoku w:val="0"/>
        <w:overflowPunct w:val="0"/>
        <w:spacing w:line="480" w:lineRule="auto"/>
        <w:ind w:right="90"/>
        <w:jc w:val="both"/>
        <w:rPr>
          <w:rFonts w:asciiTheme="majorBidi" w:hAnsiTheme="majorBidi" w:cstheme="majorBidi"/>
          <w:color w:val="000000" w:themeColor="text1"/>
        </w:rPr>
      </w:pPr>
    </w:p>
    <w:tbl>
      <w:tblPr>
        <w:tblStyle w:val="PlainTable5"/>
        <w:tblW w:w="0" w:type="auto"/>
        <w:tblLook w:val="04A0" w:firstRow="1" w:lastRow="0" w:firstColumn="1" w:lastColumn="0" w:noHBand="0" w:noVBand="1"/>
      </w:tblPr>
      <w:tblGrid>
        <w:gridCol w:w="4680"/>
        <w:gridCol w:w="4050"/>
      </w:tblGrid>
      <w:tr w:rsidR="00AD0A4F" w:rsidRPr="00F317D6" w14:paraId="45F33333" w14:textId="77777777" w:rsidTr="001B7C2B">
        <w:trPr>
          <w:cnfStyle w:val="100000000000" w:firstRow="1" w:lastRow="0" w:firstColumn="0" w:lastColumn="0" w:oddVBand="0" w:evenVBand="0" w:oddHBand="0" w:evenHBand="0" w:firstRowFirstColumn="0" w:firstRowLastColumn="0" w:lastRowFirstColumn="0" w:lastRowLastColumn="0"/>
          <w:trHeight w:val="444"/>
        </w:trPr>
        <w:tc>
          <w:tcPr>
            <w:cnfStyle w:val="001000000100" w:firstRow="0" w:lastRow="0" w:firstColumn="1" w:lastColumn="0" w:oddVBand="0" w:evenVBand="0" w:oddHBand="0" w:evenHBand="0" w:firstRowFirstColumn="1" w:firstRowLastColumn="0" w:lastRowFirstColumn="0" w:lastRowLastColumn="0"/>
            <w:tcW w:w="4680" w:type="dxa"/>
            <w:hideMark/>
          </w:tcPr>
          <w:p w14:paraId="66CD2054"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lastRenderedPageBreak/>
              <w:t>Metric</w:t>
            </w:r>
          </w:p>
        </w:tc>
        <w:tc>
          <w:tcPr>
            <w:tcW w:w="4050" w:type="dxa"/>
            <w:hideMark/>
          </w:tcPr>
          <w:p w14:paraId="665E2D0D" w14:textId="77777777" w:rsidR="00AD0A4F" w:rsidRPr="00F317D6" w:rsidRDefault="00AD0A4F" w:rsidP="006E1E0F">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Value</w:t>
            </w:r>
          </w:p>
        </w:tc>
      </w:tr>
      <w:tr w:rsidR="00AD0A4F" w:rsidRPr="00F317D6" w14:paraId="37367C51" w14:textId="77777777" w:rsidTr="001B7C2B">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4680" w:type="dxa"/>
            <w:hideMark/>
          </w:tcPr>
          <w:p w14:paraId="1DFFFF73"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Agreement TA vs AI-1</w:t>
            </w:r>
          </w:p>
        </w:tc>
        <w:tc>
          <w:tcPr>
            <w:tcW w:w="4050" w:type="dxa"/>
            <w:hideMark/>
          </w:tcPr>
          <w:p w14:paraId="00F7A30B" w14:textId="77777777" w:rsidR="00AD0A4F" w:rsidRPr="00F317D6" w:rsidRDefault="00AD0A4F"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98%</w:t>
            </w:r>
          </w:p>
        </w:tc>
      </w:tr>
      <w:tr w:rsidR="00AD0A4F" w:rsidRPr="00F317D6" w14:paraId="555F1BA2" w14:textId="77777777" w:rsidTr="001B7C2B">
        <w:trPr>
          <w:trHeight w:val="444"/>
        </w:trPr>
        <w:tc>
          <w:tcPr>
            <w:cnfStyle w:val="001000000000" w:firstRow="0" w:lastRow="0" w:firstColumn="1" w:lastColumn="0" w:oddVBand="0" w:evenVBand="0" w:oddHBand="0" w:evenHBand="0" w:firstRowFirstColumn="0" w:firstRowLastColumn="0" w:lastRowFirstColumn="0" w:lastRowLastColumn="0"/>
            <w:tcW w:w="4680" w:type="dxa"/>
            <w:hideMark/>
          </w:tcPr>
          <w:p w14:paraId="404C066B"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Agreement TA vs AI-2</w:t>
            </w:r>
          </w:p>
        </w:tc>
        <w:tc>
          <w:tcPr>
            <w:tcW w:w="4050" w:type="dxa"/>
            <w:hideMark/>
          </w:tcPr>
          <w:p w14:paraId="3F9F17C1" w14:textId="77777777" w:rsidR="00AD0A4F" w:rsidRPr="00F317D6" w:rsidRDefault="00AD0A4F" w:rsidP="006E1E0F">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98%</w:t>
            </w:r>
          </w:p>
        </w:tc>
      </w:tr>
      <w:tr w:rsidR="00AD0A4F" w:rsidRPr="00F317D6" w14:paraId="01B941F9" w14:textId="77777777" w:rsidTr="001B7C2B">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4680" w:type="dxa"/>
            <w:hideMark/>
          </w:tcPr>
          <w:p w14:paraId="3CB3EB7F"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Agreement AI-1 vs AI-2</w:t>
            </w:r>
          </w:p>
        </w:tc>
        <w:tc>
          <w:tcPr>
            <w:tcW w:w="4050" w:type="dxa"/>
            <w:hideMark/>
          </w:tcPr>
          <w:p w14:paraId="5D5E3237" w14:textId="77777777" w:rsidR="00AD0A4F" w:rsidRPr="00F317D6" w:rsidRDefault="00AD0A4F"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100%</w:t>
            </w:r>
          </w:p>
        </w:tc>
      </w:tr>
      <w:tr w:rsidR="00AD0A4F" w:rsidRPr="00F317D6" w14:paraId="38E64C1C" w14:textId="77777777" w:rsidTr="001B7C2B">
        <w:trPr>
          <w:trHeight w:val="444"/>
        </w:trPr>
        <w:tc>
          <w:tcPr>
            <w:cnfStyle w:val="001000000000" w:firstRow="0" w:lastRow="0" w:firstColumn="1" w:lastColumn="0" w:oddVBand="0" w:evenVBand="0" w:oddHBand="0" w:evenHBand="0" w:firstRowFirstColumn="0" w:firstRowLastColumn="0" w:lastRowFirstColumn="0" w:lastRowLastColumn="0"/>
            <w:tcW w:w="4680" w:type="dxa"/>
            <w:hideMark/>
          </w:tcPr>
          <w:p w14:paraId="3B24A6B4"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Cohen’s κ (TA vs AI-1)</w:t>
            </w:r>
          </w:p>
        </w:tc>
        <w:tc>
          <w:tcPr>
            <w:tcW w:w="4050" w:type="dxa"/>
            <w:hideMark/>
          </w:tcPr>
          <w:p w14:paraId="081C188B" w14:textId="77777777" w:rsidR="00AD0A4F" w:rsidRPr="00F317D6" w:rsidRDefault="00AD0A4F" w:rsidP="006E1E0F">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0.94 (95 % CI 0.82 – 1.00)</w:t>
            </w:r>
          </w:p>
        </w:tc>
      </w:tr>
      <w:tr w:rsidR="00AD0A4F" w:rsidRPr="00F317D6" w14:paraId="512CC463" w14:textId="77777777" w:rsidTr="001B7C2B">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4680" w:type="dxa"/>
            <w:hideMark/>
          </w:tcPr>
          <w:p w14:paraId="7602B02D"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Cohen’s κ (TA vs AI-2)</w:t>
            </w:r>
          </w:p>
        </w:tc>
        <w:tc>
          <w:tcPr>
            <w:tcW w:w="4050" w:type="dxa"/>
            <w:hideMark/>
          </w:tcPr>
          <w:p w14:paraId="602D9EAA" w14:textId="77777777" w:rsidR="00AD0A4F" w:rsidRPr="00F317D6" w:rsidRDefault="00AD0A4F"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0.94 (95 % CI 0.82 – 1.00)</w:t>
            </w:r>
          </w:p>
        </w:tc>
      </w:tr>
      <w:tr w:rsidR="00AD0A4F" w:rsidRPr="00F317D6" w14:paraId="5D1480C9" w14:textId="77777777" w:rsidTr="001B7C2B">
        <w:trPr>
          <w:trHeight w:val="458"/>
        </w:trPr>
        <w:tc>
          <w:tcPr>
            <w:cnfStyle w:val="001000000000" w:firstRow="0" w:lastRow="0" w:firstColumn="1" w:lastColumn="0" w:oddVBand="0" w:evenVBand="0" w:oddHBand="0" w:evenHBand="0" w:firstRowFirstColumn="0" w:firstRowLastColumn="0" w:lastRowFirstColumn="0" w:lastRowLastColumn="0"/>
            <w:tcW w:w="4680" w:type="dxa"/>
            <w:hideMark/>
          </w:tcPr>
          <w:p w14:paraId="3D76E1A2"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Cohen’s κ (AI-1 vs AI-2)</w:t>
            </w:r>
          </w:p>
        </w:tc>
        <w:tc>
          <w:tcPr>
            <w:tcW w:w="4050" w:type="dxa"/>
            <w:hideMark/>
          </w:tcPr>
          <w:p w14:paraId="14BACB43" w14:textId="77777777" w:rsidR="00AD0A4F" w:rsidRPr="00F317D6" w:rsidRDefault="00AD0A4F" w:rsidP="006E1E0F">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1</w:t>
            </w:r>
          </w:p>
        </w:tc>
      </w:tr>
      <w:tr w:rsidR="00AD0A4F" w:rsidRPr="00F317D6" w14:paraId="04268E95" w14:textId="77777777" w:rsidTr="001B7C2B">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4680" w:type="dxa"/>
            <w:hideMark/>
          </w:tcPr>
          <w:p w14:paraId="769D88BE" w14:textId="77777777" w:rsidR="00AD0A4F" w:rsidRPr="00F317D6" w:rsidRDefault="00AD0A4F" w:rsidP="006E1E0F">
            <w:pPr>
              <w:spacing w:line="480" w:lineRule="auto"/>
              <w:jc w:val="center"/>
              <w:rPr>
                <w:rFonts w:asciiTheme="majorBidi" w:hAnsiTheme="majorBidi" w:cstheme="majorBidi"/>
                <w:color w:val="000000" w:themeColor="text1"/>
              </w:rPr>
            </w:pPr>
            <w:r w:rsidRPr="00F317D6">
              <w:rPr>
                <w:rFonts w:asciiTheme="majorBidi" w:hAnsiTheme="majorBidi" w:cstheme="majorBidi"/>
                <w:color w:val="000000" w:themeColor="text1"/>
              </w:rPr>
              <w:t>McNemar test (TA vs AI; exact, two-sided)</w:t>
            </w:r>
          </w:p>
        </w:tc>
        <w:tc>
          <w:tcPr>
            <w:tcW w:w="4050" w:type="dxa"/>
            <w:hideMark/>
          </w:tcPr>
          <w:p w14:paraId="1493C62E" w14:textId="77777777" w:rsidR="00AD0A4F" w:rsidRPr="00F317D6" w:rsidRDefault="00AD0A4F" w:rsidP="006E1E0F">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F317D6">
              <w:rPr>
                <w:rFonts w:asciiTheme="majorBidi" w:hAnsiTheme="majorBidi" w:cstheme="majorBidi"/>
                <w:color w:val="000000" w:themeColor="text1"/>
              </w:rPr>
              <w:t>p = 1.00</w:t>
            </w:r>
          </w:p>
        </w:tc>
      </w:tr>
    </w:tbl>
    <w:p w14:paraId="335DA6BB" w14:textId="77777777" w:rsidR="00AD0A4F" w:rsidRPr="00F317D6" w:rsidRDefault="00AD0A4F" w:rsidP="00AD0A4F">
      <w:pPr>
        <w:spacing w:line="480" w:lineRule="auto"/>
        <w:jc w:val="both"/>
        <w:rPr>
          <w:rFonts w:asciiTheme="majorBidi" w:hAnsiTheme="majorBidi" w:cstheme="majorBidi"/>
          <w:color w:val="000000" w:themeColor="text1"/>
        </w:rPr>
      </w:pPr>
      <w:r w:rsidRPr="00F317D6">
        <w:rPr>
          <w:rFonts w:asciiTheme="majorBidi" w:hAnsiTheme="majorBidi" w:cstheme="majorBidi"/>
          <w:b/>
          <w:bCs/>
          <w:color w:val="000000" w:themeColor="text1"/>
        </w:rPr>
        <w:t>Table 4:</w:t>
      </w:r>
      <w:r w:rsidRPr="00F317D6">
        <w:rPr>
          <w:rFonts w:asciiTheme="majorBidi" w:hAnsiTheme="majorBidi" w:cstheme="majorBidi"/>
          <w:color w:val="000000" w:themeColor="text1"/>
        </w:rPr>
        <w:t xml:space="preserve"> Summary of concordance statistics between the traditional approach (TA) and two independent DAS runs.</w:t>
      </w:r>
    </w:p>
    <w:p w14:paraId="2AD231F8" w14:textId="77777777" w:rsidR="00AD0A4F" w:rsidRPr="00BB7699" w:rsidRDefault="00AD0A4F" w:rsidP="00AD0A4F">
      <w:pPr>
        <w:spacing w:line="480" w:lineRule="auto"/>
        <w:jc w:val="both"/>
        <w:rPr>
          <w:rFonts w:asciiTheme="majorBidi" w:hAnsiTheme="majorBidi" w:cstheme="majorBidi"/>
        </w:rPr>
      </w:pPr>
      <w:r w:rsidRPr="00F317D6">
        <w:rPr>
          <w:rFonts w:asciiTheme="majorBidi" w:hAnsiTheme="majorBidi" w:cstheme="majorBidi"/>
          <w:b/>
          <w:bCs/>
        </w:rPr>
        <w:t>Legend:</w:t>
      </w:r>
      <w:r w:rsidRPr="00F317D6">
        <w:rPr>
          <w:rFonts w:asciiTheme="majorBidi" w:hAnsiTheme="majorBidi" w:cstheme="majorBidi"/>
        </w:rPr>
        <w:t xml:space="preserve"> Summary of concordance statistics between TA and each independent DAS run, and between the two DAS runs. “Agreement” is the simple percent of identical eligible/not-eligible calls. Cohen’s κ (with 95% CI) quantifies chance-corrected agreement (0–1 scale). The exact McNemar test (two-sided, α = 0.05) evaluates asymmetry in the discordant cells (TA vs DAS) to detect systematic bias. Results indicate high reproducibility within DAS and “almost-perfect” agreement with TA on the binary eligibility decision. Abbreviations: κ, Cohen’s kappa; CI, confidence interval; DAS, decision-aid system; TA, traditional approach.</w:t>
      </w:r>
    </w:p>
    <w:p w14:paraId="73667EC0" w14:textId="77777777" w:rsidR="007B2928" w:rsidRPr="00F317D6" w:rsidRDefault="007B2928" w:rsidP="00986ADE">
      <w:pPr>
        <w:tabs>
          <w:tab w:val="left" w:pos="720"/>
          <w:tab w:val="left" w:pos="1032"/>
        </w:tabs>
        <w:kinsoku w:val="0"/>
        <w:overflowPunct w:val="0"/>
        <w:spacing w:line="480" w:lineRule="auto"/>
        <w:ind w:right="90"/>
        <w:jc w:val="both"/>
        <w:rPr>
          <w:rFonts w:asciiTheme="majorBidi" w:eastAsia="Calibri" w:hAnsiTheme="majorBidi" w:cstheme="majorBidi"/>
          <w:b/>
          <w:bCs/>
          <w:color w:val="000000" w:themeColor="text1"/>
          <w:lang w:bidi="ar-JO"/>
        </w:rPr>
      </w:pPr>
    </w:p>
    <w:p w14:paraId="10CB47F7" w14:textId="0E4E3690" w:rsidR="008B718E" w:rsidRPr="00F317D6" w:rsidRDefault="00D858C4" w:rsidP="00986ADE">
      <w:pPr>
        <w:pStyle w:val="ListParagraph"/>
        <w:numPr>
          <w:ilvl w:val="2"/>
          <w:numId w:val="23"/>
        </w:numPr>
        <w:tabs>
          <w:tab w:val="left" w:pos="720"/>
          <w:tab w:val="left" w:pos="1032"/>
        </w:tabs>
        <w:kinsoku w:val="0"/>
        <w:overflowPunct w:val="0"/>
        <w:spacing w:line="480" w:lineRule="auto"/>
        <w:ind w:right="90"/>
        <w:jc w:val="both"/>
        <w:rPr>
          <w:rFonts w:asciiTheme="majorBidi" w:hAnsiTheme="majorBidi" w:cstheme="majorBidi"/>
          <w:b/>
          <w:bCs/>
          <w:color w:val="000000" w:themeColor="text1"/>
        </w:rPr>
      </w:pPr>
      <w:r w:rsidRPr="00F317D6">
        <w:rPr>
          <w:rFonts w:asciiTheme="majorBidi" w:hAnsiTheme="majorBidi" w:cstheme="majorBidi"/>
          <w:b/>
          <w:bCs/>
          <w:color w:val="000000" w:themeColor="text1"/>
        </w:rPr>
        <w:t xml:space="preserve">Error </w:t>
      </w:r>
      <w:r w:rsidR="00575AEC" w:rsidRPr="00F317D6">
        <w:rPr>
          <w:rFonts w:asciiTheme="majorBidi" w:hAnsiTheme="majorBidi" w:cstheme="majorBidi"/>
          <w:b/>
          <w:bCs/>
          <w:color w:val="000000" w:themeColor="text1"/>
        </w:rPr>
        <w:t>A</w:t>
      </w:r>
      <w:r w:rsidRPr="00F317D6">
        <w:rPr>
          <w:rFonts w:asciiTheme="majorBidi" w:hAnsiTheme="majorBidi" w:cstheme="majorBidi"/>
          <w:b/>
          <w:bCs/>
          <w:color w:val="000000" w:themeColor="text1"/>
        </w:rPr>
        <w:t>nalysis</w:t>
      </w:r>
      <w:r w:rsidR="008B718E" w:rsidRPr="00F317D6">
        <w:rPr>
          <w:rFonts w:asciiTheme="majorBidi" w:hAnsiTheme="majorBidi" w:cstheme="majorBidi"/>
          <w:b/>
          <w:bCs/>
          <w:color w:val="000000" w:themeColor="text1"/>
        </w:rPr>
        <w:t>:</w:t>
      </w:r>
    </w:p>
    <w:p w14:paraId="193B3BFF" w14:textId="6276652E" w:rsidR="007B2928" w:rsidRPr="00F317D6" w:rsidRDefault="00575AEC" w:rsidP="00986ADE">
      <w:pPr>
        <w:tabs>
          <w:tab w:val="left" w:pos="720"/>
          <w:tab w:val="left" w:pos="1032"/>
        </w:tabs>
        <w:kinsoku w:val="0"/>
        <w:overflowPunct w:val="0"/>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There were two harmless inconsistencies, one involving redundant flags that annotated non-NCCN biomarkers, and the other two reflecting partial errors, one omitting a trigger for repeated family history, and the other misapplying the age-over-50 rule. Despite these errors, the system's binary eligible vs not eligible judgment remained unchanged, so clinical management was not affected</w:t>
      </w:r>
      <w:r w:rsidR="008B718E" w:rsidRPr="00F317D6">
        <w:rPr>
          <w:rFonts w:asciiTheme="majorBidi" w:hAnsiTheme="majorBidi" w:cstheme="majorBidi"/>
          <w:color w:val="000000" w:themeColor="text1"/>
        </w:rPr>
        <w:t xml:space="preserve">. Including a human in the loop when entering phrases and </w:t>
      </w:r>
      <w:r w:rsidR="008B718E" w:rsidRPr="00F317D6">
        <w:rPr>
          <w:rFonts w:asciiTheme="majorBidi" w:hAnsiTheme="majorBidi" w:cstheme="majorBidi"/>
          <w:color w:val="000000" w:themeColor="text1"/>
        </w:rPr>
        <w:lastRenderedPageBreak/>
        <w:t>analysing family history will enhance consistency and provide fresh annotations for continuous retraining of the DAS.</w:t>
      </w:r>
    </w:p>
    <w:p w14:paraId="7EAE6CEC" w14:textId="77777777" w:rsidR="00154198" w:rsidRPr="00F317D6" w:rsidRDefault="00154198" w:rsidP="00986ADE">
      <w:pPr>
        <w:tabs>
          <w:tab w:val="left" w:pos="720"/>
          <w:tab w:val="left" w:pos="1032"/>
        </w:tabs>
        <w:kinsoku w:val="0"/>
        <w:overflowPunct w:val="0"/>
        <w:spacing w:line="480" w:lineRule="auto"/>
        <w:ind w:right="90"/>
        <w:jc w:val="both"/>
        <w:rPr>
          <w:rFonts w:asciiTheme="majorBidi" w:eastAsia="Calibri" w:hAnsiTheme="majorBidi" w:cstheme="majorBidi"/>
          <w:b/>
          <w:bCs/>
          <w:color w:val="000000" w:themeColor="text1"/>
          <w:lang w:bidi="ar-JO"/>
        </w:rPr>
      </w:pPr>
    </w:p>
    <w:bookmarkEnd w:id="124"/>
    <w:p w14:paraId="48D2ED06" w14:textId="02FA49E8" w:rsidR="00D350F5" w:rsidRPr="00F317D6" w:rsidRDefault="00D350F5" w:rsidP="00986ADE">
      <w:pPr>
        <w:pStyle w:val="ListParagraph"/>
        <w:numPr>
          <w:ilvl w:val="1"/>
          <w:numId w:val="23"/>
        </w:numPr>
        <w:tabs>
          <w:tab w:val="left" w:pos="0"/>
          <w:tab w:val="left" w:pos="90"/>
          <w:tab w:val="left" w:pos="270"/>
          <w:tab w:val="left" w:pos="450"/>
          <w:tab w:val="left" w:pos="720"/>
        </w:tabs>
        <w:spacing w:line="480" w:lineRule="auto"/>
        <w:ind w:right="90"/>
        <w:jc w:val="both"/>
        <w:rPr>
          <w:rFonts w:asciiTheme="majorBidi" w:hAnsiTheme="majorBidi" w:cstheme="majorBidi"/>
          <w:color w:val="000000" w:themeColor="text1"/>
        </w:rPr>
      </w:pPr>
      <w:r w:rsidRPr="00F317D6">
        <w:rPr>
          <w:rFonts w:asciiTheme="majorBidi" w:hAnsiTheme="majorBidi" w:cstheme="majorBidi"/>
          <w:b/>
          <w:bCs/>
          <w:color w:val="000000" w:themeColor="text1"/>
          <w:lang w:val="en-US"/>
        </w:rPr>
        <w:t>Performance Evaluation</w:t>
      </w:r>
      <w:r w:rsidR="00F71727" w:rsidRPr="00F317D6">
        <w:rPr>
          <w:rFonts w:asciiTheme="majorBidi" w:hAnsiTheme="majorBidi" w:cstheme="majorBidi"/>
          <w:b/>
          <w:bCs/>
          <w:color w:val="000000" w:themeColor="text1"/>
          <w:lang w:val="en-US"/>
        </w:rPr>
        <w:t xml:space="preserve"> </w:t>
      </w:r>
      <w:r w:rsidR="00121432" w:rsidRPr="00F317D6">
        <w:rPr>
          <w:rFonts w:asciiTheme="majorBidi" w:hAnsiTheme="majorBidi" w:cstheme="majorBidi"/>
          <w:b/>
          <w:bCs/>
          <w:color w:val="000000" w:themeColor="text1"/>
          <w:lang w:val="en-US"/>
        </w:rPr>
        <w:t>S</w:t>
      </w:r>
      <w:r w:rsidR="00F71727" w:rsidRPr="00F317D6">
        <w:rPr>
          <w:rFonts w:asciiTheme="majorBidi" w:hAnsiTheme="majorBidi" w:cstheme="majorBidi"/>
          <w:b/>
          <w:bCs/>
          <w:color w:val="000000" w:themeColor="text1"/>
          <w:lang w:val="en-US"/>
        </w:rPr>
        <w:t>ummary</w:t>
      </w:r>
      <w:r w:rsidRPr="00F317D6">
        <w:rPr>
          <w:rFonts w:asciiTheme="majorBidi" w:hAnsiTheme="majorBidi" w:cstheme="majorBidi"/>
          <w:b/>
          <w:bCs/>
          <w:color w:val="000000" w:themeColor="text1"/>
          <w:lang w:val="en-US"/>
        </w:rPr>
        <w:t xml:space="preserve"> of the </w:t>
      </w:r>
      <w:r w:rsidR="00F71727" w:rsidRPr="00F317D6">
        <w:rPr>
          <w:rFonts w:asciiTheme="majorBidi" w:hAnsiTheme="majorBidi" w:cstheme="majorBidi"/>
          <w:b/>
          <w:bCs/>
          <w:color w:val="000000" w:themeColor="text1"/>
          <w:lang w:val="en-US"/>
        </w:rPr>
        <w:t>DAS</w:t>
      </w:r>
      <w:r w:rsidR="001255AE" w:rsidRPr="00F317D6">
        <w:rPr>
          <w:rFonts w:asciiTheme="majorBidi" w:hAnsiTheme="majorBidi" w:cstheme="majorBidi"/>
          <w:b/>
          <w:bCs/>
          <w:color w:val="000000" w:themeColor="text1"/>
          <w:lang w:val="en-US"/>
        </w:rPr>
        <w:t>:</w:t>
      </w:r>
    </w:p>
    <w:p w14:paraId="3F9A0D96" w14:textId="58A5250E" w:rsidR="00D350F5" w:rsidRPr="00F317D6" w:rsidRDefault="00D350F5" w:rsidP="00986ADE">
      <w:pPr>
        <w:tabs>
          <w:tab w:val="left" w:pos="0"/>
          <w:tab w:val="left" w:pos="90"/>
          <w:tab w:val="left" w:pos="270"/>
          <w:tab w:val="left" w:pos="450"/>
          <w:tab w:val="left" w:pos="720"/>
        </w:tabs>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 xml:space="preserve">Across the 50 breast cancer cases, the DAS correctly flagged 46 as meeting </w:t>
      </w:r>
      <w:r w:rsidR="0093743E" w:rsidRPr="00F317D6">
        <w:rPr>
          <w:rFonts w:asciiTheme="majorBidi" w:hAnsiTheme="majorBidi" w:cstheme="majorBidi"/>
          <w:color w:val="000000" w:themeColor="text1"/>
        </w:rPr>
        <w:t>NCCN</w:t>
      </w:r>
      <w:r w:rsidRPr="00F317D6">
        <w:rPr>
          <w:rFonts w:asciiTheme="majorBidi" w:hAnsiTheme="majorBidi" w:cstheme="majorBidi"/>
          <w:color w:val="000000" w:themeColor="text1"/>
        </w:rPr>
        <w:t xml:space="preserve"> genetic-testing criteria, yielding an accuracy of 92 %. </w:t>
      </w:r>
      <w:r w:rsidR="0034142D" w:rsidRPr="00F317D6">
        <w:rPr>
          <w:rFonts w:asciiTheme="majorBidi" w:hAnsiTheme="majorBidi" w:cstheme="majorBidi"/>
          <w:color w:val="000000" w:themeColor="text1"/>
        </w:rPr>
        <w:t>The four discrepancies were limited to either the omission of a single criterion or the addition of an irrelevant observation; none changed clinical judgment in a way that would jeopardize the patient's management</w:t>
      </w:r>
      <w:r w:rsidRPr="00F317D6">
        <w:rPr>
          <w:rFonts w:asciiTheme="majorBidi" w:hAnsiTheme="majorBidi" w:cstheme="majorBidi"/>
          <w:color w:val="000000" w:themeColor="text1"/>
        </w:rPr>
        <w:t>. When the same data set was processed twice, the full narrative output from the two DAS iterations matched in 46 cases (92 %). In the remaining four, differences were restricted to explanatory sentences. At the same time, the underlying eligibility designation (“eligible” vs “not eligible”) remained identical in every case demonstrating high textual reproducibility and perfect decision-level consistency.</w:t>
      </w:r>
    </w:p>
    <w:p w14:paraId="1A4DB807" w14:textId="51AA9E5F" w:rsidR="001733D0" w:rsidRPr="00F317D6" w:rsidRDefault="00D350F5" w:rsidP="00986ADE">
      <w:pPr>
        <w:tabs>
          <w:tab w:val="left" w:pos="0"/>
          <w:tab w:val="left" w:pos="90"/>
          <w:tab w:val="left" w:pos="270"/>
          <w:tab w:val="left" w:pos="450"/>
          <w:tab w:val="left" w:pos="720"/>
        </w:tabs>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 xml:space="preserve"> Comparing DAS decisions with the traditional review produced an overall concordance of 98 % and Cohen’s κ of 0.94 for each run, indicating almost perfect agreement. Agreement between the two DAS runs on the binary eligibility flag was flawless (100 %, κ = 1.00). Both runs achieved sensitivity = 1.00, specificity ≈ 0.91, and identical AUCs of 0.96, underscoring robust diagnostic performance</w:t>
      </w:r>
      <w:r w:rsidR="001536DE" w:rsidRPr="00F317D6">
        <w:rPr>
          <w:rFonts w:asciiTheme="majorBidi" w:hAnsiTheme="majorBidi" w:cstheme="majorBidi"/>
          <w:color w:val="000000" w:themeColor="text1"/>
        </w:rPr>
        <w:t xml:space="preserve">. </w:t>
      </w:r>
    </w:p>
    <w:p w14:paraId="724CC94B" w14:textId="77777777" w:rsidR="001536DE" w:rsidRPr="00F317D6" w:rsidRDefault="001536DE" w:rsidP="00986ADE">
      <w:pPr>
        <w:tabs>
          <w:tab w:val="left" w:pos="0"/>
          <w:tab w:val="left" w:pos="90"/>
          <w:tab w:val="left" w:pos="270"/>
          <w:tab w:val="left" w:pos="450"/>
          <w:tab w:val="left" w:pos="720"/>
        </w:tabs>
        <w:spacing w:line="480" w:lineRule="auto"/>
        <w:ind w:right="90"/>
        <w:jc w:val="both"/>
        <w:rPr>
          <w:rFonts w:asciiTheme="majorBidi" w:hAnsiTheme="majorBidi" w:cstheme="majorBidi"/>
          <w:color w:val="000000" w:themeColor="text1"/>
        </w:rPr>
      </w:pPr>
    </w:p>
    <w:p w14:paraId="651781BC" w14:textId="3DB1D4A5" w:rsidR="00430497" w:rsidRPr="00F317D6" w:rsidRDefault="00430497" w:rsidP="00986ADE">
      <w:pPr>
        <w:pStyle w:val="ListParagraph"/>
        <w:numPr>
          <w:ilvl w:val="1"/>
          <w:numId w:val="23"/>
        </w:numPr>
        <w:tabs>
          <w:tab w:val="left" w:pos="720"/>
        </w:tabs>
        <w:spacing w:line="480" w:lineRule="auto"/>
        <w:ind w:right="90"/>
        <w:jc w:val="both"/>
        <w:rPr>
          <w:rFonts w:asciiTheme="majorBidi" w:hAnsiTheme="majorBidi" w:cstheme="majorBidi"/>
          <w:b/>
          <w:bCs/>
          <w:color w:val="000000" w:themeColor="text1"/>
        </w:rPr>
      </w:pPr>
      <w:r w:rsidRPr="00F317D6">
        <w:rPr>
          <w:rFonts w:asciiTheme="majorBidi" w:hAnsiTheme="majorBidi" w:cstheme="majorBidi"/>
          <w:b/>
          <w:bCs/>
          <w:color w:val="000000" w:themeColor="text1"/>
        </w:rPr>
        <w:t>Application Features for DAS:</w:t>
      </w:r>
    </w:p>
    <w:p w14:paraId="2341415A" w14:textId="2580501F" w:rsidR="00BE2A91" w:rsidRPr="00F317D6" w:rsidRDefault="00DE4306" w:rsidP="00765BE2">
      <w:pPr>
        <w:tabs>
          <w:tab w:val="left" w:pos="720"/>
        </w:tabs>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 xml:space="preserve">The web-based Decision Aid System shepherds a high-risk breast-cancer patient through the entire pre-test journey: after a simple signup, the user watches concise welcome and orientation scripts/videos, then enters personal demographics, clinical history and a three-generation pedigree that can be drawn directly on-screen or uploaded. An AI engine analyses the pathology details and pedigree against NCCN criteria, immediately classifying </w:t>
      </w:r>
      <w:r w:rsidRPr="00F317D6">
        <w:rPr>
          <w:rFonts w:asciiTheme="majorBidi" w:hAnsiTheme="majorBidi" w:cstheme="majorBidi"/>
          <w:color w:val="000000" w:themeColor="text1"/>
        </w:rPr>
        <w:lastRenderedPageBreak/>
        <w:t xml:space="preserve">eligibility and displaying an interpretive report. Eligible patients proceed to multimedia education modules that explain inheritance concepts, multigene-panel testing, result interpretation, and the benefits, risks and limits of testing. They can then electronically sign a consent form and complete a brief knowledge-check questionnaire. Throughout, an OpenAI-powered </w:t>
      </w:r>
      <w:r w:rsidR="00D55AF3" w:rsidRPr="00F317D6">
        <w:rPr>
          <w:rFonts w:asciiTheme="majorBidi" w:hAnsiTheme="majorBidi" w:cstheme="majorBidi"/>
          <w:color w:val="000000" w:themeColor="text1"/>
        </w:rPr>
        <w:t>Chatbot</w:t>
      </w:r>
      <w:r w:rsidRPr="00F317D6">
        <w:rPr>
          <w:rFonts w:asciiTheme="majorBidi" w:hAnsiTheme="majorBidi" w:cstheme="majorBidi"/>
          <w:color w:val="000000" w:themeColor="text1"/>
        </w:rPr>
        <w:t xml:space="preserve">, pre-loaded with guideline content and FAQs, offers on-demand answers across clinical, psychosocial and practical domains, making the whole process interactive, self-paced and less dependent on scarce genetic-counselling </w:t>
      </w:r>
      <w:r w:rsidRPr="00765BE2">
        <w:rPr>
          <w:rFonts w:asciiTheme="majorBidi" w:hAnsiTheme="majorBidi" w:cstheme="majorBidi"/>
          <w:color w:val="000000" w:themeColor="text1"/>
        </w:rPr>
        <w:t>time</w:t>
      </w:r>
      <w:ins w:id="126" w:author="Ahmed Alkaff" w:date="2026-06-14T14:12:00Z" w16du:dateUtc="2026-06-14T11:12:00Z">
        <w:r w:rsidR="00765BE2">
          <w:rPr>
            <w:rFonts w:asciiTheme="majorBidi" w:hAnsiTheme="majorBidi" w:cstheme="majorBidi"/>
            <w:color w:val="000000" w:themeColor="text1"/>
          </w:rPr>
          <w:t>.</w:t>
        </w:r>
      </w:ins>
      <w:r w:rsidRPr="00765BE2">
        <w:rPr>
          <w:rFonts w:asciiTheme="majorBidi" w:hAnsiTheme="majorBidi" w:cstheme="majorBidi"/>
          <w:color w:val="000000" w:themeColor="text1"/>
        </w:rPr>
        <w:t xml:space="preserve"> </w:t>
      </w:r>
      <w:r w:rsidRPr="00765BE2">
        <w:rPr>
          <w:rFonts w:asciiTheme="majorBidi" w:hAnsiTheme="majorBidi" w:cstheme="majorBidi"/>
          <w:strike/>
          <w:color w:val="00B0F0"/>
          <w:rPrChange w:id="127" w:author="Ahmed Alkaff" w:date="2026-06-14T14:11:00Z" w16du:dateUtc="2026-06-14T11:11:00Z">
            <w:rPr>
              <w:rFonts w:asciiTheme="majorBidi" w:hAnsiTheme="majorBidi" w:cstheme="majorBidi"/>
              <w:color w:val="000000" w:themeColor="text1"/>
            </w:rPr>
          </w:rPrChange>
        </w:rPr>
        <w:t xml:space="preserve">(see Figure 3 and </w:t>
      </w:r>
      <w:r w:rsidR="002D69F5" w:rsidRPr="00765BE2">
        <w:rPr>
          <w:rFonts w:asciiTheme="majorBidi" w:eastAsiaTheme="minorHAnsi" w:hAnsiTheme="majorBidi"/>
          <w:strike/>
          <w:color w:val="00B0F0"/>
          <w:sz w:val="22"/>
          <w:szCs w:val="22"/>
          <w:rPrChange w:id="128" w:author="Ahmed Alkaff" w:date="2026-06-14T14:11:00Z" w16du:dateUtc="2026-06-14T11:11:00Z">
            <w:rPr>
              <w:rFonts w:asciiTheme="majorBidi" w:eastAsiaTheme="minorHAnsi" w:hAnsiTheme="majorBidi"/>
              <w:color w:val="000000" w:themeColor="text1"/>
              <w:sz w:val="22"/>
              <w:szCs w:val="22"/>
            </w:rPr>
          </w:rPrChange>
        </w:rPr>
        <w:t>Supporting</w:t>
      </w:r>
      <w:r w:rsidR="00120E62" w:rsidRPr="00765BE2">
        <w:rPr>
          <w:rFonts w:asciiTheme="majorBidi" w:hAnsiTheme="majorBidi" w:cstheme="majorBidi"/>
          <w:strike/>
          <w:color w:val="00B0F0"/>
          <w:rPrChange w:id="129" w:author="Ahmed Alkaff" w:date="2026-06-14T14:11:00Z" w16du:dateUtc="2026-06-14T11:11:00Z">
            <w:rPr>
              <w:rFonts w:asciiTheme="majorBidi" w:hAnsiTheme="majorBidi" w:cstheme="majorBidi"/>
              <w:color w:val="000000" w:themeColor="text1"/>
            </w:rPr>
          </w:rPrChange>
        </w:rPr>
        <w:t xml:space="preserve"> Data</w:t>
      </w:r>
      <w:r w:rsidR="00120E62" w:rsidRPr="00F317D6">
        <w:rPr>
          <w:rFonts w:asciiTheme="majorBidi" w:hAnsiTheme="majorBidi" w:cstheme="majorBidi"/>
          <w:color w:val="000000" w:themeColor="text1"/>
        </w:rPr>
        <w:t xml:space="preserve"> </w:t>
      </w:r>
      <w:ins w:id="130" w:author="Ahmed Alkaff" w:date="2026-06-14T14:11:00Z">
        <w:r w:rsidR="00765BE2" w:rsidRPr="00765BE2">
          <w:rPr>
            <w:rFonts w:asciiTheme="majorBidi" w:hAnsiTheme="majorBidi" w:cstheme="majorBidi"/>
            <w:color w:val="00B050"/>
            <w:highlight w:val="yellow"/>
            <w:rPrChange w:id="131" w:author="Ahmed Alkaff" w:date="2026-06-14T14:12:00Z" w16du:dateUtc="2026-06-14T11:12:00Z">
              <w:rPr>
                <w:rFonts w:asciiTheme="majorBidi" w:hAnsiTheme="majorBidi" w:cstheme="majorBidi"/>
                <w:color w:val="000000" w:themeColor="text1"/>
              </w:rPr>
            </w:rPrChange>
          </w:rPr>
          <w:t xml:space="preserve">The end-to-end user-facing pipeline coordinates this structured pathway from initial </w:t>
        </w:r>
        <w:proofErr w:type="spellStart"/>
        <w:r w:rsidR="00765BE2" w:rsidRPr="00765BE2">
          <w:rPr>
            <w:rFonts w:asciiTheme="majorBidi" w:hAnsiTheme="majorBidi" w:cstheme="majorBidi"/>
            <w:color w:val="00B050"/>
            <w:highlight w:val="yellow"/>
            <w:rPrChange w:id="132" w:author="Ahmed Alkaff" w:date="2026-06-14T14:12:00Z" w16du:dateUtc="2026-06-14T11:12:00Z">
              <w:rPr>
                <w:rFonts w:asciiTheme="majorBidi" w:hAnsiTheme="majorBidi" w:cstheme="majorBidi"/>
                <w:color w:val="000000" w:themeColor="text1"/>
              </w:rPr>
            </w:rPrChange>
          </w:rPr>
          <w:t>enrollment</w:t>
        </w:r>
        <w:proofErr w:type="spellEnd"/>
        <w:r w:rsidR="00765BE2" w:rsidRPr="00765BE2">
          <w:rPr>
            <w:rFonts w:asciiTheme="majorBidi" w:hAnsiTheme="majorBidi" w:cstheme="majorBidi"/>
            <w:color w:val="00B050"/>
            <w:highlight w:val="yellow"/>
            <w:rPrChange w:id="133" w:author="Ahmed Alkaff" w:date="2026-06-14T14:12:00Z" w16du:dateUtc="2026-06-14T11:12:00Z">
              <w:rPr>
                <w:rFonts w:asciiTheme="majorBidi" w:hAnsiTheme="majorBidi" w:cstheme="majorBidi"/>
                <w:color w:val="000000" w:themeColor="text1"/>
              </w:rPr>
            </w:rPrChange>
          </w:rPr>
          <w:t xml:space="preserve"> through automated risk assessment and downstream educational reinforcement loops (</w:t>
        </w:r>
        <w:r w:rsidR="00765BE2" w:rsidRPr="00765BE2">
          <w:rPr>
            <w:rFonts w:asciiTheme="majorBidi" w:hAnsiTheme="majorBidi" w:cstheme="majorBidi"/>
            <w:b/>
            <w:bCs/>
            <w:color w:val="00B050"/>
            <w:highlight w:val="yellow"/>
            <w:rPrChange w:id="134" w:author="Ahmed Alkaff" w:date="2026-06-14T14:12:00Z" w16du:dateUtc="2026-06-14T11:12:00Z">
              <w:rPr>
                <w:rFonts w:asciiTheme="majorBidi" w:hAnsiTheme="majorBidi" w:cstheme="majorBidi"/>
                <w:b/>
                <w:bCs/>
                <w:color w:val="000000" w:themeColor="text1"/>
              </w:rPr>
            </w:rPrChange>
          </w:rPr>
          <w:t>Fig</w:t>
        </w:r>
      </w:ins>
      <w:r w:rsidR="00083758">
        <w:rPr>
          <w:rFonts w:asciiTheme="majorBidi" w:hAnsiTheme="majorBidi" w:cstheme="majorBidi" w:hint="cs"/>
          <w:b/>
          <w:bCs/>
          <w:color w:val="00B050"/>
          <w:highlight w:val="yellow"/>
          <w:rtl/>
        </w:rPr>
        <w:t>6</w:t>
      </w:r>
      <w:ins w:id="135" w:author="Ahmed Alkaff" w:date="2026-06-14T14:11:00Z">
        <w:r w:rsidR="00765BE2" w:rsidRPr="00765BE2">
          <w:rPr>
            <w:rFonts w:asciiTheme="majorBidi" w:hAnsiTheme="majorBidi" w:cstheme="majorBidi"/>
            <w:color w:val="00B050"/>
            <w:highlight w:val="yellow"/>
            <w:rPrChange w:id="136" w:author="Ahmed Alkaff" w:date="2026-06-14T14:12:00Z" w16du:dateUtc="2026-06-14T11:12:00Z">
              <w:rPr>
                <w:rFonts w:asciiTheme="majorBidi" w:hAnsiTheme="majorBidi" w:cstheme="majorBidi"/>
                <w:color w:val="000000" w:themeColor="text1"/>
              </w:rPr>
            </w:rPrChange>
          </w:rPr>
          <w:t>)</w:t>
        </w:r>
      </w:ins>
    </w:p>
    <w:p w14:paraId="2A5F8F80" w14:textId="77777777" w:rsidR="00101652" w:rsidRDefault="00101652" w:rsidP="00986ADE">
      <w:pPr>
        <w:tabs>
          <w:tab w:val="left" w:pos="720"/>
        </w:tabs>
        <w:spacing w:line="480" w:lineRule="auto"/>
        <w:ind w:right="90"/>
        <w:jc w:val="both"/>
        <w:rPr>
          <w:rFonts w:asciiTheme="majorBidi" w:hAnsiTheme="majorBidi" w:cstheme="majorBidi"/>
          <w:color w:val="000000" w:themeColor="text1"/>
        </w:rPr>
      </w:pPr>
    </w:p>
    <w:p w14:paraId="69CA60E3" w14:textId="0C2D36F2" w:rsidR="0036294C" w:rsidRPr="00F317D6" w:rsidDel="00765BE2" w:rsidRDefault="00304E60">
      <w:pPr>
        <w:tabs>
          <w:tab w:val="left" w:pos="720"/>
        </w:tabs>
        <w:spacing w:line="480" w:lineRule="auto"/>
        <w:ind w:right="90"/>
        <w:jc w:val="both"/>
        <w:rPr>
          <w:del w:id="137" w:author="Ahmed Alkaff" w:date="2026-06-14T14:12:00Z" w16du:dateUtc="2026-06-14T11:12:00Z"/>
          <w:rFonts w:asciiTheme="majorBidi" w:hAnsiTheme="majorBidi" w:cstheme="majorBidi"/>
          <w:color w:val="000000" w:themeColor="text1"/>
        </w:rPr>
      </w:pPr>
      <w:del w:id="138" w:author="Ahmed Alkaff" w:date="2026-06-14T14:12:00Z" w16du:dateUtc="2026-06-14T11:12:00Z">
        <w:r w:rsidRPr="00F317D6" w:rsidDel="00765BE2">
          <w:rPr>
            <w:rFonts w:asciiTheme="majorBidi" w:hAnsiTheme="majorBidi" w:cstheme="majorBidi"/>
            <w:noProof/>
            <w:color w:val="000000" w:themeColor="text1"/>
          </w:rPr>
          <mc:AlternateContent>
            <mc:Choice Requires="wps">
              <w:drawing>
                <wp:anchor distT="0" distB="0" distL="114300" distR="114300" simplePos="0" relativeHeight="251747328" behindDoc="0" locked="0" layoutInCell="1" allowOverlap="1" wp14:anchorId="58ADCC25" wp14:editId="5BFD304B">
                  <wp:simplePos x="0" y="0"/>
                  <wp:positionH relativeFrom="column">
                    <wp:posOffset>-45720</wp:posOffset>
                  </wp:positionH>
                  <wp:positionV relativeFrom="paragraph">
                    <wp:posOffset>220980</wp:posOffset>
                  </wp:positionV>
                  <wp:extent cx="5507990" cy="8199120"/>
                  <wp:effectExtent l="0" t="0" r="16510" b="11430"/>
                  <wp:wrapNone/>
                  <wp:docPr id="1212369752" name="Rectangle: Rounded Corners 31"/>
                  <wp:cNvGraphicFramePr/>
                  <a:graphic xmlns:a="http://schemas.openxmlformats.org/drawingml/2006/main">
                    <a:graphicData uri="http://schemas.microsoft.com/office/word/2010/wordprocessingShape">
                      <wps:wsp>
                        <wps:cNvSpPr/>
                        <wps:spPr>
                          <a:xfrm>
                            <a:off x="0" y="0"/>
                            <a:ext cx="5507990" cy="819912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D3D4A4" id="Rectangle: Rounded Corners 31" o:spid="_x0000_s1026" style="position:absolute;margin-left:-3.6pt;margin-top:17.4pt;width:433.7pt;height:645.6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" filled="f" strokecolor="black [3213]" strokeweight="1pt">
                  <v:stroke joinstyle="miter"/>
                </v:roundrect>
              </w:pict>
            </mc:Fallback>
          </mc:AlternateContent>
        </w:r>
      </w:del>
    </w:p>
    <w:p w14:paraId="098ABFFE" w14:textId="3DA19949" w:rsidR="0036294C" w:rsidRPr="00101652" w:rsidDel="00765BE2" w:rsidRDefault="0036294C">
      <w:pPr>
        <w:tabs>
          <w:tab w:val="left" w:pos="720"/>
        </w:tabs>
        <w:spacing w:line="480" w:lineRule="auto"/>
        <w:ind w:right="90"/>
        <w:jc w:val="both"/>
        <w:rPr>
          <w:del w:id="139" w:author="Ahmed Alkaff" w:date="2026-06-14T14:12:00Z" w16du:dateUtc="2026-06-14T11:12:00Z"/>
          <w:rFonts w:asciiTheme="majorBidi" w:hAnsiTheme="majorBidi" w:cstheme="majorBidi"/>
          <w:color w:val="000000" w:themeColor="text1"/>
          <w:sz w:val="20"/>
          <w:szCs w:val="20"/>
        </w:rPr>
        <w:pPrChange w:id="140" w:author="Ahmed Alkaff" w:date="2026-06-14T14:12:00Z" w16du:dateUtc="2026-06-14T11:12:00Z">
          <w:pPr>
            <w:tabs>
              <w:tab w:val="left" w:pos="720"/>
            </w:tabs>
            <w:spacing w:line="360" w:lineRule="auto"/>
            <w:ind w:right="90"/>
          </w:pPr>
        </w:pPrChange>
      </w:pPr>
    </w:p>
    <w:p w14:paraId="74345A86" w14:textId="7F77FA40" w:rsidR="0036294C" w:rsidRPr="00101652" w:rsidDel="00765BE2" w:rsidRDefault="001C57C5">
      <w:pPr>
        <w:tabs>
          <w:tab w:val="left" w:pos="720"/>
        </w:tabs>
        <w:spacing w:line="480" w:lineRule="auto"/>
        <w:ind w:right="90"/>
        <w:jc w:val="both"/>
        <w:rPr>
          <w:del w:id="141" w:author="Ahmed Alkaff" w:date="2026-06-14T14:12:00Z" w16du:dateUtc="2026-06-14T11:12:00Z"/>
          <w:rFonts w:asciiTheme="majorBidi" w:hAnsiTheme="majorBidi" w:cstheme="majorBidi"/>
          <w:color w:val="000000" w:themeColor="text1"/>
          <w:sz w:val="20"/>
          <w:szCs w:val="20"/>
        </w:rPr>
        <w:pPrChange w:id="142" w:author="Ahmed Alkaff" w:date="2026-06-14T14:12:00Z" w16du:dateUtc="2026-06-14T11:12:00Z">
          <w:pPr>
            <w:pStyle w:val="ListParagraph"/>
            <w:tabs>
              <w:tab w:val="left" w:pos="180"/>
              <w:tab w:val="left" w:pos="720"/>
            </w:tabs>
            <w:spacing w:line="360" w:lineRule="auto"/>
            <w:ind w:left="0" w:right="90"/>
          </w:pPr>
        </w:pPrChange>
      </w:pPr>
      <w:del w:id="143" w:author="Ahmed Alkaff" w:date="2026-06-14T14:12:00Z" w16du:dateUtc="2026-06-14T11:12:00Z">
        <w:r w:rsidRPr="00101652" w:rsidDel="00765BE2">
          <w:rPr>
            <w:rFonts w:asciiTheme="majorBidi" w:hAnsiTheme="majorBidi" w:cstheme="majorBidi"/>
            <w:noProof/>
            <w:color w:val="000000" w:themeColor="text1"/>
            <w:sz w:val="20"/>
            <w:szCs w:val="20"/>
          </w:rPr>
          <mc:AlternateContent>
            <mc:Choice Requires="wps">
              <w:drawing>
                <wp:anchor distT="0" distB="0" distL="114300" distR="114300" simplePos="0" relativeHeight="251780096" behindDoc="0" locked="0" layoutInCell="1" allowOverlap="1" wp14:anchorId="6ADFC16E" wp14:editId="7AE8C773">
                  <wp:simplePos x="0" y="0"/>
                  <wp:positionH relativeFrom="column">
                    <wp:posOffset>2526665</wp:posOffset>
                  </wp:positionH>
                  <wp:positionV relativeFrom="paragraph">
                    <wp:posOffset>130810</wp:posOffset>
                  </wp:positionV>
                  <wp:extent cx="0" cy="274320"/>
                  <wp:effectExtent l="76200" t="0" r="57150" b="49530"/>
                  <wp:wrapNone/>
                  <wp:docPr id="1541531211" name="Straight Arrow Connector 35"/>
                  <wp:cNvGraphicFramePr/>
                  <a:graphic xmlns:a="http://schemas.openxmlformats.org/drawingml/2006/main">
                    <a:graphicData uri="http://schemas.microsoft.com/office/word/2010/wordprocessingShape">
                      <wps:wsp>
                        <wps:cNvCnPr/>
                        <wps:spPr>
                          <a:xfrm>
                            <a:off x="0" y="0"/>
                            <a:ext cx="0" cy="2743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6D60AA5E" id="Straight Arrow Connector 35" o:spid="_x0000_s1026" type="#_x0000_t32" style="position:absolute;margin-left:198.95pt;margin-top:10.3pt;width:0;height:21.6pt;z-index:251780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" strokecolor="black [3213]" strokeweight=".5pt">
                  <v:stroke endarrow="block" joinstyle="miter"/>
                </v:shape>
              </w:pict>
            </mc:Fallback>
          </mc:AlternateContent>
        </w:r>
        <w:r w:rsidR="0036294C" w:rsidRPr="00101652" w:rsidDel="00765BE2">
          <w:rPr>
            <w:rFonts w:asciiTheme="majorBidi" w:hAnsiTheme="majorBidi" w:cstheme="majorBidi"/>
            <w:noProof/>
            <w:color w:val="000000" w:themeColor="text1"/>
            <w:sz w:val="20"/>
            <w:szCs w:val="20"/>
          </w:rPr>
          <mc:AlternateContent>
            <mc:Choice Requires="wps">
              <w:drawing>
                <wp:anchor distT="0" distB="0" distL="114300" distR="114300" simplePos="0" relativeHeight="251748352" behindDoc="0" locked="0" layoutInCell="1" allowOverlap="1" wp14:anchorId="1DE126A8" wp14:editId="10C66666">
                  <wp:simplePos x="0" y="0"/>
                  <wp:positionH relativeFrom="column">
                    <wp:posOffset>1697355</wp:posOffset>
                  </wp:positionH>
                  <wp:positionV relativeFrom="paragraph">
                    <wp:posOffset>-167442</wp:posOffset>
                  </wp:positionV>
                  <wp:extent cx="1652631" cy="310393"/>
                  <wp:effectExtent l="0" t="0" r="24130" b="13970"/>
                  <wp:wrapNone/>
                  <wp:docPr id="981454908" name="Text Box 32"/>
                  <wp:cNvGraphicFramePr/>
                  <a:graphic xmlns:a="http://schemas.openxmlformats.org/drawingml/2006/main">
                    <a:graphicData uri="http://schemas.microsoft.com/office/word/2010/wordprocessingShape">
                      <wps:wsp>
                        <wps:cNvSpPr txBox="1"/>
                        <wps:spPr>
                          <a:xfrm>
                            <a:off x="0" y="0"/>
                            <a:ext cx="1652631" cy="310393"/>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1FDDA411" w14:textId="7857147D" w:rsidR="0036294C" w:rsidRPr="00385419" w:rsidRDefault="00385419" w:rsidP="0036294C">
                              <w:pPr>
                                <w:jc w:val="center"/>
                                <w:rPr>
                                  <w:lang w:val="en-US"/>
                                </w:rPr>
                              </w:pPr>
                              <w:r>
                                <w:rPr>
                                  <w:lang w:val="en-US"/>
                                </w:rPr>
                                <w:t xml:space="preserve">Patient </w:t>
                              </w:r>
                              <w:r w:rsidR="009204EE">
                                <w:rPr>
                                  <w:lang w:val="en-US"/>
                                </w:rPr>
                                <w:t>Registration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DE126A8" id="Text Box 32" o:spid="_x0000_s1036" type="#_x0000_t202" style="position:absolute;left:0;text-align:left;margin-left:133.65pt;margin-top:-13.2pt;width:130.15pt;height:24.45pt;z-index:251748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" fillcolor="#32cf47 [2166]" strokecolor="#196b24 [3206]" strokeweight=".5pt">
                  <v:fill color2="#26a537 [2614]" rotate="t" colors="0 #9db49e;.5 #90a891;1 #7b9c7d" focus="100%" type="gradient">
                    <o:fill v:ext="view" type="gradientUnscaled"/>
                  </v:fill>
                  <v:textbox>
                    <w:txbxContent>
                      <w:p w14:paraId="1FDDA411" w14:textId="7857147D" w:rsidR="0036294C" w:rsidRPr="00385419" w:rsidRDefault="00385419" w:rsidP="0036294C">
                        <w:pPr>
                          <w:jc w:val="center"/>
                          <w:rPr>
                            <w:lang w:val="en-US"/>
                          </w:rPr>
                        </w:pPr>
                        <w:r>
                          <w:rPr>
                            <w:lang w:val="en-US"/>
                          </w:rPr>
                          <w:t xml:space="preserve">Patient </w:t>
                        </w:r>
                        <w:r w:rsidR="009204EE">
                          <w:rPr>
                            <w:lang w:val="en-US"/>
                          </w:rPr>
                          <w:t>Registration</w:t>
                        </w:r>
                      </w:p>
                    </w:txbxContent>
                  </v:textbox>
                </v:shape>
              </w:pict>
            </mc:Fallback>
          </mc:AlternateContent>
        </w:r>
      </w:del>
    </w:p>
    <w:p w14:paraId="669E15F5" w14:textId="2954E705" w:rsidR="0036294C" w:rsidRPr="00101652" w:rsidDel="00765BE2" w:rsidRDefault="00385419">
      <w:pPr>
        <w:tabs>
          <w:tab w:val="left" w:pos="720"/>
        </w:tabs>
        <w:spacing w:line="480" w:lineRule="auto"/>
        <w:ind w:right="90"/>
        <w:jc w:val="both"/>
        <w:rPr>
          <w:del w:id="144" w:author="Ahmed Alkaff" w:date="2026-06-14T14:12:00Z" w16du:dateUtc="2026-06-14T11:12:00Z"/>
          <w:rFonts w:asciiTheme="majorBidi" w:hAnsiTheme="majorBidi" w:cstheme="majorBidi"/>
          <w:color w:val="000000" w:themeColor="text1"/>
          <w:sz w:val="20"/>
          <w:szCs w:val="20"/>
        </w:rPr>
        <w:pPrChange w:id="145" w:author="Ahmed Alkaff" w:date="2026-06-14T14:12:00Z" w16du:dateUtc="2026-06-14T11:12:00Z">
          <w:pPr>
            <w:pStyle w:val="ListParagraph"/>
            <w:tabs>
              <w:tab w:val="left" w:pos="180"/>
              <w:tab w:val="left" w:pos="720"/>
            </w:tabs>
            <w:spacing w:line="360" w:lineRule="auto"/>
            <w:ind w:left="0" w:right="90"/>
          </w:pPr>
        </w:pPrChange>
      </w:pPr>
      <w:del w:id="146" w:author="Ahmed Alkaff" w:date="2026-06-14T14:12:00Z" w16du:dateUtc="2026-06-14T11:12:00Z">
        <w:r w:rsidRPr="00101652" w:rsidDel="00765BE2">
          <w:rPr>
            <w:rFonts w:asciiTheme="majorBidi" w:hAnsiTheme="majorBidi" w:cstheme="majorBidi"/>
            <w:noProof/>
            <w:color w:val="000000" w:themeColor="text1"/>
            <w:sz w:val="20"/>
            <w:szCs w:val="20"/>
          </w:rPr>
          <mc:AlternateContent>
            <mc:Choice Requires="wps">
              <w:drawing>
                <wp:anchor distT="0" distB="0" distL="114300" distR="114300" simplePos="0" relativeHeight="251772928" behindDoc="0" locked="0" layoutInCell="1" allowOverlap="1" wp14:anchorId="2E499113" wp14:editId="60F97997">
                  <wp:simplePos x="0" y="0"/>
                  <wp:positionH relativeFrom="column">
                    <wp:posOffset>1462405</wp:posOffset>
                  </wp:positionH>
                  <wp:positionV relativeFrom="paragraph">
                    <wp:posOffset>161722</wp:posOffset>
                  </wp:positionV>
                  <wp:extent cx="2315361" cy="444617"/>
                  <wp:effectExtent l="0" t="0" r="27940" b="12700"/>
                  <wp:wrapNone/>
                  <wp:docPr id="240475434" name="Text Box 32"/>
                  <wp:cNvGraphicFramePr/>
                  <a:graphic xmlns:a="http://schemas.openxmlformats.org/drawingml/2006/main">
                    <a:graphicData uri="http://schemas.microsoft.com/office/word/2010/wordprocessingShape">
                      <wps:wsp>
                        <wps:cNvSpPr txBox="1"/>
                        <wps:spPr>
                          <a:xfrm>
                            <a:off x="0" y="0"/>
                            <a:ext cx="2315361" cy="444617"/>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7F6CF34F" w14:textId="4840820F" w:rsidR="0036294C" w:rsidRDefault="00385419" w:rsidP="0036294C">
                              <w:pPr>
                                <w:jc w:val="center"/>
                                <w:rPr>
                                  <w:lang w:val="en-US"/>
                                </w:rPr>
                              </w:pPr>
                              <w:r>
                                <w:rPr>
                                  <w:lang w:val="en-US"/>
                                </w:rPr>
                                <w:t>Educational Videos</w:t>
                              </w:r>
                              <w:r>
                                <w:rPr>
                                  <w:lang w:val="en-US"/>
                                </w:rPr>
                                <w:br/>
                                <w:t>Genetic Counselling Introduction</w:t>
                              </w:r>
                            </w:p>
                            <w:p w14:paraId="1E24430F" w14:textId="77777777" w:rsidR="00385419" w:rsidRPr="00385419" w:rsidRDefault="00385419" w:rsidP="0036294C">
                              <w:pPr>
                                <w:jc w:val="cente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499113" id="_x0000_s1037" type="#_x0000_t202" style="position:absolute;left:0;text-align:left;margin-left:115.15pt;margin-top:12.75pt;width:182.3pt;height:35pt;z-index:251772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" fillcolor="#f09f76 [2165]" strokecolor="#e97132 [3205]" strokeweight=".5pt">
                  <v:fill color2="#ed8b59 [2613]" rotate="t" colors="0 #f5b8a4;.5 #f2ab96;1 #f59e81" focus="100%" type="gradient">
                    <o:fill v:ext="view" type="gradientUnscaled"/>
                  </v:fill>
                  <v:textbox>
                    <w:txbxContent>
                      <w:p w14:paraId="7F6CF34F" w14:textId="4840820F" w:rsidR="0036294C" w:rsidRDefault="00385419" w:rsidP="0036294C">
                        <w:pPr>
                          <w:jc w:val="center"/>
                          <w:rPr>
                            <w:lang w:val="en-US"/>
                          </w:rPr>
                        </w:pPr>
                        <w:r>
                          <w:rPr>
                            <w:lang w:val="en-US"/>
                          </w:rPr>
                          <w:t>Educational Videos</w:t>
                        </w:r>
                        <w:r>
                          <w:rPr>
                            <w:lang w:val="en-US"/>
                          </w:rPr>
                          <w:br/>
                          <w:t>Genetic Counselling Introduction</w:t>
                        </w:r>
                      </w:p>
                      <w:p w14:paraId="1E24430F" w14:textId="77777777" w:rsidR="00385419" w:rsidRPr="00385419" w:rsidRDefault="00385419" w:rsidP="0036294C">
                        <w:pPr>
                          <w:jc w:val="center"/>
                          <w:rPr>
                            <w:lang w:val="en-US"/>
                          </w:rPr>
                        </w:pPr>
                      </w:p>
                    </w:txbxContent>
                  </v:textbox>
                </v:shape>
              </w:pict>
            </mc:Fallback>
          </mc:AlternateContent>
        </w:r>
      </w:del>
    </w:p>
    <w:p w14:paraId="4A9E1819" w14:textId="392F60EA" w:rsidR="0036294C" w:rsidRPr="00101652" w:rsidDel="00765BE2" w:rsidRDefault="0036294C">
      <w:pPr>
        <w:tabs>
          <w:tab w:val="left" w:pos="720"/>
        </w:tabs>
        <w:spacing w:line="480" w:lineRule="auto"/>
        <w:ind w:right="90"/>
        <w:jc w:val="both"/>
        <w:rPr>
          <w:del w:id="147" w:author="Ahmed Alkaff" w:date="2026-06-14T14:12:00Z" w16du:dateUtc="2026-06-14T11:12:00Z"/>
          <w:rFonts w:asciiTheme="majorBidi" w:hAnsiTheme="majorBidi" w:cstheme="majorBidi"/>
          <w:color w:val="000000" w:themeColor="text1"/>
          <w:sz w:val="20"/>
          <w:szCs w:val="20"/>
        </w:rPr>
        <w:pPrChange w:id="148" w:author="Ahmed Alkaff" w:date="2026-06-14T14:12:00Z" w16du:dateUtc="2026-06-14T11:12:00Z">
          <w:pPr>
            <w:pStyle w:val="ListParagraph"/>
            <w:tabs>
              <w:tab w:val="left" w:pos="180"/>
              <w:tab w:val="left" w:pos="720"/>
            </w:tabs>
            <w:spacing w:line="360" w:lineRule="auto"/>
            <w:ind w:left="0" w:right="90"/>
          </w:pPr>
        </w:pPrChange>
      </w:pPr>
    </w:p>
    <w:p w14:paraId="1B782CBB" w14:textId="75DF334B" w:rsidR="0036294C" w:rsidRPr="00101652" w:rsidDel="00765BE2" w:rsidRDefault="001C57C5">
      <w:pPr>
        <w:tabs>
          <w:tab w:val="left" w:pos="720"/>
        </w:tabs>
        <w:spacing w:line="480" w:lineRule="auto"/>
        <w:ind w:right="90"/>
        <w:jc w:val="both"/>
        <w:rPr>
          <w:del w:id="149" w:author="Ahmed Alkaff" w:date="2026-06-14T14:12:00Z" w16du:dateUtc="2026-06-14T11:12:00Z"/>
          <w:rFonts w:asciiTheme="majorBidi" w:hAnsiTheme="majorBidi" w:cstheme="majorBidi"/>
          <w:color w:val="000000" w:themeColor="text1"/>
          <w:sz w:val="20"/>
          <w:szCs w:val="20"/>
        </w:rPr>
        <w:pPrChange w:id="150" w:author="Ahmed Alkaff" w:date="2026-06-14T14:12:00Z" w16du:dateUtc="2026-06-14T11:12:00Z">
          <w:pPr>
            <w:pStyle w:val="ListParagraph"/>
            <w:tabs>
              <w:tab w:val="left" w:pos="180"/>
              <w:tab w:val="left" w:pos="720"/>
            </w:tabs>
            <w:spacing w:line="360" w:lineRule="auto"/>
            <w:ind w:left="0" w:right="90"/>
          </w:pPr>
        </w:pPrChange>
      </w:pPr>
      <w:del w:id="151" w:author="Ahmed Alkaff" w:date="2026-06-14T14:12:00Z" w16du:dateUtc="2026-06-14T11:12:00Z">
        <w:r w:rsidRPr="00101652" w:rsidDel="00765BE2">
          <w:rPr>
            <w:rFonts w:asciiTheme="majorBidi" w:hAnsiTheme="majorBidi" w:cstheme="majorBidi"/>
            <w:noProof/>
            <w:color w:val="000000" w:themeColor="text1"/>
            <w:sz w:val="20"/>
            <w:szCs w:val="20"/>
          </w:rPr>
          <mc:AlternateContent>
            <mc:Choice Requires="wps">
              <w:drawing>
                <wp:anchor distT="0" distB="0" distL="114300" distR="114300" simplePos="0" relativeHeight="251782144" behindDoc="0" locked="0" layoutInCell="1" allowOverlap="1" wp14:anchorId="267278B8" wp14:editId="6F15BCA9">
                  <wp:simplePos x="0" y="0"/>
                  <wp:positionH relativeFrom="column">
                    <wp:posOffset>2558143</wp:posOffset>
                  </wp:positionH>
                  <wp:positionV relativeFrom="paragraph">
                    <wp:posOffset>113393</wp:posOffset>
                  </wp:positionV>
                  <wp:extent cx="0" cy="272143"/>
                  <wp:effectExtent l="76200" t="0" r="57150" b="52070"/>
                  <wp:wrapNone/>
                  <wp:docPr id="777894753" name="Straight Arrow Connector 35"/>
                  <wp:cNvGraphicFramePr/>
                  <a:graphic xmlns:a="http://schemas.openxmlformats.org/drawingml/2006/main">
                    <a:graphicData uri="http://schemas.microsoft.com/office/word/2010/wordprocessingShape">
                      <wps:wsp>
                        <wps:cNvCnPr/>
                        <wps:spPr>
                          <a:xfrm>
                            <a:off x="0" y="0"/>
                            <a:ext cx="0" cy="27214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A3D3CD" id="Straight Arrow Connector 35" o:spid="_x0000_s1026" type="#_x0000_t32" style="position:absolute;margin-left:201.45pt;margin-top:8.95pt;width:0;height:21.45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" strokecolor="black [3213]" strokeweight=".5pt">
                  <v:stroke endarrow="block" joinstyle="miter"/>
                </v:shape>
              </w:pict>
            </mc:Fallback>
          </mc:AlternateContent>
        </w:r>
      </w:del>
    </w:p>
    <w:p w14:paraId="2281EB54" w14:textId="4D569F4C" w:rsidR="0036294C" w:rsidRPr="00101652" w:rsidDel="00765BE2" w:rsidRDefault="0036294C">
      <w:pPr>
        <w:tabs>
          <w:tab w:val="left" w:pos="720"/>
        </w:tabs>
        <w:spacing w:line="480" w:lineRule="auto"/>
        <w:ind w:right="90"/>
        <w:jc w:val="both"/>
        <w:rPr>
          <w:del w:id="152" w:author="Ahmed Alkaff" w:date="2026-06-14T14:12:00Z" w16du:dateUtc="2026-06-14T11:12:00Z"/>
          <w:rFonts w:asciiTheme="majorBidi" w:hAnsiTheme="majorBidi" w:cstheme="majorBidi"/>
          <w:color w:val="000000" w:themeColor="text1"/>
          <w:sz w:val="20"/>
          <w:szCs w:val="20"/>
        </w:rPr>
        <w:pPrChange w:id="153" w:author="Ahmed Alkaff" w:date="2026-06-14T14:12:00Z" w16du:dateUtc="2026-06-14T11:12:00Z">
          <w:pPr>
            <w:pStyle w:val="ListParagraph"/>
            <w:tabs>
              <w:tab w:val="left" w:pos="180"/>
              <w:tab w:val="left" w:pos="720"/>
            </w:tabs>
            <w:spacing w:line="360" w:lineRule="auto"/>
            <w:ind w:left="0" w:right="90"/>
          </w:pPr>
        </w:pPrChange>
      </w:pPr>
      <w:del w:id="154" w:author="Ahmed Alkaff" w:date="2026-06-14T14:12:00Z" w16du:dateUtc="2026-06-14T11:12:00Z">
        <w:r w:rsidRPr="00101652" w:rsidDel="00765BE2">
          <w:rPr>
            <w:rFonts w:asciiTheme="majorBidi" w:hAnsiTheme="majorBidi" w:cstheme="majorBidi"/>
            <w:noProof/>
            <w:color w:val="000000" w:themeColor="text1"/>
            <w:sz w:val="20"/>
            <w:szCs w:val="20"/>
          </w:rPr>
          <mc:AlternateContent>
            <mc:Choice Requires="wps">
              <w:drawing>
                <wp:anchor distT="0" distB="0" distL="114300" distR="114300" simplePos="0" relativeHeight="251752448" behindDoc="0" locked="0" layoutInCell="1" allowOverlap="1" wp14:anchorId="7E957759" wp14:editId="5DBA7DDB">
                  <wp:simplePos x="0" y="0"/>
                  <wp:positionH relativeFrom="column">
                    <wp:posOffset>1463436</wp:posOffset>
                  </wp:positionH>
                  <wp:positionV relativeFrom="paragraph">
                    <wp:posOffset>144919</wp:posOffset>
                  </wp:positionV>
                  <wp:extent cx="2315361" cy="310393"/>
                  <wp:effectExtent l="0" t="0" r="27940" b="13970"/>
                  <wp:wrapNone/>
                  <wp:docPr id="1069590908" name="Text Box 32"/>
                  <wp:cNvGraphicFramePr/>
                  <a:graphic xmlns:a="http://schemas.openxmlformats.org/drawingml/2006/main">
                    <a:graphicData uri="http://schemas.microsoft.com/office/word/2010/wordprocessingShape">
                      <wps:wsp>
                        <wps:cNvSpPr txBox="1"/>
                        <wps:spPr>
                          <a:xfrm>
                            <a:off x="0" y="0"/>
                            <a:ext cx="2315361" cy="310393"/>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57225FF8" w14:textId="1DC6A9A4" w:rsidR="0036294C" w:rsidRPr="00385419" w:rsidRDefault="00385419" w:rsidP="0036294C">
                              <w:pPr>
                                <w:jc w:val="center"/>
                                <w:rPr>
                                  <w:lang w:val="en-US"/>
                                </w:rPr>
                              </w:pPr>
                              <w:r>
                                <w:rPr>
                                  <w:lang w:val="en-US"/>
                                </w:rPr>
                                <w:t>Personal Information 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957759" id="_x0000_s1038" type="#_x0000_t202" style="position:absolute;left:0;text-align:left;margin-left:115.25pt;margin-top:11.4pt;width:182.3pt;height:24.45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" fillcolor="#f09f76 [2165]" strokecolor="#e97132 [3205]" strokeweight=".5pt">
                  <v:fill color2="#ed8b59 [2613]" rotate="t" colors="0 #f5b8a4;.5 #f2ab96;1 #f59e81" focus="100%" type="gradient">
                    <o:fill v:ext="view" type="gradientUnscaled"/>
                  </v:fill>
                  <v:textbox>
                    <w:txbxContent>
                      <w:p w14:paraId="57225FF8" w14:textId="1DC6A9A4" w:rsidR="0036294C" w:rsidRPr="00385419" w:rsidRDefault="00385419" w:rsidP="0036294C">
                        <w:pPr>
                          <w:jc w:val="center"/>
                          <w:rPr>
                            <w:lang w:val="en-US"/>
                          </w:rPr>
                        </w:pPr>
                        <w:r>
                          <w:rPr>
                            <w:lang w:val="en-US"/>
                          </w:rPr>
                          <w:t>Personal Information Input</w:t>
                        </w:r>
                      </w:p>
                    </w:txbxContent>
                  </v:textbox>
                </v:shape>
              </w:pict>
            </mc:Fallback>
          </mc:AlternateContent>
        </w:r>
      </w:del>
    </w:p>
    <w:p w14:paraId="0C3D2400" w14:textId="60E3AC50" w:rsidR="0036294C" w:rsidRPr="00101652" w:rsidDel="00765BE2" w:rsidRDefault="00D72DD0">
      <w:pPr>
        <w:tabs>
          <w:tab w:val="left" w:pos="720"/>
        </w:tabs>
        <w:spacing w:line="480" w:lineRule="auto"/>
        <w:ind w:right="90"/>
        <w:jc w:val="both"/>
        <w:rPr>
          <w:del w:id="155" w:author="Ahmed Alkaff" w:date="2026-06-14T14:12:00Z" w16du:dateUtc="2026-06-14T11:12:00Z"/>
          <w:rFonts w:asciiTheme="majorBidi" w:hAnsiTheme="majorBidi" w:cstheme="majorBidi"/>
          <w:color w:val="000000" w:themeColor="text1"/>
          <w:sz w:val="20"/>
          <w:szCs w:val="20"/>
        </w:rPr>
        <w:pPrChange w:id="156" w:author="Ahmed Alkaff" w:date="2026-06-14T14:12:00Z" w16du:dateUtc="2026-06-14T11:12:00Z">
          <w:pPr>
            <w:pStyle w:val="ListParagraph"/>
            <w:tabs>
              <w:tab w:val="left" w:pos="180"/>
              <w:tab w:val="left" w:pos="720"/>
            </w:tabs>
            <w:spacing w:line="360" w:lineRule="auto"/>
            <w:ind w:left="0" w:right="90"/>
          </w:pPr>
        </w:pPrChange>
      </w:pPr>
      <w:del w:id="157" w:author="Ahmed Alkaff" w:date="2026-06-14T14:12:00Z" w16du:dateUtc="2026-06-14T11:12:00Z">
        <w:r w:rsidRPr="00101652" w:rsidDel="00765BE2">
          <w:rPr>
            <w:rFonts w:asciiTheme="majorBidi" w:hAnsiTheme="majorBidi" w:cstheme="majorBidi"/>
            <w:noProof/>
            <w:color w:val="000000" w:themeColor="text1"/>
            <w:sz w:val="20"/>
            <w:szCs w:val="20"/>
          </w:rPr>
          <mc:AlternateContent>
            <mc:Choice Requires="wps">
              <w:drawing>
                <wp:anchor distT="0" distB="0" distL="114300" distR="114300" simplePos="0" relativeHeight="251786240" behindDoc="0" locked="0" layoutInCell="1" allowOverlap="1" wp14:anchorId="5F9A6F8A" wp14:editId="26651898">
                  <wp:simplePos x="0" y="0"/>
                  <wp:positionH relativeFrom="column">
                    <wp:posOffset>2558415</wp:posOffset>
                  </wp:positionH>
                  <wp:positionV relativeFrom="paragraph">
                    <wp:posOffset>213360</wp:posOffset>
                  </wp:positionV>
                  <wp:extent cx="0" cy="271780"/>
                  <wp:effectExtent l="76200" t="0" r="57150" b="52070"/>
                  <wp:wrapNone/>
                  <wp:docPr id="1402671532" name="Straight Arrow Connector 35"/>
                  <wp:cNvGraphicFramePr/>
                  <a:graphic xmlns:a="http://schemas.openxmlformats.org/drawingml/2006/main">
                    <a:graphicData uri="http://schemas.microsoft.com/office/word/2010/wordprocessingShape">
                      <wps:wsp>
                        <wps:cNvCnPr/>
                        <wps:spPr>
                          <a:xfrm>
                            <a:off x="0" y="0"/>
                            <a:ext cx="0" cy="2717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545A6A" id="Straight Arrow Connector 35" o:spid="_x0000_s1026" type="#_x0000_t32" style="position:absolute;margin-left:201.45pt;margin-top:16.8pt;width:0;height:21.4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" strokecolor="black [3213]" strokeweight=".5pt">
                  <v:stroke endarrow="block" joinstyle="miter"/>
                </v:shape>
              </w:pict>
            </mc:Fallback>
          </mc:AlternateContent>
        </w:r>
      </w:del>
    </w:p>
    <w:p w14:paraId="6D2861E3" w14:textId="058B2921" w:rsidR="0036294C" w:rsidRPr="00101652" w:rsidDel="00765BE2" w:rsidRDefault="0036294C">
      <w:pPr>
        <w:tabs>
          <w:tab w:val="left" w:pos="720"/>
        </w:tabs>
        <w:spacing w:line="480" w:lineRule="auto"/>
        <w:ind w:right="90"/>
        <w:jc w:val="both"/>
        <w:rPr>
          <w:del w:id="158" w:author="Ahmed Alkaff" w:date="2026-06-14T14:12:00Z" w16du:dateUtc="2026-06-14T11:12:00Z"/>
          <w:rFonts w:asciiTheme="majorBidi" w:hAnsiTheme="majorBidi" w:cstheme="majorBidi"/>
          <w:color w:val="000000" w:themeColor="text1"/>
          <w:sz w:val="20"/>
          <w:szCs w:val="20"/>
        </w:rPr>
        <w:pPrChange w:id="159" w:author="Ahmed Alkaff" w:date="2026-06-14T14:12:00Z" w16du:dateUtc="2026-06-14T11:12:00Z">
          <w:pPr>
            <w:pStyle w:val="ListParagraph"/>
            <w:tabs>
              <w:tab w:val="left" w:pos="180"/>
              <w:tab w:val="left" w:pos="720"/>
            </w:tabs>
            <w:spacing w:line="360" w:lineRule="auto"/>
            <w:ind w:left="0" w:right="90"/>
          </w:pPr>
        </w:pPrChange>
      </w:pPr>
      <w:del w:id="160" w:author="Ahmed Alkaff" w:date="2026-06-14T14:12:00Z" w16du:dateUtc="2026-06-14T11:12:00Z">
        <w:r w:rsidRPr="00101652" w:rsidDel="00765BE2">
          <w:rPr>
            <w:rFonts w:asciiTheme="majorBidi" w:hAnsiTheme="majorBidi" w:cstheme="majorBidi"/>
            <w:noProof/>
            <w:color w:val="000000" w:themeColor="text1"/>
            <w:sz w:val="20"/>
            <w:szCs w:val="20"/>
          </w:rPr>
          <mc:AlternateContent>
            <mc:Choice Requires="wps">
              <w:drawing>
                <wp:anchor distT="0" distB="0" distL="114300" distR="114300" simplePos="0" relativeHeight="251754496" behindDoc="0" locked="0" layoutInCell="1" allowOverlap="1" wp14:anchorId="33DD2AB6" wp14:editId="567B18E4">
                  <wp:simplePos x="0" y="0"/>
                  <wp:positionH relativeFrom="column">
                    <wp:posOffset>1462871</wp:posOffset>
                  </wp:positionH>
                  <wp:positionV relativeFrom="paragraph">
                    <wp:posOffset>240671</wp:posOffset>
                  </wp:positionV>
                  <wp:extent cx="2315361" cy="310393"/>
                  <wp:effectExtent l="0" t="0" r="27940" b="13970"/>
                  <wp:wrapNone/>
                  <wp:docPr id="178190597" name="Text Box 32"/>
                  <wp:cNvGraphicFramePr/>
                  <a:graphic xmlns:a="http://schemas.openxmlformats.org/drawingml/2006/main">
                    <a:graphicData uri="http://schemas.microsoft.com/office/word/2010/wordprocessingShape">
                      <wps:wsp>
                        <wps:cNvSpPr txBox="1"/>
                        <wps:spPr>
                          <a:xfrm>
                            <a:off x="0" y="0"/>
                            <a:ext cx="2315361" cy="310393"/>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6523B06C" w14:textId="7C770242" w:rsidR="0036294C" w:rsidRPr="00385419" w:rsidRDefault="00385419" w:rsidP="00385419">
                              <w:pPr>
                                <w:jc w:val="center"/>
                                <w:rPr>
                                  <w:lang w:val="en-US"/>
                                </w:rPr>
                              </w:pPr>
                              <w:r>
                                <w:rPr>
                                  <w:lang w:val="en-US"/>
                                </w:rPr>
                                <w:t>Clinical History Collection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DD2AB6" id="_x0000_s1039" type="#_x0000_t202" style="position:absolute;left:0;text-align:left;margin-left:115.2pt;margin-top:18.95pt;width:182.3pt;height:24.4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" fillcolor="#f09f76 [2165]" strokecolor="#e97132 [3205]" strokeweight=".5pt">
                  <v:fill color2="#ed8b59 [2613]" rotate="t" colors="0 #f5b8a4;.5 #f2ab96;1 #f59e81" focus="100%" type="gradient">
                    <o:fill v:ext="view" type="gradientUnscaled"/>
                  </v:fill>
                  <v:textbox>
                    <w:txbxContent>
                      <w:p w14:paraId="6523B06C" w14:textId="7C770242" w:rsidR="0036294C" w:rsidRPr="00385419" w:rsidRDefault="00385419" w:rsidP="00385419">
                        <w:pPr>
                          <w:jc w:val="center"/>
                          <w:rPr>
                            <w:lang w:val="en-US"/>
                          </w:rPr>
                        </w:pPr>
                        <w:r>
                          <w:rPr>
                            <w:lang w:val="en-US"/>
                          </w:rPr>
                          <w:t>Clinical History Collection</w:t>
                        </w:r>
                      </w:p>
                    </w:txbxContent>
                  </v:textbox>
                </v:shape>
              </w:pict>
            </mc:Fallback>
          </mc:AlternateContent>
        </w:r>
      </w:del>
    </w:p>
    <w:p w14:paraId="55BFF5EC" w14:textId="46B577A8" w:rsidR="0036294C" w:rsidRPr="00101652" w:rsidDel="00765BE2" w:rsidRDefault="0036294C">
      <w:pPr>
        <w:tabs>
          <w:tab w:val="left" w:pos="720"/>
        </w:tabs>
        <w:spacing w:line="480" w:lineRule="auto"/>
        <w:ind w:right="90"/>
        <w:jc w:val="both"/>
        <w:rPr>
          <w:del w:id="161" w:author="Ahmed Alkaff" w:date="2026-06-14T14:12:00Z" w16du:dateUtc="2026-06-14T11:12:00Z"/>
          <w:rFonts w:asciiTheme="majorBidi" w:hAnsiTheme="majorBidi" w:cstheme="majorBidi"/>
          <w:color w:val="000000" w:themeColor="text1"/>
          <w:sz w:val="20"/>
          <w:szCs w:val="20"/>
        </w:rPr>
        <w:pPrChange w:id="162" w:author="Ahmed Alkaff" w:date="2026-06-14T14:12:00Z" w16du:dateUtc="2026-06-14T11:12:00Z">
          <w:pPr>
            <w:pStyle w:val="ListParagraph"/>
            <w:tabs>
              <w:tab w:val="left" w:pos="180"/>
              <w:tab w:val="left" w:pos="720"/>
            </w:tabs>
            <w:spacing w:line="360" w:lineRule="auto"/>
            <w:ind w:left="0" w:right="90"/>
          </w:pPr>
        </w:pPrChange>
      </w:pPr>
    </w:p>
    <w:p w14:paraId="7DECE897" w14:textId="09196FA8" w:rsidR="0036294C" w:rsidRPr="00101652" w:rsidDel="00765BE2" w:rsidRDefault="001C57C5">
      <w:pPr>
        <w:tabs>
          <w:tab w:val="left" w:pos="720"/>
        </w:tabs>
        <w:spacing w:line="480" w:lineRule="auto"/>
        <w:ind w:right="90"/>
        <w:jc w:val="both"/>
        <w:rPr>
          <w:del w:id="163" w:author="Ahmed Alkaff" w:date="2026-06-14T14:12:00Z" w16du:dateUtc="2026-06-14T11:12:00Z"/>
          <w:rFonts w:asciiTheme="majorBidi" w:hAnsiTheme="majorBidi" w:cstheme="majorBidi"/>
          <w:color w:val="000000" w:themeColor="text1"/>
          <w:sz w:val="20"/>
          <w:szCs w:val="20"/>
        </w:rPr>
        <w:pPrChange w:id="164" w:author="Ahmed Alkaff" w:date="2026-06-14T14:12:00Z" w16du:dateUtc="2026-06-14T11:12:00Z">
          <w:pPr>
            <w:pStyle w:val="ListParagraph"/>
            <w:tabs>
              <w:tab w:val="left" w:pos="180"/>
              <w:tab w:val="left" w:pos="720"/>
            </w:tabs>
            <w:spacing w:line="360" w:lineRule="auto"/>
            <w:ind w:left="0" w:right="90"/>
          </w:pPr>
        </w:pPrChange>
      </w:pPr>
      <w:del w:id="165" w:author="Ahmed Alkaff" w:date="2026-06-14T14:12:00Z" w16du:dateUtc="2026-06-14T11:12:00Z">
        <w:r w:rsidRPr="00101652" w:rsidDel="00765BE2">
          <w:rPr>
            <w:rFonts w:asciiTheme="majorBidi" w:hAnsiTheme="majorBidi" w:cstheme="majorBidi"/>
            <w:noProof/>
            <w:color w:val="000000" w:themeColor="text1"/>
            <w:sz w:val="20"/>
            <w:szCs w:val="20"/>
          </w:rPr>
          <mc:AlternateContent>
            <mc:Choice Requires="wps">
              <w:drawing>
                <wp:anchor distT="0" distB="0" distL="114300" distR="114300" simplePos="0" relativeHeight="251784192" behindDoc="0" locked="0" layoutInCell="1" allowOverlap="1" wp14:anchorId="6B66963C" wp14:editId="6BFE2A32">
                  <wp:simplePos x="0" y="0"/>
                  <wp:positionH relativeFrom="column">
                    <wp:posOffset>2552933</wp:posOffset>
                  </wp:positionH>
                  <wp:positionV relativeFrom="paragraph">
                    <wp:posOffset>72366</wp:posOffset>
                  </wp:positionV>
                  <wp:extent cx="0" cy="272143"/>
                  <wp:effectExtent l="76200" t="0" r="57150" b="52070"/>
                  <wp:wrapNone/>
                  <wp:docPr id="1588385635" name="Straight Arrow Connector 35"/>
                  <wp:cNvGraphicFramePr/>
                  <a:graphic xmlns:a="http://schemas.openxmlformats.org/drawingml/2006/main">
                    <a:graphicData uri="http://schemas.microsoft.com/office/word/2010/wordprocessingShape">
                      <wps:wsp>
                        <wps:cNvCnPr/>
                        <wps:spPr>
                          <a:xfrm>
                            <a:off x="0" y="0"/>
                            <a:ext cx="0" cy="27214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C68871" id="Straight Arrow Connector 35" o:spid="_x0000_s1026" type="#_x0000_t32" style="position:absolute;margin-left:201pt;margin-top:5.7pt;width:0;height:21.45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" strokecolor="black [3213]" strokeweight=".5pt">
                  <v:stroke endarrow="block" joinstyle="miter"/>
                </v:shape>
              </w:pict>
            </mc:Fallback>
          </mc:AlternateContent>
        </w:r>
      </w:del>
    </w:p>
    <w:p w14:paraId="214A3E17" w14:textId="33E9C578" w:rsidR="0036294C" w:rsidRPr="00101652" w:rsidDel="00765BE2" w:rsidRDefault="0036294C">
      <w:pPr>
        <w:tabs>
          <w:tab w:val="left" w:pos="720"/>
        </w:tabs>
        <w:spacing w:line="480" w:lineRule="auto"/>
        <w:ind w:right="90"/>
        <w:jc w:val="both"/>
        <w:rPr>
          <w:del w:id="166" w:author="Ahmed Alkaff" w:date="2026-06-14T14:12:00Z" w16du:dateUtc="2026-06-14T11:12:00Z"/>
          <w:rFonts w:asciiTheme="majorBidi" w:hAnsiTheme="majorBidi" w:cstheme="majorBidi"/>
          <w:color w:val="000000" w:themeColor="text1"/>
          <w:sz w:val="20"/>
          <w:szCs w:val="20"/>
        </w:rPr>
        <w:pPrChange w:id="167" w:author="Ahmed Alkaff" w:date="2026-06-14T14:12:00Z" w16du:dateUtc="2026-06-14T11:12:00Z">
          <w:pPr>
            <w:pStyle w:val="ListParagraph"/>
            <w:tabs>
              <w:tab w:val="left" w:pos="180"/>
              <w:tab w:val="left" w:pos="720"/>
            </w:tabs>
            <w:spacing w:line="360" w:lineRule="auto"/>
            <w:ind w:left="0" w:right="90"/>
          </w:pPr>
        </w:pPrChange>
      </w:pPr>
      <w:del w:id="168" w:author="Ahmed Alkaff" w:date="2026-06-14T14:12:00Z" w16du:dateUtc="2026-06-14T11:12:00Z">
        <w:r w:rsidRPr="00101652" w:rsidDel="00765BE2">
          <w:rPr>
            <w:rFonts w:asciiTheme="majorBidi" w:hAnsiTheme="majorBidi" w:cstheme="majorBidi"/>
            <w:noProof/>
            <w:color w:val="000000" w:themeColor="text1"/>
            <w:sz w:val="20"/>
            <w:szCs w:val="20"/>
          </w:rPr>
          <mc:AlternateContent>
            <mc:Choice Requires="wps">
              <w:drawing>
                <wp:anchor distT="0" distB="0" distL="114300" distR="114300" simplePos="0" relativeHeight="251756544" behindDoc="0" locked="0" layoutInCell="1" allowOverlap="1" wp14:anchorId="48DAE7BD" wp14:editId="57D6E4BF">
                  <wp:simplePos x="0" y="0"/>
                  <wp:positionH relativeFrom="column">
                    <wp:posOffset>1461601</wp:posOffset>
                  </wp:positionH>
                  <wp:positionV relativeFrom="paragraph">
                    <wp:posOffset>129540</wp:posOffset>
                  </wp:positionV>
                  <wp:extent cx="2315361" cy="310393"/>
                  <wp:effectExtent l="0" t="0" r="27940" b="13970"/>
                  <wp:wrapNone/>
                  <wp:docPr id="1128513989" name="Text Box 32"/>
                  <wp:cNvGraphicFramePr/>
                  <a:graphic xmlns:a="http://schemas.openxmlformats.org/drawingml/2006/main">
                    <a:graphicData uri="http://schemas.microsoft.com/office/word/2010/wordprocessingShape">
                      <wps:wsp>
                        <wps:cNvSpPr txBox="1"/>
                        <wps:spPr>
                          <a:xfrm>
                            <a:off x="0" y="0"/>
                            <a:ext cx="2315361" cy="310393"/>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224586D3" w14:textId="3FE0FAF9" w:rsidR="0036294C" w:rsidRPr="00385419" w:rsidRDefault="00385419" w:rsidP="00385419">
                              <w:pPr>
                                <w:jc w:val="center"/>
                                <w:rPr>
                                  <w:lang w:val="en-US"/>
                                </w:rPr>
                              </w:pPr>
                              <w:r>
                                <w:rPr>
                                  <w:lang w:val="en-US"/>
                                </w:rPr>
                                <w:t>Family Pedigree Creation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DAE7BD" id="_x0000_s1040" type="#_x0000_t202" style="position:absolute;left:0;text-align:left;margin-left:115.1pt;margin-top:10.2pt;width:182.3pt;height:24.4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" fillcolor="#f09f76 [2165]" strokecolor="#e97132 [3205]" strokeweight=".5pt">
                  <v:fill color2="#ed8b59 [2613]" rotate="t" colors="0 #f5b8a4;.5 #f2ab96;1 #f59e81" focus="100%" type="gradient">
                    <o:fill v:ext="view" type="gradientUnscaled"/>
                  </v:fill>
                  <v:textbox>
                    <w:txbxContent>
                      <w:p w14:paraId="224586D3" w14:textId="3FE0FAF9" w:rsidR="0036294C" w:rsidRPr="00385419" w:rsidRDefault="00385419" w:rsidP="00385419">
                        <w:pPr>
                          <w:jc w:val="center"/>
                          <w:rPr>
                            <w:lang w:val="en-US"/>
                          </w:rPr>
                        </w:pPr>
                        <w:r>
                          <w:rPr>
                            <w:lang w:val="en-US"/>
                          </w:rPr>
                          <w:t>Family Pedigree Creation</w:t>
                        </w:r>
                      </w:p>
                    </w:txbxContent>
                  </v:textbox>
                </v:shape>
              </w:pict>
            </mc:Fallback>
          </mc:AlternateContent>
        </w:r>
      </w:del>
    </w:p>
    <w:p w14:paraId="0C1CEA98" w14:textId="7C605838" w:rsidR="0036294C" w:rsidRPr="00101652" w:rsidDel="00765BE2" w:rsidRDefault="0095415C">
      <w:pPr>
        <w:tabs>
          <w:tab w:val="left" w:pos="720"/>
        </w:tabs>
        <w:spacing w:line="480" w:lineRule="auto"/>
        <w:ind w:right="90"/>
        <w:jc w:val="both"/>
        <w:rPr>
          <w:del w:id="169" w:author="Ahmed Alkaff" w:date="2026-06-14T14:12:00Z" w16du:dateUtc="2026-06-14T11:12:00Z"/>
          <w:rFonts w:asciiTheme="majorBidi" w:hAnsiTheme="majorBidi" w:cstheme="majorBidi"/>
          <w:color w:val="000000" w:themeColor="text1"/>
          <w:sz w:val="20"/>
          <w:szCs w:val="20"/>
        </w:rPr>
        <w:pPrChange w:id="170" w:author="Ahmed Alkaff" w:date="2026-06-14T14:12:00Z" w16du:dateUtc="2026-06-14T11:12:00Z">
          <w:pPr>
            <w:pStyle w:val="ListParagraph"/>
            <w:tabs>
              <w:tab w:val="left" w:pos="180"/>
              <w:tab w:val="left" w:pos="720"/>
            </w:tabs>
            <w:spacing w:line="360" w:lineRule="auto"/>
            <w:ind w:left="0" w:right="90"/>
          </w:pPr>
        </w:pPrChange>
      </w:pPr>
      <w:del w:id="171" w:author="Ahmed Alkaff" w:date="2026-06-14T14:12:00Z" w16du:dateUtc="2026-06-14T11:12:00Z">
        <w:r w:rsidRPr="00101652" w:rsidDel="00765BE2">
          <w:rPr>
            <w:rFonts w:asciiTheme="majorBidi" w:hAnsiTheme="majorBidi" w:cstheme="majorBidi"/>
            <w:noProof/>
            <w:sz w:val="20"/>
            <w:szCs w:val="20"/>
          </w:rPr>
          <mc:AlternateContent>
            <mc:Choice Requires="wps">
              <w:drawing>
                <wp:anchor distT="0" distB="0" distL="114300" distR="114300" simplePos="0" relativeHeight="251799552" behindDoc="0" locked="0" layoutInCell="1" allowOverlap="1" wp14:anchorId="0F3B4394" wp14:editId="6459E42B">
                  <wp:simplePos x="0" y="0"/>
                  <wp:positionH relativeFrom="column">
                    <wp:posOffset>2922814</wp:posOffset>
                  </wp:positionH>
                  <wp:positionV relativeFrom="paragraph">
                    <wp:posOffset>202746</wp:posOffset>
                  </wp:positionV>
                  <wp:extent cx="484415" cy="245020"/>
                  <wp:effectExtent l="0" t="0" r="49530" b="79375"/>
                  <wp:wrapNone/>
                  <wp:docPr id="1056424570" name="Connector: Curved 36"/>
                  <wp:cNvGraphicFramePr/>
                  <a:graphic xmlns:a="http://schemas.openxmlformats.org/drawingml/2006/main">
                    <a:graphicData uri="http://schemas.microsoft.com/office/word/2010/wordprocessingShape">
                      <wps:wsp>
                        <wps:cNvCnPr/>
                        <wps:spPr>
                          <a:xfrm>
                            <a:off x="0" y="0"/>
                            <a:ext cx="484415" cy="245020"/>
                          </a:xfrm>
                          <a:prstGeom prst="curved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5926F0" id="Connector: Curved 36" o:spid="_x0000_s1026" type="#_x0000_t38" style="position:absolute;margin-left:230.15pt;margin-top:15.95pt;width:38.15pt;height:19.3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" adj="10800" strokecolor="black [3213]" strokeweight=".5pt">
                  <v:stroke endarrow="block" joinstyle="miter"/>
                </v:shape>
              </w:pict>
            </mc:Fallback>
          </mc:AlternateContent>
        </w:r>
        <w:r w:rsidRPr="00101652" w:rsidDel="00765BE2">
          <w:rPr>
            <w:rFonts w:asciiTheme="majorBidi" w:hAnsiTheme="majorBidi" w:cstheme="majorBidi"/>
            <w:noProof/>
            <w:color w:val="000000" w:themeColor="text1"/>
            <w:sz w:val="20"/>
            <w:szCs w:val="20"/>
          </w:rPr>
          <mc:AlternateContent>
            <mc:Choice Requires="wps">
              <w:drawing>
                <wp:anchor distT="0" distB="0" distL="114300" distR="114300" simplePos="0" relativeHeight="251797504" behindDoc="0" locked="0" layoutInCell="1" allowOverlap="1" wp14:anchorId="7127A989" wp14:editId="79529988">
                  <wp:simplePos x="0" y="0"/>
                  <wp:positionH relativeFrom="column">
                    <wp:posOffset>1817913</wp:posOffset>
                  </wp:positionH>
                  <wp:positionV relativeFrom="paragraph">
                    <wp:posOffset>202747</wp:posOffset>
                  </wp:positionV>
                  <wp:extent cx="489585" cy="245020"/>
                  <wp:effectExtent l="38100" t="0" r="24765" b="79375"/>
                  <wp:wrapNone/>
                  <wp:docPr id="1931033310" name="Connector: Curved 36"/>
                  <wp:cNvGraphicFramePr/>
                  <a:graphic xmlns:a="http://schemas.openxmlformats.org/drawingml/2006/main">
                    <a:graphicData uri="http://schemas.microsoft.com/office/word/2010/wordprocessingShape">
                      <wps:wsp>
                        <wps:cNvCnPr/>
                        <wps:spPr>
                          <a:xfrm flipH="1">
                            <a:off x="0" y="0"/>
                            <a:ext cx="489585" cy="245020"/>
                          </a:xfrm>
                          <a:prstGeom prst="curved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49546FC9" id="Connector: Curved 36" o:spid="_x0000_s1026" type="#_x0000_t38" style="position:absolute;margin-left:143.15pt;margin-top:15.95pt;width:38.55pt;height:19.3pt;flip:x;z-index:251797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" adj="10800" strokecolor="black [3213]" strokeweight=".5pt">
                  <v:stroke endarrow="block" joinstyle="miter"/>
                </v:shape>
              </w:pict>
            </mc:Fallback>
          </mc:AlternateContent>
        </w:r>
      </w:del>
    </w:p>
    <w:p w14:paraId="2F684A23" w14:textId="57ACC2AA" w:rsidR="0036294C" w:rsidRPr="00101652" w:rsidDel="00765BE2" w:rsidRDefault="0036294C">
      <w:pPr>
        <w:tabs>
          <w:tab w:val="left" w:pos="720"/>
        </w:tabs>
        <w:spacing w:line="480" w:lineRule="auto"/>
        <w:ind w:right="90"/>
        <w:jc w:val="both"/>
        <w:rPr>
          <w:del w:id="172" w:author="Ahmed Alkaff" w:date="2026-06-14T14:12:00Z" w16du:dateUtc="2026-06-14T11:12:00Z"/>
          <w:rFonts w:asciiTheme="majorBidi" w:hAnsiTheme="majorBidi" w:cstheme="majorBidi"/>
          <w:color w:val="000000" w:themeColor="text1"/>
          <w:sz w:val="20"/>
          <w:szCs w:val="20"/>
        </w:rPr>
        <w:pPrChange w:id="173" w:author="Ahmed Alkaff" w:date="2026-06-14T14:12:00Z" w16du:dateUtc="2026-06-14T11:12:00Z">
          <w:pPr>
            <w:pStyle w:val="ListParagraph"/>
            <w:tabs>
              <w:tab w:val="left" w:pos="180"/>
              <w:tab w:val="left" w:pos="720"/>
            </w:tabs>
            <w:spacing w:line="360" w:lineRule="auto"/>
            <w:ind w:left="0" w:right="90"/>
          </w:pPr>
        </w:pPrChange>
      </w:pPr>
      <w:del w:id="174" w:author="Ahmed Alkaff" w:date="2026-06-14T14:12:00Z" w16du:dateUtc="2026-06-14T11:12:00Z">
        <w:r w:rsidRPr="00101652" w:rsidDel="00765BE2">
          <w:rPr>
            <w:rFonts w:asciiTheme="majorBidi" w:hAnsiTheme="majorBidi" w:cstheme="majorBidi"/>
            <w:noProof/>
            <w:color w:val="000000" w:themeColor="text1"/>
            <w:sz w:val="20"/>
            <w:szCs w:val="20"/>
          </w:rPr>
          <mc:AlternateContent>
            <mc:Choice Requires="wps">
              <w:drawing>
                <wp:anchor distT="0" distB="0" distL="114300" distR="114300" simplePos="0" relativeHeight="251760640" behindDoc="0" locked="0" layoutInCell="1" allowOverlap="1" wp14:anchorId="028302A5" wp14:editId="5D1AC55E">
                  <wp:simplePos x="0" y="0"/>
                  <wp:positionH relativeFrom="column">
                    <wp:posOffset>2921635</wp:posOffset>
                  </wp:positionH>
                  <wp:positionV relativeFrom="paragraph">
                    <wp:posOffset>214030</wp:posOffset>
                  </wp:positionV>
                  <wp:extent cx="2315361" cy="310393"/>
                  <wp:effectExtent l="0" t="0" r="27940" b="13970"/>
                  <wp:wrapNone/>
                  <wp:docPr id="675044780" name="Text Box 32"/>
                  <wp:cNvGraphicFramePr/>
                  <a:graphic xmlns:a="http://schemas.openxmlformats.org/drawingml/2006/main">
                    <a:graphicData uri="http://schemas.microsoft.com/office/word/2010/wordprocessingShape">
                      <wps:wsp>
                        <wps:cNvSpPr txBox="1"/>
                        <wps:spPr>
                          <a:xfrm>
                            <a:off x="0" y="0"/>
                            <a:ext cx="2315361" cy="310393"/>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38173240" w14:textId="660202A0" w:rsidR="0036294C" w:rsidRPr="009204EE" w:rsidRDefault="009204EE" w:rsidP="009204EE">
                              <w:pPr>
                                <w:jc w:val="center"/>
                                <w:rPr>
                                  <w:lang w:val="en-US"/>
                                </w:rPr>
                              </w:pPr>
                              <w:r>
                                <w:rPr>
                                  <w:lang w:val="en-US"/>
                                </w:rPr>
                                <w:t>Upload Existing Pedigree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8302A5" id="_x0000_s1041" type="#_x0000_t202" style="position:absolute;left:0;text-align:left;margin-left:230.05pt;margin-top:16.85pt;width:182.3pt;height:24.4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" fillcolor="#f09f76 [2165]" strokecolor="#e97132 [3205]" strokeweight=".5pt">
                  <v:fill color2="#ed8b59 [2613]" rotate="t" colors="0 #f5b8a4;.5 #f2ab96;1 #f59e81" focus="100%" type="gradient">
                    <o:fill v:ext="view" type="gradientUnscaled"/>
                  </v:fill>
                  <v:textbox>
                    <w:txbxContent>
                      <w:p w14:paraId="38173240" w14:textId="660202A0" w:rsidR="0036294C" w:rsidRPr="009204EE" w:rsidRDefault="009204EE" w:rsidP="009204EE">
                        <w:pPr>
                          <w:jc w:val="center"/>
                          <w:rPr>
                            <w:lang w:val="en-US"/>
                          </w:rPr>
                        </w:pPr>
                        <w:r>
                          <w:rPr>
                            <w:lang w:val="en-US"/>
                          </w:rPr>
                          <w:t>Upload Existing Pedigree</w:t>
                        </w:r>
                      </w:p>
                    </w:txbxContent>
                  </v:textbox>
                </v:shape>
              </w:pict>
            </mc:Fallback>
          </mc:AlternateContent>
        </w:r>
        <w:r w:rsidRPr="00101652" w:rsidDel="00765BE2">
          <w:rPr>
            <w:rFonts w:asciiTheme="majorBidi" w:hAnsiTheme="majorBidi" w:cstheme="majorBidi"/>
            <w:noProof/>
            <w:color w:val="000000" w:themeColor="text1"/>
            <w:sz w:val="20"/>
            <w:szCs w:val="20"/>
          </w:rPr>
          <mc:AlternateContent>
            <mc:Choice Requires="wps">
              <w:drawing>
                <wp:anchor distT="0" distB="0" distL="114300" distR="114300" simplePos="0" relativeHeight="251758592" behindDoc="0" locked="0" layoutInCell="1" allowOverlap="1" wp14:anchorId="10868447" wp14:editId="6A125A30">
                  <wp:simplePos x="0" y="0"/>
                  <wp:positionH relativeFrom="column">
                    <wp:posOffset>70485</wp:posOffset>
                  </wp:positionH>
                  <wp:positionV relativeFrom="paragraph">
                    <wp:posOffset>209358</wp:posOffset>
                  </wp:positionV>
                  <wp:extent cx="2315210" cy="309880"/>
                  <wp:effectExtent l="0" t="0" r="27940" b="13970"/>
                  <wp:wrapNone/>
                  <wp:docPr id="846040230" name="Text Box 32"/>
                  <wp:cNvGraphicFramePr/>
                  <a:graphic xmlns:a="http://schemas.openxmlformats.org/drawingml/2006/main">
                    <a:graphicData uri="http://schemas.microsoft.com/office/word/2010/wordprocessingShape">
                      <wps:wsp>
                        <wps:cNvSpPr txBox="1"/>
                        <wps:spPr>
                          <a:xfrm>
                            <a:off x="0" y="0"/>
                            <a:ext cx="2315210" cy="309880"/>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02539D82" w14:textId="462A6EB3" w:rsidR="0036294C" w:rsidRPr="009204EE" w:rsidRDefault="009204EE" w:rsidP="009204EE">
                              <w:pPr>
                                <w:jc w:val="center"/>
                                <w:rPr>
                                  <w:lang w:val="en-US"/>
                                </w:rPr>
                              </w:pPr>
                              <w:r>
                                <w:rPr>
                                  <w:lang w:val="en-US"/>
                                </w:rPr>
                                <w:t>Manual Pedigree Drawing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868447" id="_x0000_s1042" type="#_x0000_t202" style="position:absolute;left:0;text-align:left;margin-left:5.55pt;margin-top:16.5pt;width:182.3pt;height:24.4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" fillcolor="#f09f76 [2165]" strokecolor="#e97132 [3205]" strokeweight=".5pt">
                  <v:fill color2="#ed8b59 [2613]" rotate="t" colors="0 #f5b8a4;.5 #f2ab96;1 #f59e81" focus="100%" type="gradient">
                    <o:fill v:ext="view" type="gradientUnscaled"/>
                  </v:fill>
                  <v:textbox>
                    <w:txbxContent>
                      <w:p w14:paraId="02539D82" w14:textId="462A6EB3" w:rsidR="0036294C" w:rsidRPr="009204EE" w:rsidRDefault="009204EE" w:rsidP="009204EE">
                        <w:pPr>
                          <w:jc w:val="center"/>
                          <w:rPr>
                            <w:lang w:val="en-US"/>
                          </w:rPr>
                        </w:pPr>
                        <w:r>
                          <w:rPr>
                            <w:lang w:val="en-US"/>
                          </w:rPr>
                          <w:t>Manual Pedigree Drawing</w:t>
                        </w:r>
                      </w:p>
                    </w:txbxContent>
                  </v:textbox>
                </v:shape>
              </w:pict>
            </mc:Fallback>
          </mc:AlternateContent>
        </w:r>
      </w:del>
    </w:p>
    <w:p w14:paraId="096ABD92" w14:textId="19B4CBF3" w:rsidR="0036294C" w:rsidRPr="00101652" w:rsidDel="00765BE2" w:rsidRDefault="0036294C">
      <w:pPr>
        <w:tabs>
          <w:tab w:val="left" w:pos="720"/>
        </w:tabs>
        <w:spacing w:line="480" w:lineRule="auto"/>
        <w:ind w:right="90"/>
        <w:jc w:val="both"/>
        <w:rPr>
          <w:del w:id="175" w:author="Ahmed Alkaff" w:date="2026-06-14T14:12:00Z" w16du:dateUtc="2026-06-14T11:12:00Z"/>
          <w:rFonts w:asciiTheme="majorBidi" w:hAnsiTheme="majorBidi" w:cstheme="majorBidi"/>
          <w:color w:val="000000" w:themeColor="text1"/>
          <w:sz w:val="20"/>
          <w:szCs w:val="20"/>
        </w:rPr>
        <w:pPrChange w:id="176" w:author="Ahmed Alkaff" w:date="2026-06-14T14:12:00Z" w16du:dateUtc="2026-06-14T11:12:00Z">
          <w:pPr>
            <w:pStyle w:val="ListParagraph"/>
            <w:tabs>
              <w:tab w:val="left" w:pos="180"/>
              <w:tab w:val="left" w:pos="720"/>
            </w:tabs>
            <w:spacing w:line="360" w:lineRule="auto"/>
            <w:ind w:left="0" w:right="90"/>
          </w:pPr>
        </w:pPrChange>
      </w:pPr>
    </w:p>
    <w:p w14:paraId="4CB5317F" w14:textId="53A6A524" w:rsidR="0036294C" w:rsidRPr="00101652" w:rsidDel="00765BE2" w:rsidRDefault="00844F64">
      <w:pPr>
        <w:tabs>
          <w:tab w:val="left" w:pos="720"/>
        </w:tabs>
        <w:spacing w:line="480" w:lineRule="auto"/>
        <w:ind w:right="90"/>
        <w:jc w:val="both"/>
        <w:rPr>
          <w:del w:id="177" w:author="Ahmed Alkaff" w:date="2026-06-14T14:12:00Z" w16du:dateUtc="2026-06-14T11:12:00Z"/>
          <w:rFonts w:asciiTheme="majorBidi" w:hAnsiTheme="majorBidi" w:cstheme="majorBidi"/>
          <w:color w:val="000000" w:themeColor="text1"/>
          <w:sz w:val="20"/>
          <w:szCs w:val="20"/>
        </w:rPr>
        <w:pPrChange w:id="178" w:author="Ahmed Alkaff" w:date="2026-06-14T14:12:00Z" w16du:dateUtc="2026-06-14T11:12:00Z">
          <w:pPr>
            <w:pStyle w:val="ListParagraph"/>
            <w:tabs>
              <w:tab w:val="left" w:pos="180"/>
              <w:tab w:val="left" w:pos="720"/>
            </w:tabs>
            <w:spacing w:line="360" w:lineRule="auto"/>
            <w:ind w:left="0" w:right="90"/>
          </w:pPr>
        </w:pPrChange>
      </w:pPr>
      <w:del w:id="179" w:author="Ahmed Alkaff" w:date="2026-06-14T14:12:00Z" w16du:dateUtc="2026-06-14T11:12:00Z">
        <w:r w:rsidRPr="00101652" w:rsidDel="00765BE2">
          <w:rPr>
            <w:rFonts w:asciiTheme="majorBidi" w:hAnsiTheme="majorBidi" w:cstheme="majorBidi"/>
            <w:noProof/>
            <w:color w:val="000000" w:themeColor="text1"/>
            <w:sz w:val="20"/>
            <w:szCs w:val="20"/>
          </w:rPr>
          <mc:AlternateContent>
            <mc:Choice Requires="wps">
              <w:drawing>
                <wp:anchor distT="0" distB="0" distL="114300" distR="114300" simplePos="0" relativeHeight="251801600" behindDoc="0" locked="0" layoutInCell="1" allowOverlap="1" wp14:anchorId="11713D79" wp14:editId="6C9A6A75">
                  <wp:simplePos x="0" y="0"/>
                  <wp:positionH relativeFrom="column">
                    <wp:posOffset>3855720</wp:posOffset>
                  </wp:positionH>
                  <wp:positionV relativeFrom="paragraph">
                    <wp:posOffset>45085</wp:posOffset>
                  </wp:positionV>
                  <wp:extent cx="449580" cy="422910"/>
                  <wp:effectExtent l="38100" t="0" r="26670" b="72390"/>
                  <wp:wrapNone/>
                  <wp:docPr id="155531165" name="Connector: Curved 36"/>
                  <wp:cNvGraphicFramePr/>
                  <a:graphic xmlns:a="http://schemas.openxmlformats.org/drawingml/2006/main">
                    <a:graphicData uri="http://schemas.microsoft.com/office/word/2010/wordprocessingShape">
                      <wps:wsp>
                        <wps:cNvCnPr/>
                        <wps:spPr>
                          <a:xfrm flipH="1">
                            <a:off x="0" y="0"/>
                            <a:ext cx="449580" cy="422910"/>
                          </a:xfrm>
                          <a:prstGeom prst="curved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1A7A72" id="Connector: Curved 36" o:spid="_x0000_s1026" type="#_x0000_t38" style="position:absolute;margin-left:303.6pt;margin-top:3.55pt;width:35.4pt;height:33.3pt;flip:x;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" adj="10800" strokecolor="black [3213]" strokeweight=".5pt">
                  <v:stroke endarrow="block" joinstyle="miter"/>
                </v:shape>
              </w:pict>
            </mc:Fallback>
          </mc:AlternateContent>
        </w:r>
        <w:r w:rsidRPr="00101652" w:rsidDel="00765BE2">
          <w:rPr>
            <w:rFonts w:asciiTheme="majorBidi" w:hAnsiTheme="majorBidi" w:cstheme="majorBidi"/>
            <w:noProof/>
            <w:color w:val="000000" w:themeColor="text1"/>
            <w:sz w:val="20"/>
            <w:szCs w:val="20"/>
          </w:rPr>
          <mc:AlternateContent>
            <mc:Choice Requires="wps">
              <w:drawing>
                <wp:anchor distT="0" distB="0" distL="114300" distR="114300" simplePos="0" relativeHeight="251803648" behindDoc="0" locked="0" layoutInCell="1" allowOverlap="1" wp14:anchorId="5059BFD9" wp14:editId="5D2F8BA1">
                  <wp:simplePos x="0" y="0"/>
                  <wp:positionH relativeFrom="column">
                    <wp:posOffset>1021080</wp:posOffset>
                  </wp:positionH>
                  <wp:positionV relativeFrom="paragraph">
                    <wp:posOffset>37465</wp:posOffset>
                  </wp:positionV>
                  <wp:extent cx="520065" cy="410845"/>
                  <wp:effectExtent l="0" t="0" r="51435" b="84455"/>
                  <wp:wrapNone/>
                  <wp:docPr id="302159023" name="Connector: Curved 36"/>
                  <wp:cNvGraphicFramePr/>
                  <a:graphic xmlns:a="http://schemas.openxmlformats.org/drawingml/2006/main">
                    <a:graphicData uri="http://schemas.microsoft.com/office/word/2010/wordprocessingShape">
                      <wps:wsp>
                        <wps:cNvCnPr/>
                        <wps:spPr>
                          <a:xfrm>
                            <a:off x="0" y="0"/>
                            <a:ext cx="520065" cy="410845"/>
                          </a:xfrm>
                          <a:prstGeom prst="curvedConnector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82A830" id="Connector: Curved 36" o:spid="_x0000_s1026" type="#_x0000_t38" style="position:absolute;margin-left:80.4pt;margin-top:2.95pt;width:40.95pt;height:32.3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" adj="10800" strokecolor="black [3213]" strokeweight=".5pt">
                  <v:stroke endarrow="block" joinstyle="miter"/>
                </v:shape>
              </w:pict>
            </mc:Fallback>
          </mc:AlternateContent>
        </w:r>
      </w:del>
    </w:p>
    <w:p w14:paraId="419487DC" w14:textId="49617D59" w:rsidR="0036294C" w:rsidRPr="00101652" w:rsidDel="00765BE2" w:rsidRDefault="0036294C">
      <w:pPr>
        <w:tabs>
          <w:tab w:val="left" w:pos="720"/>
        </w:tabs>
        <w:spacing w:line="480" w:lineRule="auto"/>
        <w:ind w:right="90"/>
        <w:jc w:val="both"/>
        <w:rPr>
          <w:del w:id="180" w:author="Ahmed Alkaff" w:date="2026-06-14T14:12:00Z" w16du:dateUtc="2026-06-14T11:12:00Z"/>
          <w:rFonts w:asciiTheme="majorBidi" w:hAnsiTheme="majorBidi" w:cstheme="majorBidi"/>
          <w:color w:val="000000" w:themeColor="text1"/>
          <w:sz w:val="20"/>
          <w:szCs w:val="20"/>
        </w:rPr>
        <w:pPrChange w:id="181" w:author="Ahmed Alkaff" w:date="2026-06-14T14:12:00Z" w16du:dateUtc="2026-06-14T11:12:00Z">
          <w:pPr>
            <w:pStyle w:val="ListParagraph"/>
            <w:tabs>
              <w:tab w:val="left" w:pos="180"/>
              <w:tab w:val="left" w:pos="720"/>
            </w:tabs>
            <w:spacing w:line="360" w:lineRule="auto"/>
            <w:ind w:left="0" w:right="90"/>
          </w:pPr>
        </w:pPrChange>
      </w:pPr>
      <w:del w:id="182" w:author="Ahmed Alkaff" w:date="2026-06-14T14:12:00Z" w16du:dateUtc="2026-06-14T11:12:00Z">
        <w:r w:rsidRPr="00101652" w:rsidDel="00765BE2">
          <w:rPr>
            <w:rFonts w:asciiTheme="majorBidi" w:hAnsiTheme="majorBidi" w:cstheme="majorBidi"/>
            <w:noProof/>
            <w:color w:val="000000" w:themeColor="text1"/>
            <w:sz w:val="20"/>
            <w:szCs w:val="20"/>
          </w:rPr>
          <mc:AlternateContent>
            <mc:Choice Requires="wps">
              <w:drawing>
                <wp:anchor distT="0" distB="0" distL="114300" distR="114300" simplePos="0" relativeHeight="251762688" behindDoc="0" locked="0" layoutInCell="1" allowOverlap="1" wp14:anchorId="52FC303E" wp14:editId="62D00535">
                  <wp:simplePos x="0" y="0"/>
                  <wp:positionH relativeFrom="column">
                    <wp:posOffset>1537906</wp:posOffset>
                  </wp:positionH>
                  <wp:positionV relativeFrom="paragraph">
                    <wp:posOffset>6472</wp:posOffset>
                  </wp:positionV>
                  <wp:extent cx="2315210" cy="309880"/>
                  <wp:effectExtent l="0" t="0" r="27940" b="13970"/>
                  <wp:wrapNone/>
                  <wp:docPr id="293368412" name="Text Box 32"/>
                  <wp:cNvGraphicFramePr/>
                  <a:graphic xmlns:a="http://schemas.openxmlformats.org/drawingml/2006/main">
                    <a:graphicData uri="http://schemas.microsoft.com/office/word/2010/wordprocessingShape">
                      <wps:wsp>
                        <wps:cNvSpPr txBox="1"/>
                        <wps:spPr>
                          <a:xfrm>
                            <a:off x="0" y="0"/>
                            <a:ext cx="2315210" cy="309880"/>
                          </a:xfrm>
                          <a:prstGeom prst="rect">
                            <a:avLst/>
                          </a:prstGeom>
                          <a:ln/>
                        </wps:spPr>
                        <wps:style>
                          <a:lnRef idx="1">
                            <a:schemeClr val="accent1"/>
                          </a:lnRef>
                          <a:fillRef idx="2">
                            <a:schemeClr val="accent1"/>
                          </a:fillRef>
                          <a:effectRef idx="1">
                            <a:schemeClr val="accent1"/>
                          </a:effectRef>
                          <a:fontRef idx="minor">
                            <a:schemeClr val="dk1"/>
                          </a:fontRef>
                        </wps:style>
                        <wps:txbx>
                          <w:txbxContent>
                            <w:p w14:paraId="17ED2769" w14:textId="377BA2EB" w:rsidR="0036294C" w:rsidRPr="009204EE" w:rsidRDefault="009204EE" w:rsidP="009204EE">
                              <w:pPr>
                                <w:jc w:val="center"/>
                                <w:rPr>
                                  <w:lang w:val="en-US"/>
                                </w:rPr>
                              </w:pPr>
                              <w:r>
                                <w:rPr>
                                  <w:lang w:val="en-US"/>
                                </w:rPr>
                                <w:t>AI Analysis Engine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FC303E" id="_x0000_s1043" type="#_x0000_t202" style="position:absolute;left:0;text-align:left;margin-left:121.1pt;margin-top:.5pt;width:182.3pt;height:24.4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" fillcolor="#30a7dd [2164]" strokecolor="#156082 [3204]" strokeweight=".5pt">
                  <v:fill color2="#1e8bbd [2612]" rotate="t" colors="0 #9cafbf;.5 #8fa3b4;1 #7a95ab" focus="100%" type="gradient">
                    <o:fill v:ext="view" type="gradientUnscaled"/>
                  </v:fill>
                  <v:textbox>
                    <w:txbxContent>
                      <w:p w14:paraId="17ED2769" w14:textId="377BA2EB" w:rsidR="0036294C" w:rsidRPr="009204EE" w:rsidRDefault="009204EE" w:rsidP="009204EE">
                        <w:pPr>
                          <w:jc w:val="center"/>
                          <w:rPr>
                            <w:lang w:val="en-US"/>
                          </w:rPr>
                        </w:pPr>
                        <w:r>
                          <w:rPr>
                            <w:lang w:val="en-US"/>
                          </w:rPr>
                          <w:t>AI Analysis Engine</w:t>
                        </w:r>
                      </w:p>
                    </w:txbxContent>
                  </v:textbox>
                </v:shape>
              </w:pict>
            </mc:Fallback>
          </mc:AlternateContent>
        </w:r>
      </w:del>
    </w:p>
    <w:p w14:paraId="2734C9F8" w14:textId="1E4314D8" w:rsidR="0036294C" w:rsidRPr="00101652" w:rsidDel="00765BE2" w:rsidRDefault="001C57C5">
      <w:pPr>
        <w:tabs>
          <w:tab w:val="left" w:pos="720"/>
        </w:tabs>
        <w:spacing w:line="480" w:lineRule="auto"/>
        <w:ind w:right="90"/>
        <w:jc w:val="both"/>
        <w:rPr>
          <w:del w:id="183" w:author="Ahmed Alkaff" w:date="2026-06-14T14:12:00Z" w16du:dateUtc="2026-06-14T11:12:00Z"/>
          <w:rFonts w:asciiTheme="majorBidi" w:hAnsiTheme="majorBidi" w:cstheme="majorBidi"/>
          <w:color w:val="000000" w:themeColor="text1"/>
          <w:sz w:val="20"/>
          <w:szCs w:val="20"/>
        </w:rPr>
        <w:pPrChange w:id="184" w:author="Ahmed Alkaff" w:date="2026-06-14T14:12:00Z" w16du:dateUtc="2026-06-14T11:12:00Z">
          <w:pPr>
            <w:pStyle w:val="ListParagraph"/>
            <w:tabs>
              <w:tab w:val="left" w:pos="180"/>
              <w:tab w:val="left" w:pos="720"/>
            </w:tabs>
            <w:spacing w:line="360" w:lineRule="auto"/>
            <w:ind w:left="0" w:right="90"/>
          </w:pPr>
        </w:pPrChange>
      </w:pPr>
      <w:del w:id="185" w:author="Ahmed Alkaff" w:date="2026-06-14T14:12:00Z" w16du:dateUtc="2026-06-14T11:12:00Z">
        <w:r w:rsidRPr="00101652" w:rsidDel="00765BE2">
          <w:rPr>
            <w:rFonts w:asciiTheme="majorBidi" w:hAnsiTheme="majorBidi" w:cstheme="majorBidi"/>
            <w:noProof/>
            <w:color w:val="000000" w:themeColor="text1"/>
            <w:sz w:val="20"/>
            <w:szCs w:val="20"/>
          </w:rPr>
          <w:lastRenderedPageBreak/>
          <mc:AlternateContent>
            <mc:Choice Requires="wps">
              <w:drawing>
                <wp:anchor distT="0" distB="0" distL="114300" distR="114300" simplePos="0" relativeHeight="251794432" behindDoc="0" locked="0" layoutInCell="1" allowOverlap="1" wp14:anchorId="359A194C" wp14:editId="1F5D7D69">
                  <wp:simplePos x="0" y="0"/>
                  <wp:positionH relativeFrom="column">
                    <wp:posOffset>2667000</wp:posOffset>
                  </wp:positionH>
                  <wp:positionV relativeFrom="paragraph">
                    <wp:posOffset>64860</wp:posOffset>
                  </wp:positionV>
                  <wp:extent cx="0" cy="272143"/>
                  <wp:effectExtent l="76200" t="0" r="57150" b="52070"/>
                  <wp:wrapNone/>
                  <wp:docPr id="1350108323" name="Straight Arrow Connector 35"/>
                  <wp:cNvGraphicFramePr/>
                  <a:graphic xmlns:a="http://schemas.openxmlformats.org/drawingml/2006/main">
                    <a:graphicData uri="http://schemas.microsoft.com/office/word/2010/wordprocessingShape">
                      <wps:wsp>
                        <wps:cNvCnPr/>
                        <wps:spPr>
                          <a:xfrm>
                            <a:off x="0" y="0"/>
                            <a:ext cx="0" cy="27214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977F47" id="Straight Arrow Connector 35" o:spid="_x0000_s1026" type="#_x0000_t32" style="position:absolute;margin-left:210pt;margin-top:5.1pt;width:0;height:21.45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" strokecolor="black [3213]" strokeweight=".5pt">
                  <v:stroke endarrow="block" joinstyle="miter"/>
                </v:shape>
              </w:pict>
            </mc:Fallback>
          </mc:AlternateContent>
        </w:r>
      </w:del>
    </w:p>
    <w:p w14:paraId="1E2C26F3" w14:textId="235FE63A" w:rsidR="0036294C" w:rsidRPr="00101652" w:rsidDel="00765BE2" w:rsidRDefault="0036294C">
      <w:pPr>
        <w:tabs>
          <w:tab w:val="left" w:pos="720"/>
        </w:tabs>
        <w:spacing w:line="480" w:lineRule="auto"/>
        <w:ind w:right="90"/>
        <w:jc w:val="both"/>
        <w:rPr>
          <w:del w:id="186" w:author="Ahmed Alkaff" w:date="2026-06-14T14:12:00Z" w16du:dateUtc="2026-06-14T11:12:00Z"/>
          <w:rFonts w:asciiTheme="majorBidi" w:hAnsiTheme="majorBidi" w:cstheme="majorBidi"/>
          <w:color w:val="000000" w:themeColor="text1"/>
          <w:sz w:val="20"/>
          <w:szCs w:val="20"/>
        </w:rPr>
        <w:pPrChange w:id="187" w:author="Ahmed Alkaff" w:date="2026-06-14T14:12:00Z" w16du:dateUtc="2026-06-14T11:12:00Z">
          <w:pPr>
            <w:pStyle w:val="ListParagraph"/>
            <w:tabs>
              <w:tab w:val="left" w:pos="180"/>
              <w:tab w:val="left" w:pos="720"/>
            </w:tabs>
            <w:spacing w:line="360" w:lineRule="auto"/>
            <w:ind w:left="0" w:right="90"/>
          </w:pPr>
        </w:pPrChange>
      </w:pPr>
      <w:del w:id="188" w:author="Ahmed Alkaff" w:date="2026-06-14T14:12:00Z" w16du:dateUtc="2026-06-14T11:12:00Z">
        <w:r w:rsidRPr="00101652" w:rsidDel="00765BE2">
          <w:rPr>
            <w:rFonts w:asciiTheme="majorBidi" w:hAnsiTheme="majorBidi" w:cstheme="majorBidi"/>
            <w:noProof/>
            <w:color w:val="000000" w:themeColor="text1"/>
            <w:sz w:val="20"/>
            <w:szCs w:val="20"/>
          </w:rPr>
          <mc:AlternateContent>
            <mc:Choice Requires="wps">
              <w:drawing>
                <wp:anchor distT="0" distB="0" distL="114300" distR="114300" simplePos="0" relativeHeight="251774976" behindDoc="0" locked="0" layoutInCell="1" allowOverlap="1" wp14:anchorId="53291862" wp14:editId="490AEDED">
                  <wp:simplePos x="0" y="0"/>
                  <wp:positionH relativeFrom="column">
                    <wp:posOffset>1542415</wp:posOffset>
                  </wp:positionH>
                  <wp:positionV relativeFrom="paragraph">
                    <wp:posOffset>141710</wp:posOffset>
                  </wp:positionV>
                  <wp:extent cx="2315210" cy="309880"/>
                  <wp:effectExtent l="0" t="0" r="27940" b="13970"/>
                  <wp:wrapNone/>
                  <wp:docPr id="602542735" name="Text Box 32"/>
                  <wp:cNvGraphicFramePr/>
                  <a:graphic xmlns:a="http://schemas.openxmlformats.org/drawingml/2006/main">
                    <a:graphicData uri="http://schemas.microsoft.com/office/word/2010/wordprocessingShape">
                      <wps:wsp>
                        <wps:cNvSpPr txBox="1"/>
                        <wps:spPr>
                          <a:xfrm>
                            <a:off x="0" y="0"/>
                            <a:ext cx="2315210" cy="309880"/>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13E304AB" w14:textId="10C87EA4" w:rsidR="0036294C" w:rsidRPr="00AF74FA" w:rsidRDefault="00AF74FA" w:rsidP="00AF74FA">
                              <w:pPr>
                                <w:jc w:val="center"/>
                                <w:rPr>
                                  <w:lang w:val="en-US"/>
                                </w:rPr>
                              </w:pPr>
                              <w:r>
                                <w:rPr>
                                  <w:lang w:val="en-US"/>
                                </w:rPr>
                                <w:t>NCCN Guidelines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291862" id="_x0000_s1044" type="#_x0000_t202" style="position:absolute;left:0;text-align:left;margin-left:121.45pt;margin-top:11.15pt;width:182.3pt;height:24.4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" fillcolor="#f09f76 [2165]" strokecolor="#e97132 [3205]" strokeweight=".5pt">
                  <v:fill color2="#ed8b59 [2613]" rotate="t" colors="0 #f5b8a4;.5 #f2ab96;1 #f59e81" focus="100%" type="gradient">
                    <o:fill v:ext="view" type="gradientUnscaled"/>
                  </v:fill>
                  <v:textbox>
                    <w:txbxContent>
                      <w:p w14:paraId="13E304AB" w14:textId="10C87EA4" w:rsidR="0036294C" w:rsidRPr="00AF74FA" w:rsidRDefault="00AF74FA" w:rsidP="00AF74FA">
                        <w:pPr>
                          <w:jc w:val="center"/>
                          <w:rPr>
                            <w:lang w:val="en-US"/>
                          </w:rPr>
                        </w:pPr>
                        <w:r>
                          <w:rPr>
                            <w:lang w:val="en-US"/>
                          </w:rPr>
                          <w:t>NCCN Guidelines Assessment</w:t>
                        </w:r>
                      </w:p>
                    </w:txbxContent>
                  </v:textbox>
                </v:shape>
              </w:pict>
            </mc:Fallback>
          </mc:AlternateContent>
        </w:r>
      </w:del>
    </w:p>
    <w:p w14:paraId="6C9933A8" w14:textId="3A67AF48" w:rsidR="0036294C" w:rsidRPr="00101652" w:rsidDel="00765BE2" w:rsidRDefault="001C57C5">
      <w:pPr>
        <w:tabs>
          <w:tab w:val="left" w:pos="720"/>
        </w:tabs>
        <w:spacing w:line="480" w:lineRule="auto"/>
        <w:ind w:right="90"/>
        <w:jc w:val="both"/>
        <w:rPr>
          <w:del w:id="189" w:author="Ahmed Alkaff" w:date="2026-06-14T14:12:00Z" w16du:dateUtc="2026-06-14T11:12:00Z"/>
          <w:rFonts w:asciiTheme="majorBidi" w:hAnsiTheme="majorBidi" w:cstheme="majorBidi"/>
          <w:color w:val="000000" w:themeColor="text1"/>
          <w:sz w:val="20"/>
          <w:szCs w:val="20"/>
        </w:rPr>
        <w:pPrChange w:id="190" w:author="Ahmed Alkaff" w:date="2026-06-14T14:12:00Z" w16du:dateUtc="2026-06-14T11:12:00Z">
          <w:pPr>
            <w:pStyle w:val="ListParagraph"/>
            <w:tabs>
              <w:tab w:val="left" w:pos="180"/>
              <w:tab w:val="left" w:pos="720"/>
            </w:tabs>
            <w:spacing w:line="360" w:lineRule="auto"/>
            <w:ind w:left="0" w:right="90"/>
          </w:pPr>
        </w:pPrChange>
      </w:pPr>
      <w:del w:id="191" w:author="Ahmed Alkaff" w:date="2026-06-14T14:12:00Z" w16du:dateUtc="2026-06-14T11:12:00Z">
        <w:r w:rsidRPr="00101652" w:rsidDel="00765BE2">
          <w:rPr>
            <w:rFonts w:asciiTheme="majorBidi" w:hAnsiTheme="majorBidi" w:cstheme="majorBidi"/>
            <w:noProof/>
            <w:color w:val="000000" w:themeColor="text1"/>
            <w:sz w:val="20"/>
            <w:szCs w:val="20"/>
          </w:rPr>
          <mc:AlternateContent>
            <mc:Choice Requires="wps">
              <w:drawing>
                <wp:anchor distT="0" distB="0" distL="114300" distR="114300" simplePos="0" relativeHeight="251796480" behindDoc="0" locked="0" layoutInCell="1" allowOverlap="1" wp14:anchorId="4A91EC61" wp14:editId="0F7A1641">
                  <wp:simplePos x="0" y="0"/>
                  <wp:positionH relativeFrom="column">
                    <wp:posOffset>2683510</wp:posOffset>
                  </wp:positionH>
                  <wp:positionV relativeFrom="paragraph">
                    <wp:posOffset>207645</wp:posOffset>
                  </wp:positionV>
                  <wp:extent cx="0" cy="182880"/>
                  <wp:effectExtent l="76200" t="0" r="57150" b="64770"/>
                  <wp:wrapNone/>
                  <wp:docPr id="89139155" name="Straight Arrow Connector 35"/>
                  <wp:cNvGraphicFramePr/>
                  <a:graphic xmlns:a="http://schemas.openxmlformats.org/drawingml/2006/main">
                    <a:graphicData uri="http://schemas.microsoft.com/office/word/2010/wordprocessingShape">
                      <wps:wsp>
                        <wps:cNvCnPr/>
                        <wps:spPr>
                          <a:xfrm flipH="1">
                            <a:off x="0" y="0"/>
                            <a:ext cx="0" cy="1828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A3F865" id="Straight Arrow Connector 35" o:spid="_x0000_s1026" type="#_x0000_t32" style="position:absolute;margin-left:211.3pt;margin-top:16.35pt;width:0;height:14.4pt;flip:x;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" strokecolor="black [3213]" strokeweight=".5pt">
                  <v:stroke endarrow="block" joinstyle="miter"/>
                </v:shape>
              </w:pict>
            </mc:Fallback>
          </mc:AlternateContent>
        </w:r>
      </w:del>
    </w:p>
    <w:p w14:paraId="0D953EED" w14:textId="48A67F42" w:rsidR="0036294C" w:rsidRPr="00101652" w:rsidDel="00765BE2" w:rsidRDefault="0036294C">
      <w:pPr>
        <w:tabs>
          <w:tab w:val="left" w:pos="720"/>
        </w:tabs>
        <w:spacing w:line="480" w:lineRule="auto"/>
        <w:ind w:right="90"/>
        <w:jc w:val="both"/>
        <w:rPr>
          <w:del w:id="192" w:author="Ahmed Alkaff" w:date="2026-06-14T14:12:00Z" w16du:dateUtc="2026-06-14T11:12:00Z"/>
          <w:rFonts w:asciiTheme="majorBidi" w:hAnsiTheme="majorBidi" w:cstheme="majorBidi"/>
          <w:color w:val="000000" w:themeColor="text1"/>
          <w:sz w:val="20"/>
          <w:szCs w:val="20"/>
        </w:rPr>
        <w:pPrChange w:id="193" w:author="Ahmed Alkaff" w:date="2026-06-14T14:12:00Z" w16du:dateUtc="2026-06-14T11:12:00Z">
          <w:pPr>
            <w:pStyle w:val="ListParagraph"/>
            <w:tabs>
              <w:tab w:val="left" w:pos="180"/>
              <w:tab w:val="left" w:pos="720"/>
            </w:tabs>
            <w:spacing w:line="360" w:lineRule="auto"/>
            <w:ind w:left="0" w:right="90"/>
          </w:pPr>
        </w:pPrChange>
      </w:pPr>
      <w:del w:id="194" w:author="Ahmed Alkaff" w:date="2026-06-14T14:12:00Z" w16du:dateUtc="2026-06-14T11:12:00Z">
        <w:r w:rsidRPr="00101652" w:rsidDel="00765BE2">
          <w:rPr>
            <w:rFonts w:asciiTheme="majorBidi" w:hAnsiTheme="majorBidi" w:cstheme="majorBidi"/>
            <w:noProof/>
            <w:color w:val="000000" w:themeColor="text1"/>
            <w:sz w:val="20"/>
            <w:szCs w:val="20"/>
          </w:rPr>
          <mc:AlternateContent>
            <mc:Choice Requires="wps">
              <w:drawing>
                <wp:anchor distT="0" distB="0" distL="114300" distR="114300" simplePos="0" relativeHeight="251776000" behindDoc="0" locked="0" layoutInCell="1" allowOverlap="1" wp14:anchorId="51974888" wp14:editId="1AEED429">
                  <wp:simplePos x="0" y="0"/>
                  <wp:positionH relativeFrom="column">
                    <wp:posOffset>1817370</wp:posOffset>
                  </wp:positionH>
                  <wp:positionV relativeFrom="paragraph">
                    <wp:posOffset>177800</wp:posOffset>
                  </wp:positionV>
                  <wp:extent cx="1768747" cy="1300014"/>
                  <wp:effectExtent l="19050" t="19050" r="22225" b="33655"/>
                  <wp:wrapNone/>
                  <wp:docPr id="1288389196" name="Diamond 33"/>
                  <wp:cNvGraphicFramePr/>
                  <a:graphic xmlns:a="http://schemas.openxmlformats.org/drawingml/2006/main">
                    <a:graphicData uri="http://schemas.microsoft.com/office/word/2010/wordprocessingShape">
                      <wps:wsp>
                        <wps:cNvSpPr/>
                        <wps:spPr>
                          <a:xfrm>
                            <a:off x="0" y="0"/>
                            <a:ext cx="1768747" cy="1300014"/>
                          </a:xfrm>
                          <a:prstGeom prst="diamond">
                            <a:avLst/>
                          </a:prstGeom>
                          <a:ln/>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25F4E5" id="_x0000_t4" coordsize="21600,21600" o:spt="4" path="m10800,l,10800,10800,21600,21600,10800xe">
                  <v:stroke joinstyle="miter"/>
                  <v:path gradientshapeok="t" o:connecttype="rect" textboxrect="5400,5400,16200,16200"/>
                </v:shapetype>
                <v:shape id="Diamond 33" o:spid="_x0000_s1026" type="#_x0000_t4" style="position:absolute;margin-left:143.1pt;margin-top:14pt;width:139.25pt;height:102.3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" fillcolor="#30a7dd [2164]" strokecolor="#156082 [3204]" strokeweight=".5pt">
                  <v:fill color2="#1e8bbd [2612]" rotate="t" colors="0 #9cafbf;.5 #8fa3b4;1 #7a95ab" focus="100%" type="gradient">
                    <o:fill v:ext="view" type="gradientUnscaled"/>
                  </v:fill>
                </v:shape>
              </w:pict>
            </mc:Fallback>
          </mc:AlternateContent>
        </w:r>
      </w:del>
    </w:p>
    <w:p w14:paraId="425978D2" w14:textId="366CDA5F" w:rsidR="0036294C" w:rsidRPr="00101652" w:rsidDel="00765BE2" w:rsidRDefault="0036294C">
      <w:pPr>
        <w:tabs>
          <w:tab w:val="left" w:pos="720"/>
        </w:tabs>
        <w:spacing w:line="480" w:lineRule="auto"/>
        <w:ind w:right="90"/>
        <w:jc w:val="both"/>
        <w:rPr>
          <w:del w:id="195" w:author="Ahmed Alkaff" w:date="2026-06-14T14:12:00Z" w16du:dateUtc="2026-06-14T11:12:00Z"/>
          <w:rFonts w:asciiTheme="majorBidi" w:hAnsiTheme="majorBidi" w:cstheme="majorBidi"/>
          <w:color w:val="000000" w:themeColor="text1"/>
          <w:sz w:val="20"/>
          <w:szCs w:val="20"/>
        </w:rPr>
        <w:pPrChange w:id="196" w:author="Ahmed Alkaff" w:date="2026-06-14T14:12:00Z" w16du:dateUtc="2026-06-14T11:12:00Z">
          <w:pPr>
            <w:pStyle w:val="ListParagraph"/>
            <w:tabs>
              <w:tab w:val="left" w:pos="180"/>
              <w:tab w:val="left" w:pos="720"/>
            </w:tabs>
            <w:spacing w:line="360" w:lineRule="auto"/>
            <w:ind w:left="0" w:right="90"/>
          </w:pPr>
        </w:pPrChange>
      </w:pPr>
    </w:p>
    <w:p w14:paraId="3A93B828" w14:textId="0A907BEE" w:rsidR="0036294C" w:rsidRPr="00101652" w:rsidDel="00765BE2" w:rsidRDefault="00B85E0B">
      <w:pPr>
        <w:tabs>
          <w:tab w:val="left" w:pos="720"/>
        </w:tabs>
        <w:spacing w:line="480" w:lineRule="auto"/>
        <w:ind w:right="90"/>
        <w:jc w:val="both"/>
        <w:rPr>
          <w:del w:id="197" w:author="Ahmed Alkaff" w:date="2026-06-14T14:12:00Z" w16du:dateUtc="2026-06-14T11:12:00Z"/>
          <w:rFonts w:asciiTheme="majorBidi" w:hAnsiTheme="majorBidi" w:cstheme="majorBidi"/>
          <w:color w:val="000000" w:themeColor="text1"/>
          <w:sz w:val="20"/>
          <w:szCs w:val="20"/>
        </w:rPr>
        <w:pPrChange w:id="198" w:author="Ahmed Alkaff" w:date="2026-06-14T14:12:00Z" w16du:dateUtc="2026-06-14T11:12:00Z">
          <w:pPr>
            <w:pStyle w:val="ListParagraph"/>
            <w:tabs>
              <w:tab w:val="left" w:pos="180"/>
              <w:tab w:val="left" w:pos="720"/>
            </w:tabs>
            <w:spacing w:line="360" w:lineRule="auto"/>
            <w:ind w:left="0" w:right="90"/>
          </w:pPr>
        </w:pPrChange>
      </w:pPr>
      <w:del w:id="199" w:author="Ahmed Alkaff" w:date="2026-06-14T14:12:00Z" w16du:dateUtc="2026-06-14T11:12:00Z">
        <w:r w:rsidRPr="00101652" w:rsidDel="00765BE2">
          <w:rPr>
            <w:rFonts w:asciiTheme="majorBidi" w:hAnsiTheme="majorBidi" w:cstheme="majorBidi"/>
            <w:noProof/>
            <w:color w:val="000000" w:themeColor="text1"/>
            <w:sz w:val="20"/>
            <w:szCs w:val="20"/>
          </w:rPr>
          <mc:AlternateContent>
            <mc:Choice Requires="wps">
              <w:drawing>
                <wp:anchor distT="0" distB="0" distL="114300" distR="114300" simplePos="0" relativeHeight="251804672" behindDoc="0" locked="0" layoutInCell="1" allowOverlap="1" wp14:anchorId="0BBCC132" wp14:editId="7AC5B1CE">
                  <wp:simplePos x="0" y="0"/>
                  <wp:positionH relativeFrom="column">
                    <wp:posOffset>2237013</wp:posOffset>
                  </wp:positionH>
                  <wp:positionV relativeFrom="paragraph">
                    <wp:posOffset>101328</wp:posOffset>
                  </wp:positionV>
                  <wp:extent cx="979715" cy="478971"/>
                  <wp:effectExtent l="0" t="0" r="11430" b="16510"/>
                  <wp:wrapNone/>
                  <wp:docPr id="1288290407" name="Text Box 39"/>
                  <wp:cNvGraphicFramePr/>
                  <a:graphic xmlns:a="http://schemas.openxmlformats.org/drawingml/2006/main">
                    <a:graphicData uri="http://schemas.microsoft.com/office/word/2010/wordprocessingShape">
                      <wps:wsp>
                        <wps:cNvSpPr txBox="1"/>
                        <wps:spPr>
                          <a:xfrm>
                            <a:off x="0" y="0"/>
                            <a:ext cx="979715" cy="478971"/>
                          </a:xfrm>
                          <a:prstGeom prst="rect">
                            <a:avLst/>
                          </a:prstGeom>
                          <a:ln/>
                        </wps:spPr>
                        <wps:style>
                          <a:lnRef idx="1">
                            <a:schemeClr val="accent1"/>
                          </a:lnRef>
                          <a:fillRef idx="2">
                            <a:schemeClr val="accent1"/>
                          </a:fillRef>
                          <a:effectRef idx="1">
                            <a:schemeClr val="accent1"/>
                          </a:effectRef>
                          <a:fontRef idx="minor">
                            <a:schemeClr val="dk1"/>
                          </a:fontRef>
                        </wps:style>
                        <wps:txbx>
                          <w:txbxContent>
                            <w:p w14:paraId="01383DD7" w14:textId="33D63C72" w:rsidR="00B85E0B" w:rsidRDefault="00B85E0B" w:rsidP="00B85E0B">
                              <w:pPr>
                                <w:jc w:val="center"/>
                              </w:pPr>
                              <w:r>
                                <w:rPr>
                                  <w:rFonts w:asciiTheme="majorBidi" w:hAnsiTheme="majorBidi" w:cstheme="majorBidi"/>
                                  <w:color w:val="000000" w:themeColor="text1"/>
                                </w:rPr>
                                <w:t>Eligibility Decision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BCC132" id="Text Box 39" o:spid="_x0000_s1045" type="#_x0000_t202" style="position:absolute;left:0;text-align:left;margin-left:176.15pt;margin-top:8pt;width:77.15pt;height:37.7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" fillcolor="#30a7dd [2164]" strokecolor="#156082 [3204]" strokeweight=".5pt">
                  <v:fill color2="#1e8bbd [2612]" rotate="t" colors="0 #9cafbf;.5 #8fa3b4;1 #7a95ab" focus="100%" type="gradient">
                    <o:fill v:ext="view" type="gradientUnscaled"/>
                  </v:fill>
                  <v:textbox>
                    <w:txbxContent>
                      <w:p w14:paraId="01383DD7" w14:textId="33D63C72" w:rsidR="00B85E0B" w:rsidRDefault="00B85E0B" w:rsidP="00B85E0B">
                        <w:pPr>
                          <w:jc w:val="center"/>
                        </w:pPr>
                        <w:r>
                          <w:rPr>
                            <w:rFonts w:asciiTheme="majorBidi" w:hAnsiTheme="majorBidi" w:cstheme="majorBidi"/>
                            <w:color w:val="000000" w:themeColor="text1"/>
                          </w:rPr>
                          <w:t>Eligibility Decision</w:t>
                        </w:r>
                      </w:p>
                    </w:txbxContent>
                  </v:textbox>
                </v:shape>
              </w:pict>
            </mc:Fallback>
          </mc:AlternateContent>
        </w:r>
      </w:del>
    </w:p>
    <w:p w14:paraId="0E1CA920" w14:textId="63EF1720" w:rsidR="0036294C" w:rsidRPr="00101652" w:rsidDel="00765BE2" w:rsidRDefault="0036294C">
      <w:pPr>
        <w:tabs>
          <w:tab w:val="left" w:pos="720"/>
        </w:tabs>
        <w:spacing w:line="480" w:lineRule="auto"/>
        <w:ind w:right="90"/>
        <w:jc w:val="both"/>
        <w:rPr>
          <w:del w:id="200" w:author="Ahmed Alkaff" w:date="2026-06-14T14:12:00Z" w16du:dateUtc="2026-06-14T11:12:00Z"/>
          <w:rFonts w:asciiTheme="majorBidi" w:hAnsiTheme="majorBidi" w:cstheme="majorBidi"/>
          <w:color w:val="000000" w:themeColor="text1"/>
          <w:sz w:val="20"/>
          <w:szCs w:val="20"/>
        </w:rPr>
        <w:pPrChange w:id="201" w:author="Ahmed Alkaff" w:date="2026-06-14T14:12:00Z" w16du:dateUtc="2026-06-14T11:12:00Z">
          <w:pPr>
            <w:pStyle w:val="ListParagraph"/>
            <w:tabs>
              <w:tab w:val="left" w:pos="180"/>
              <w:tab w:val="left" w:pos="720"/>
            </w:tabs>
            <w:spacing w:line="360" w:lineRule="auto"/>
            <w:ind w:left="0" w:right="90"/>
          </w:pPr>
        </w:pPrChange>
      </w:pPr>
    </w:p>
    <w:p w14:paraId="5B8BE223" w14:textId="3C215D37" w:rsidR="0036294C" w:rsidRPr="00101652" w:rsidDel="00765BE2" w:rsidRDefault="00D448B6">
      <w:pPr>
        <w:tabs>
          <w:tab w:val="left" w:pos="720"/>
        </w:tabs>
        <w:spacing w:line="480" w:lineRule="auto"/>
        <w:ind w:right="90"/>
        <w:jc w:val="both"/>
        <w:rPr>
          <w:del w:id="202" w:author="Ahmed Alkaff" w:date="2026-06-14T14:12:00Z" w16du:dateUtc="2026-06-14T11:12:00Z"/>
          <w:rFonts w:asciiTheme="majorBidi" w:hAnsiTheme="majorBidi" w:cstheme="majorBidi"/>
          <w:color w:val="000000" w:themeColor="text1"/>
          <w:sz w:val="20"/>
          <w:szCs w:val="20"/>
        </w:rPr>
        <w:pPrChange w:id="203" w:author="Ahmed Alkaff" w:date="2026-06-14T14:12:00Z" w16du:dateUtc="2026-06-14T11:12:00Z">
          <w:pPr>
            <w:pStyle w:val="ListParagraph"/>
            <w:tabs>
              <w:tab w:val="left" w:pos="180"/>
              <w:tab w:val="left" w:pos="720"/>
            </w:tabs>
            <w:spacing w:line="360" w:lineRule="auto"/>
            <w:ind w:left="0" w:right="90"/>
          </w:pPr>
        </w:pPrChange>
      </w:pPr>
      <w:del w:id="204" w:author="Ahmed Alkaff" w:date="2026-06-14T14:12:00Z" w16du:dateUtc="2026-06-14T11:12:00Z">
        <w:r w:rsidRPr="00101652" w:rsidDel="00765BE2">
          <w:rPr>
            <w:rFonts w:asciiTheme="majorBidi" w:hAnsiTheme="majorBidi" w:cstheme="majorBidi"/>
            <w:noProof/>
            <w:color w:val="000000" w:themeColor="text1"/>
            <w:sz w:val="20"/>
            <w:szCs w:val="20"/>
          </w:rPr>
          <mc:AlternateContent>
            <mc:Choice Requires="wps">
              <w:drawing>
                <wp:anchor distT="0" distB="0" distL="114300" distR="114300" simplePos="0" relativeHeight="251779072" behindDoc="0" locked="0" layoutInCell="1" allowOverlap="1" wp14:anchorId="2961AE4D" wp14:editId="35E04092">
                  <wp:simplePos x="0" y="0"/>
                  <wp:positionH relativeFrom="column">
                    <wp:posOffset>3684814</wp:posOffset>
                  </wp:positionH>
                  <wp:positionV relativeFrom="paragraph">
                    <wp:posOffset>185420</wp:posOffset>
                  </wp:positionV>
                  <wp:extent cx="914400" cy="300990"/>
                  <wp:effectExtent l="0" t="0" r="0" b="3810"/>
                  <wp:wrapNone/>
                  <wp:docPr id="238063148" name="Text Box 34"/>
                  <wp:cNvGraphicFramePr/>
                  <a:graphic xmlns:a="http://schemas.openxmlformats.org/drawingml/2006/main">
                    <a:graphicData uri="http://schemas.microsoft.com/office/word/2010/wordprocessingShape">
                      <wps:wsp>
                        <wps:cNvSpPr txBox="1"/>
                        <wps:spPr>
                          <a:xfrm>
                            <a:off x="0" y="0"/>
                            <a:ext cx="914400" cy="300990"/>
                          </a:xfrm>
                          <a:prstGeom prst="rect">
                            <a:avLst/>
                          </a:prstGeom>
                          <a:solidFill>
                            <a:schemeClr val="lt1"/>
                          </a:solidFill>
                          <a:ln w="6350">
                            <a:noFill/>
                          </a:ln>
                        </wps:spPr>
                        <wps:txbx>
                          <w:txbxContent>
                            <w:p w14:paraId="1C220EFF" w14:textId="0D7D7BC6" w:rsidR="00F613F7" w:rsidRPr="00F613F7" w:rsidRDefault="00F613F7" w:rsidP="00F613F7">
                              <w:pPr>
                                <w:rPr>
                                  <w:lang w:val="en-US"/>
                                </w:rPr>
                              </w:pPr>
                              <w:r>
                                <w:rPr>
                                  <w:lang w:val="en-US"/>
                                </w:rPr>
                                <w:t>Not Eligible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61AE4D" id="Text Box 34" o:spid="_x0000_s1046" type="#_x0000_t202" style="position:absolute;left:0;text-align:left;margin-left:290.15pt;margin-top:14.6pt;width:1in;height:23.7pt;z-index:251779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" fillcolor="white [3201]" stroked="f" strokeweight=".5pt">
                  <v:textbox>
                    <w:txbxContent>
                      <w:p w14:paraId="1C220EFF" w14:textId="0D7D7BC6" w:rsidR="00F613F7" w:rsidRPr="00F613F7" w:rsidRDefault="00F613F7" w:rsidP="00F613F7">
                        <w:pPr>
                          <w:rPr>
                            <w:lang w:val="en-US"/>
                          </w:rPr>
                        </w:pPr>
                        <w:r>
                          <w:rPr>
                            <w:lang w:val="en-US"/>
                          </w:rPr>
                          <w:t>Not Eligible</w:t>
                        </w:r>
                      </w:p>
                    </w:txbxContent>
                  </v:textbox>
                </v:shape>
              </w:pict>
            </mc:Fallback>
          </mc:AlternateContent>
        </w:r>
        <w:r w:rsidR="00F613F7" w:rsidRPr="00101652" w:rsidDel="00765BE2">
          <w:rPr>
            <w:rFonts w:asciiTheme="majorBidi" w:hAnsiTheme="majorBidi" w:cstheme="majorBidi"/>
            <w:noProof/>
            <w:color w:val="000000" w:themeColor="text1"/>
            <w:sz w:val="20"/>
            <w:szCs w:val="20"/>
          </w:rPr>
          <mc:AlternateContent>
            <mc:Choice Requires="wps">
              <w:drawing>
                <wp:anchor distT="0" distB="0" distL="114300" distR="114300" simplePos="0" relativeHeight="251777024" behindDoc="0" locked="0" layoutInCell="1" allowOverlap="1" wp14:anchorId="66EF9609" wp14:editId="6393E37D">
                  <wp:simplePos x="0" y="0"/>
                  <wp:positionH relativeFrom="column">
                    <wp:posOffset>625475</wp:posOffset>
                  </wp:positionH>
                  <wp:positionV relativeFrom="paragraph">
                    <wp:posOffset>186055</wp:posOffset>
                  </wp:positionV>
                  <wp:extent cx="914400" cy="337185"/>
                  <wp:effectExtent l="0" t="0" r="0" b="5715"/>
                  <wp:wrapNone/>
                  <wp:docPr id="681623084" name="Text Box 34"/>
                  <wp:cNvGraphicFramePr/>
                  <a:graphic xmlns:a="http://schemas.openxmlformats.org/drawingml/2006/main">
                    <a:graphicData uri="http://schemas.microsoft.com/office/word/2010/wordprocessingShape">
                      <wps:wsp>
                        <wps:cNvSpPr txBox="1"/>
                        <wps:spPr>
                          <a:xfrm>
                            <a:off x="0" y="0"/>
                            <a:ext cx="914400" cy="337185"/>
                          </a:xfrm>
                          <a:prstGeom prst="rect">
                            <a:avLst/>
                          </a:prstGeom>
                          <a:solidFill>
                            <a:schemeClr val="lt1"/>
                          </a:solidFill>
                          <a:ln w="6350">
                            <a:noFill/>
                          </a:ln>
                        </wps:spPr>
                        <wps:txbx>
                          <w:txbxContent>
                            <w:p w14:paraId="73435492" w14:textId="6FB445D3" w:rsidR="00F613F7" w:rsidRPr="00F613F7" w:rsidRDefault="00F613F7" w:rsidP="00F613F7">
                              <w:pPr>
                                <w:jc w:val="center"/>
                                <w:rPr>
                                  <w:lang w:val="en-US"/>
                                </w:rPr>
                              </w:pPr>
                              <w:r>
                                <w:rPr>
                                  <w:lang w:val="en-US"/>
                                </w:rPr>
                                <w:t>Eligible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EF9609" id="_x0000_s1047" type="#_x0000_t202" style="position:absolute;left:0;text-align:left;margin-left:49.25pt;margin-top:14.65pt;width:1in;height:26.55pt;z-index:251777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" fillcolor="white [3201]" stroked="f" strokeweight=".5pt">
                  <v:textbox>
                    <w:txbxContent>
                      <w:p w14:paraId="73435492" w14:textId="6FB445D3" w:rsidR="00F613F7" w:rsidRPr="00F613F7" w:rsidRDefault="00F613F7" w:rsidP="00F613F7">
                        <w:pPr>
                          <w:jc w:val="center"/>
                          <w:rPr>
                            <w:lang w:val="en-US"/>
                          </w:rPr>
                        </w:pPr>
                        <w:r>
                          <w:rPr>
                            <w:lang w:val="en-US"/>
                          </w:rPr>
                          <w:t>Eligible</w:t>
                        </w:r>
                      </w:p>
                    </w:txbxContent>
                  </v:textbox>
                </v:shape>
              </w:pict>
            </mc:Fallback>
          </mc:AlternateContent>
        </w:r>
      </w:del>
    </w:p>
    <w:p w14:paraId="65943C03" w14:textId="6701DE58" w:rsidR="0036294C" w:rsidRPr="00101652" w:rsidDel="00765BE2" w:rsidRDefault="0036294C">
      <w:pPr>
        <w:tabs>
          <w:tab w:val="left" w:pos="720"/>
        </w:tabs>
        <w:spacing w:line="480" w:lineRule="auto"/>
        <w:ind w:right="90"/>
        <w:jc w:val="both"/>
        <w:rPr>
          <w:del w:id="205" w:author="Ahmed Alkaff" w:date="2026-06-14T14:12:00Z" w16du:dateUtc="2026-06-14T11:12:00Z"/>
          <w:rFonts w:asciiTheme="majorBidi" w:hAnsiTheme="majorBidi" w:cstheme="majorBidi"/>
          <w:color w:val="000000" w:themeColor="text1"/>
          <w:sz w:val="20"/>
          <w:szCs w:val="20"/>
        </w:rPr>
        <w:pPrChange w:id="206" w:author="Ahmed Alkaff" w:date="2026-06-14T14:12:00Z" w16du:dateUtc="2026-06-14T11:12:00Z">
          <w:pPr>
            <w:pStyle w:val="ListParagraph"/>
            <w:tabs>
              <w:tab w:val="left" w:pos="180"/>
              <w:tab w:val="left" w:pos="720"/>
            </w:tabs>
            <w:spacing w:line="360" w:lineRule="auto"/>
            <w:ind w:left="0" w:right="90"/>
          </w:pPr>
        </w:pPrChange>
      </w:pPr>
    </w:p>
    <w:p w14:paraId="2B8F91AA" w14:textId="01143B99" w:rsidR="0036294C" w:rsidRPr="00101652" w:rsidDel="00765BE2" w:rsidRDefault="003570FF">
      <w:pPr>
        <w:tabs>
          <w:tab w:val="left" w:pos="720"/>
        </w:tabs>
        <w:spacing w:line="480" w:lineRule="auto"/>
        <w:ind w:right="90"/>
        <w:jc w:val="both"/>
        <w:rPr>
          <w:del w:id="207" w:author="Ahmed Alkaff" w:date="2026-06-14T14:12:00Z" w16du:dateUtc="2026-06-14T11:12:00Z"/>
          <w:rFonts w:asciiTheme="majorBidi" w:hAnsiTheme="majorBidi" w:cstheme="majorBidi"/>
          <w:b/>
          <w:bCs/>
          <w:color w:val="000000" w:themeColor="text1"/>
          <w:sz w:val="20"/>
          <w:szCs w:val="20"/>
        </w:rPr>
        <w:pPrChange w:id="208" w:author="Ahmed Alkaff" w:date="2026-06-14T14:12:00Z" w16du:dateUtc="2026-06-14T11:12:00Z">
          <w:pPr>
            <w:tabs>
              <w:tab w:val="left" w:pos="720"/>
              <w:tab w:val="left" w:pos="1032"/>
            </w:tabs>
            <w:kinsoku w:val="0"/>
            <w:overflowPunct w:val="0"/>
            <w:spacing w:line="360" w:lineRule="auto"/>
            <w:ind w:right="90"/>
          </w:pPr>
        </w:pPrChange>
      </w:pPr>
      <w:del w:id="209" w:author="Ahmed Alkaff" w:date="2026-06-14T14:12:00Z" w16du:dateUtc="2026-06-14T11:12:00Z">
        <w:r w:rsidRPr="00101652" w:rsidDel="00765BE2">
          <w:rPr>
            <w:rFonts w:asciiTheme="majorBidi" w:hAnsiTheme="majorBidi" w:cstheme="majorBidi"/>
            <w:noProof/>
            <w:color w:val="000000" w:themeColor="text1"/>
            <w:sz w:val="20"/>
            <w:szCs w:val="20"/>
          </w:rPr>
          <mc:AlternateContent>
            <mc:Choice Requires="wps">
              <w:drawing>
                <wp:anchor distT="0" distB="0" distL="114300" distR="114300" simplePos="0" relativeHeight="251770880" behindDoc="0" locked="0" layoutInCell="1" allowOverlap="1" wp14:anchorId="6A004533" wp14:editId="5BDD987F">
                  <wp:simplePos x="0" y="0"/>
                  <wp:positionH relativeFrom="column">
                    <wp:posOffset>2830236</wp:posOffset>
                  </wp:positionH>
                  <wp:positionV relativeFrom="paragraph">
                    <wp:posOffset>139683</wp:posOffset>
                  </wp:positionV>
                  <wp:extent cx="2315210" cy="461010"/>
                  <wp:effectExtent l="0" t="0" r="27940" b="15240"/>
                  <wp:wrapNone/>
                  <wp:docPr id="1832660761" name="Text Box 32"/>
                  <wp:cNvGraphicFramePr/>
                  <a:graphic xmlns:a="http://schemas.openxmlformats.org/drawingml/2006/main">
                    <a:graphicData uri="http://schemas.microsoft.com/office/word/2010/wordprocessingShape">
                      <wps:wsp>
                        <wps:cNvSpPr txBox="1"/>
                        <wps:spPr>
                          <a:xfrm>
                            <a:off x="0" y="0"/>
                            <a:ext cx="2315210" cy="461010"/>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274E4B66" w14:textId="41272878" w:rsidR="0036294C" w:rsidRPr="003570FF" w:rsidRDefault="003570FF" w:rsidP="003570FF">
                              <w:pPr>
                                <w:jc w:val="center"/>
                                <w:rPr>
                                  <w:lang w:val="en-US"/>
                                </w:rPr>
                              </w:pPr>
                              <w:r>
                                <w:rPr>
                                  <w:lang w:val="en-US"/>
                                </w:rPr>
                                <w:t>Alternative Recommendation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004533" id="_x0000_s1048" type="#_x0000_t202" style="position:absolute;left:0;text-align:left;margin-left:222.85pt;margin-top:11pt;width:182.3pt;height:36.3pt;z-index:25177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" fillcolor="#4fc5f2 [2167]" strokecolor="#0f9ed5 [3207]" strokeweight=".5pt">
                  <v:fill color2="#2ab8f0 [2615]" rotate="t" colors="0 #9ccff5;.5 #8fc4eb;1 #79beed" focus="100%" type="gradient">
                    <o:fill v:ext="view" type="gradientUnscaled"/>
                  </v:fill>
                  <v:textbox>
                    <w:txbxContent>
                      <w:p w14:paraId="274E4B66" w14:textId="41272878" w:rsidR="0036294C" w:rsidRPr="003570FF" w:rsidRDefault="003570FF" w:rsidP="003570FF">
                        <w:pPr>
                          <w:jc w:val="center"/>
                          <w:rPr>
                            <w:lang w:val="en-US"/>
                          </w:rPr>
                        </w:pPr>
                        <w:r>
                          <w:rPr>
                            <w:lang w:val="en-US"/>
                          </w:rPr>
                          <w:t>Alternative Recommendation</w:t>
                        </w:r>
                      </w:p>
                    </w:txbxContent>
                  </v:textbox>
                </v:shape>
              </w:pict>
            </mc:Fallback>
          </mc:AlternateContent>
        </w:r>
        <w:r w:rsidRPr="00101652" w:rsidDel="00765BE2">
          <w:rPr>
            <w:rFonts w:asciiTheme="majorBidi" w:hAnsiTheme="majorBidi" w:cstheme="majorBidi"/>
            <w:noProof/>
            <w:color w:val="000000" w:themeColor="text1"/>
            <w:sz w:val="20"/>
            <w:szCs w:val="20"/>
          </w:rPr>
          <mc:AlternateContent>
            <mc:Choice Requires="wps">
              <w:drawing>
                <wp:anchor distT="0" distB="0" distL="114300" distR="114300" simplePos="0" relativeHeight="251750400" behindDoc="0" locked="0" layoutInCell="1" allowOverlap="1" wp14:anchorId="2DE44606" wp14:editId="76ED3B08">
                  <wp:simplePos x="0" y="0"/>
                  <wp:positionH relativeFrom="column">
                    <wp:posOffset>238038</wp:posOffset>
                  </wp:positionH>
                  <wp:positionV relativeFrom="paragraph">
                    <wp:posOffset>139683</wp:posOffset>
                  </wp:positionV>
                  <wp:extent cx="2315210" cy="461394"/>
                  <wp:effectExtent l="0" t="0" r="27940" b="15240"/>
                  <wp:wrapNone/>
                  <wp:docPr id="1480201026" name="Text Box 32"/>
                  <wp:cNvGraphicFramePr/>
                  <a:graphic xmlns:a="http://schemas.openxmlformats.org/drawingml/2006/main">
                    <a:graphicData uri="http://schemas.microsoft.com/office/word/2010/wordprocessingShape">
                      <wps:wsp>
                        <wps:cNvSpPr txBox="1"/>
                        <wps:spPr>
                          <a:xfrm>
                            <a:off x="0" y="0"/>
                            <a:ext cx="2315210" cy="461394"/>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719433D9" w14:textId="08750703" w:rsidR="0036294C" w:rsidRPr="003570FF" w:rsidRDefault="003570FF" w:rsidP="003570FF">
                              <w:pPr>
                                <w:jc w:val="center"/>
                                <w:rPr>
                                  <w:lang w:val="en-US"/>
                                </w:rPr>
                              </w:pPr>
                              <w:r>
                                <w:rPr>
                                  <w:lang w:val="en-US"/>
                                </w:rPr>
                                <w:t>Educational modules inheritance, Testing, Results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E44606" id="_x0000_s1049" type="#_x0000_t202" style="position:absolute;left:0;text-align:left;margin-left:18.75pt;margin-top:11pt;width:182.3pt;height:36.35pt;z-index:251750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" fillcolor="#32cf47 [2166]" strokecolor="#196b24 [3206]" strokeweight=".5pt">
                  <v:fill color2="#26a537 [2614]" rotate="t" colors="0 #9db49e;.5 #90a891;1 #7b9c7d" focus="100%" type="gradient">
                    <o:fill v:ext="view" type="gradientUnscaled"/>
                  </v:fill>
                  <v:textbox>
                    <w:txbxContent>
                      <w:p w14:paraId="719433D9" w14:textId="08750703" w:rsidR="0036294C" w:rsidRPr="003570FF" w:rsidRDefault="003570FF" w:rsidP="003570FF">
                        <w:pPr>
                          <w:jc w:val="center"/>
                          <w:rPr>
                            <w:lang w:val="en-US"/>
                          </w:rPr>
                        </w:pPr>
                        <w:r>
                          <w:rPr>
                            <w:lang w:val="en-US"/>
                          </w:rPr>
                          <w:t>Educational modules inheritance, Testing, Results</w:t>
                        </w:r>
                      </w:p>
                    </w:txbxContent>
                  </v:textbox>
                </v:shape>
              </w:pict>
            </mc:Fallback>
          </mc:AlternateContent>
        </w:r>
      </w:del>
    </w:p>
    <w:p w14:paraId="09419E18" w14:textId="003F0952" w:rsidR="0036294C" w:rsidRPr="00101652" w:rsidDel="00765BE2" w:rsidRDefault="0036294C">
      <w:pPr>
        <w:tabs>
          <w:tab w:val="left" w:pos="720"/>
        </w:tabs>
        <w:spacing w:line="480" w:lineRule="auto"/>
        <w:ind w:right="90"/>
        <w:jc w:val="both"/>
        <w:rPr>
          <w:del w:id="210" w:author="Ahmed Alkaff" w:date="2026-06-14T14:12:00Z" w16du:dateUtc="2026-06-14T11:12:00Z"/>
          <w:rFonts w:asciiTheme="majorBidi" w:hAnsiTheme="majorBidi" w:cstheme="majorBidi"/>
          <w:b/>
          <w:bCs/>
          <w:color w:val="000000" w:themeColor="text1"/>
          <w:sz w:val="20"/>
          <w:szCs w:val="20"/>
        </w:rPr>
        <w:pPrChange w:id="211" w:author="Ahmed Alkaff" w:date="2026-06-14T14:12:00Z" w16du:dateUtc="2026-06-14T11:12:00Z">
          <w:pPr>
            <w:tabs>
              <w:tab w:val="left" w:pos="720"/>
              <w:tab w:val="left" w:pos="1032"/>
            </w:tabs>
            <w:kinsoku w:val="0"/>
            <w:overflowPunct w:val="0"/>
            <w:spacing w:line="360" w:lineRule="auto"/>
            <w:ind w:right="90"/>
          </w:pPr>
        </w:pPrChange>
      </w:pPr>
    </w:p>
    <w:p w14:paraId="73929869" w14:textId="3F939521" w:rsidR="0036294C" w:rsidRPr="00101652" w:rsidDel="00765BE2" w:rsidRDefault="001C57C5">
      <w:pPr>
        <w:tabs>
          <w:tab w:val="left" w:pos="720"/>
        </w:tabs>
        <w:spacing w:line="480" w:lineRule="auto"/>
        <w:ind w:right="90"/>
        <w:jc w:val="both"/>
        <w:rPr>
          <w:del w:id="212" w:author="Ahmed Alkaff" w:date="2026-06-14T14:12:00Z" w16du:dateUtc="2026-06-14T11:12:00Z"/>
          <w:rFonts w:asciiTheme="majorBidi" w:hAnsiTheme="majorBidi" w:cstheme="majorBidi"/>
          <w:b/>
          <w:bCs/>
          <w:color w:val="000000" w:themeColor="text1"/>
          <w:sz w:val="20"/>
          <w:szCs w:val="20"/>
        </w:rPr>
        <w:pPrChange w:id="213" w:author="Ahmed Alkaff" w:date="2026-06-14T14:12:00Z" w16du:dateUtc="2026-06-14T11:12:00Z">
          <w:pPr>
            <w:tabs>
              <w:tab w:val="left" w:pos="720"/>
              <w:tab w:val="left" w:pos="1032"/>
            </w:tabs>
            <w:kinsoku w:val="0"/>
            <w:overflowPunct w:val="0"/>
            <w:spacing w:line="360" w:lineRule="auto"/>
            <w:ind w:right="90"/>
          </w:pPr>
        </w:pPrChange>
      </w:pPr>
      <w:del w:id="214" w:author="Ahmed Alkaff" w:date="2026-06-14T14:12:00Z" w16du:dateUtc="2026-06-14T11:12:00Z">
        <w:r w:rsidRPr="00101652" w:rsidDel="00765BE2">
          <w:rPr>
            <w:rFonts w:asciiTheme="majorBidi" w:hAnsiTheme="majorBidi" w:cstheme="majorBidi"/>
            <w:noProof/>
            <w:color w:val="000000" w:themeColor="text1"/>
            <w:sz w:val="20"/>
            <w:szCs w:val="20"/>
          </w:rPr>
          <mc:AlternateContent>
            <mc:Choice Requires="wps">
              <w:drawing>
                <wp:anchor distT="0" distB="0" distL="114300" distR="114300" simplePos="0" relativeHeight="251792384" behindDoc="0" locked="0" layoutInCell="1" allowOverlap="1" wp14:anchorId="4346B9AE" wp14:editId="0996B321">
                  <wp:simplePos x="0" y="0"/>
                  <wp:positionH relativeFrom="column">
                    <wp:posOffset>1343570</wp:posOffset>
                  </wp:positionH>
                  <wp:positionV relativeFrom="paragraph">
                    <wp:posOffset>117475</wp:posOffset>
                  </wp:positionV>
                  <wp:extent cx="0" cy="271780"/>
                  <wp:effectExtent l="76200" t="0" r="57150" b="52070"/>
                  <wp:wrapNone/>
                  <wp:docPr id="151705312" name="Straight Arrow Connector 35"/>
                  <wp:cNvGraphicFramePr/>
                  <a:graphic xmlns:a="http://schemas.openxmlformats.org/drawingml/2006/main">
                    <a:graphicData uri="http://schemas.microsoft.com/office/word/2010/wordprocessingShape">
                      <wps:wsp>
                        <wps:cNvCnPr/>
                        <wps:spPr>
                          <a:xfrm>
                            <a:off x="0" y="0"/>
                            <a:ext cx="0" cy="2717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F2AB62" id="Straight Arrow Connector 35" o:spid="_x0000_s1026" type="#_x0000_t32" style="position:absolute;margin-left:105.8pt;margin-top:9.25pt;width:0;height:21.4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" strokecolor="black [3213]" strokeweight=".5pt">
                  <v:stroke endarrow="block" joinstyle="miter"/>
                </v:shape>
              </w:pict>
            </mc:Fallback>
          </mc:AlternateContent>
        </w:r>
      </w:del>
    </w:p>
    <w:p w14:paraId="17A738CF" w14:textId="78CEB23B" w:rsidR="0036294C" w:rsidRPr="00101652" w:rsidDel="00765BE2" w:rsidRDefault="0036294C">
      <w:pPr>
        <w:tabs>
          <w:tab w:val="left" w:pos="720"/>
        </w:tabs>
        <w:spacing w:line="480" w:lineRule="auto"/>
        <w:ind w:right="90"/>
        <w:jc w:val="both"/>
        <w:rPr>
          <w:del w:id="215" w:author="Ahmed Alkaff" w:date="2026-06-14T14:12:00Z" w16du:dateUtc="2026-06-14T11:12:00Z"/>
          <w:rFonts w:asciiTheme="majorBidi" w:hAnsiTheme="majorBidi" w:cstheme="majorBidi"/>
          <w:b/>
          <w:bCs/>
          <w:color w:val="000000" w:themeColor="text1"/>
          <w:sz w:val="20"/>
          <w:szCs w:val="20"/>
        </w:rPr>
        <w:pPrChange w:id="216" w:author="Ahmed Alkaff" w:date="2026-06-14T14:12:00Z" w16du:dateUtc="2026-06-14T11:12:00Z">
          <w:pPr>
            <w:tabs>
              <w:tab w:val="left" w:pos="720"/>
              <w:tab w:val="left" w:pos="1032"/>
            </w:tabs>
            <w:kinsoku w:val="0"/>
            <w:overflowPunct w:val="0"/>
            <w:spacing w:line="360" w:lineRule="auto"/>
            <w:ind w:right="90"/>
          </w:pPr>
        </w:pPrChange>
      </w:pPr>
      <w:del w:id="217" w:author="Ahmed Alkaff" w:date="2026-06-14T14:12:00Z" w16du:dateUtc="2026-06-14T11:12:00Z">
        <w:r w:rsidRPr="00101652" w:rsidDel="00765BE2">
          <w:rPr>
            <w:rFonts w:asciiTheme="majorBidi" w:hAnsiTheme="majorBidi" w:cstheme="majorBidi"/>
            <w:noProof/>
            <w:color w:val="000000" w:themeColor="text1"/>
            <w:sz w:val="20"/>
            <w:szCs w:val="20"/>
          </w:rPr>
          <mc:AlternateContent>
            <mc:Choice Requires="wps">
              <w:drawing>
                <wp:anchor distT="0" distB="0" distL="114300" distR="114300" simplePos="0" relativeHeight="251768832" behindDoc="0" locked="0" layoutInCell="1" allowOverlap="1" wp14:anchorId="00CCF456" wp14:editId="05FEA0FD">
                  <wp:simplePos x="0" y="0"/>
                  <wp:positionH relativeFrom="column">
                    <wp:posOffset>288121</wp:posOffset>
                  </wp:positionH>
                  <wp:positionV relativeFrom="paragraph">
                    <wp:posOffset>129540</wp:posOffset>
                  </wp:positionV>
                  <wp:extent cx="2315361" cy="310393"/>
                  <wp:effectExtent l="0" t="0" r="27940" b="13970"/>
                  <wp:wrapNone/>
                  <wp:docPr id="155167470" name="Text Box 32"/>
                  <wp:cNvGraphicFramePr/>
                  <a:graphic xmlns:a="http://schemas.openxmlformats.org/drawingml/2006/main">
                    <a:graphicData uri="http://schemas.microsoft.com/office/word/2010/wordprocessingShape">
                      <wps:wsp>
                        <wps:cNvSpPr txBox="1"/>
                        <wps:spPr>
                          <a:xfrm>
                            <a:off x="0" y="0"/>
                            <a:ext cx="2315361" cy="310393"/>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7EFD2E95" w14:textId="40393564" w:rsidR="0036294C" w:rsidRPr="003570FF" w:rsidRDefault="003570FF" w:rsidP="003570FF">
                              <w:pPr>
                                <w:jc w:val="center"/>
                                <w:rPr>
                                  <w:lang w:val="en-US"/>
                                </w:rPr>
                              </w:pPr>
                              <w:r>
                                <w:rPr>
                                  <w:lang w:val="en-US"/>
                                </w:rPr>
                                <w:t>Informed Consent 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CCF456" id="_x0000_s1050" type="#_x0000_t202" style="position:absolute;left:0;text-align:left;margin-left:22.7pt;margin-top:10.2pt;width:182.3pt;height:24.4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" fillcolor="#32cf47 [2166]" strokecolor="#196b24 [3206]" strokeweight=".5pt">
                  <v:fill color2="#26a537 [2614]" rotate="t" colors="0 #9db49e;.5 #90a891;1 #7b9c7d" focus="100%" type="gradient">
                    <o:fill v:ext="view" type="gradientUnscaled"/>
                  </v:fill>
                  <v:textbox>
                    <w:txbxContent>
                      <w:p w14:paraId="7EFD2E95" w14:textId="40393564" w:rsidR="0036294C" w:rsidRPr="003570FF" w:rsidRDefault="003570FF" w:rsidP="003570FF">
                        <w:pPr>
                          <w:jc w:val="center"/>
                          <w:rPr>
                            <w:lang w:val="en-US"/>
                          </w:rPr>
                        </w:pPr>
                        <w:r>
                          <w:rPr>
                            <w:lang w:val="en-US"/>
                          </w:rPr>
                          <w:t>Informed Consent Process</w:t>
                        </w:r>
                      </w:p>
                    </w:txbxContent>
                  </v:textbox>
                </v:shape>
              </w:pict>
            </mc:Fallback>
          </mc:AlternateContent>
        </w:r>
      </w:del>
    </w:p>
    <w:p w14:paraId="49908544" w14:textId="4EC7343F" w:rsidR="0036294C" w:rsidRPr="00101652" w:rsidDel="00765BE2" w:rsidRDefault="001C57C5">
      <w:pPr>
        <w:tabs>
          <w:tab w:val="left" w:pos="720"/>
        </w:tabs>
        <w:spacing w:line="480" w:lineRule="auto"/>
        <w:ind w:right="90"/>
        <w:jc w:val="both"/>
        <w:rPr>
          <w:del w:id="218" w:author="Ahmed Alkaff" w:date="2026-06-14T14:12:00Z" w16du:dateUtc="2026-06-14T11:12:00Z"/>
          <w:rFonts w:asciiTheme="majorBidi" w:hAnsiTheme="majorBidi" w:cstheme="majorBidi"/>
          <w:b/>
          <w:bCs/>
          <w:color w:val="000000" w:themeColor="text1"/>
          <w:sz w:val="20"/>
          <w:szCs w:val="20"/>
        </w:rPr>
        <w:pPrChange w:id="219" w:author="Ahmed Alkaff" w:date="2026-06-14T14:12:00Z" w16du:dateUtc="2026-06-14T11:12:00Z">
          <w:pPr>
            <w:tabs>
              <w:tab w:val="left" w:pos="720"/>
              <w:tab w:val="left" w:pos="1032"/>
            </w:tabs>
            <w:kinsoku w:val="0"/>
            <w:overflowPunct w:val="0"/>
            <w:spacing w:line="360" w:lineRule="auto"/>
            <w:ind w:right="90"/>
          </w:pPr>
        </w:pPrChange>
      </w:pPr>
      <w:del w:id="220" w:author="Ahmed Alkaff" w:date="2026-06-14T14:12:00Z" w16du:dateUtc="2026-06-14T11:12:00Z">
        <w:r w:rsidRPr="00101652" w:rsidDel="00765BE2">
          <w:rPr>
            <w:rFonts w:asciiTheme="majorBidi" w:hAnsiTheme="majorBidi" w:cstheme="majorBidi"/>
            <w:noProof/>
            <w:color w:val="000000" w:themeColor="text1"/>
            <w:sz w:val="20"/>
            <w:szCs w:val="20"/>
          </w:rPr>
          <mc:AlternateContent>
            <mc:Choice Requires="wps">
              <w:drawing>
                <wp:anchor distT="0" distB="0" distL="114300" distR="114300" simplePos="0" relativeHeight="251790336" behindDoc="0" locked="0" layoutInCell="1" allowOverlap="1" wp14:anchorId="546AC535" wp14:editId="1B91E18D">
                  <wp:simplePos x="0" y="0"/>
                  <wp:positionH relativeFrom="column">
                    <wp:posOffset>1344023</wp:posOffset>
                  </wp:positionH>
                  <wp:positionV relativeFrom="paragraph">
                    <wp:posOffset>203200</wp:posOffset>
                  </wp:positionV>
                  <wp:extent cx="0" cy="272143"/>
                  <wp:effectExtent l="76200" t="0" r="57150" b="52070"/>
                  <wp:wrapNone/>
                  <wp:docPr id="886492869" name="Straight Arrow Connector 35"/>
                  <wp:cNvGraphicFramePr/>
                  <a:graphic xmlns:a="http://schemas.openxmlformats.org/drawingml/2006/main">
                    <a:graphicData uri="http://schemas.microsoft.com/office/word/2010/wordprocessingShape">
                      <wps:wsp>
                        <wps:cNvCnPr/>
                        <wps:spPr>
                          <a:xfrm>
                            <a:off x="0" y="0"/>
                            <a:ext cx="0" cy="27214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1D299A" id="Straight Arrow Connector 35" o:spid="_x0000_s1026" type="#_x0000_t32" style="position:absolute;margin-left:105.85pt;margin-top:16pt;width:0;height:21.45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" strokecolor="black [3213]" strokeweight=".5pt">
                  <v:stroke endarrow="block" joinstyle="miter"/>
                </v:shape>
              </w:pict>
            </mc:Fallback>
          </mc:AlternateContent>
        </w:r>
      </w:del>
    </w:p>
    <w:p w14:paraId="1E5C7B4B" w14:textId="45E38491" w:rsidR="0036294C" w:rsidRPr="00101652" w:rsidDel="00765BE2" w:rsidRDefault="00606E32">
      <w:pPr>
        <w:tabs>
          <w:tab w:val="left" w:pos="720"/>
        </w:tabs>
        <w:spacing w:line="480" w:lineRule="auto"/>
        <w:ind w:right="90"/>
        <w:jc w:val="both"/>
        <w:rPr>
          <w:del w:id="221" w:author="Ahmed Alkaff" w:date="2026-06-14T14:12:00Z" w16du:dateUtc="2026-06-14T11:12:00Z"/>
          <w:rFonts w:asciiTheme="majorBidi" w:hAnsiTheme="majorBidi" w:cstheme="majorBidi"/>
          <w:b/>
          <w:bCs/>
          <w:color w:val="000000" w:themeColor="text1"/>
          <w:sz w:val="20"/>
          <w:szCs w:val="20"/>
        </w:rPr>
        <w:pPrChange w:id="222" w:author="Ahmed Alkaff" w:date="2026-06-14T14:12:00Z" w16du:dateUtc="2026-06-14T11:12:00Z">
          <w:pPr>
            <w:tabs>
              <w:tab w:val="left" w:pos="720"/>
              <w:tab w:val="left" w:pos="1032"/>
            </w:tabs>
            <w:kinsoku w:val="0"/>
            <w:overflowPunct w:val="0"/>
            <w:spacing w:line="360" w:lineRule="auto"/>
            <w:ind w:right="90"/>
          </w:pPr>
        </w:pPrChange>
      </w:pPr>
      <w:del w:id="223" w:author="Ahmed Alkaff" w:date="2026-06-14T14:12:00Z" w16du:dateUtc="2026-06-14T11:12:00Z">
        <w:r w:rsidRPr="00101652" w:rsidDel="00765BE2">
          <w:rPr>
            <w:rFonts w:asciiTheme="majorBidi" w:hAnsiTheme="majorBidi" w:cstheme="majorBidi"/>
            <w:noProof/>
            <w:color w:val="000000" w:themeColor="text1"/>
            <w:sz w:val="20"/>
            <w:szCs w:val="20"/>
          </w:rPr>
          <mc:AlternateContent>
            <mc:Choice Requires="wps">
              <w:drawing>
                <wp:anchor distT="0" distB="0" distL="114300" distR="114300" simplePos="0" relativeHeight="251766784" behindDoc="0" locked="0" layoutInCell="1" allowOverlap="1" wp14:anchorId="6D55951B" wp14:editId="4C586536">
                  <wp:simplePos x="0" y="0"/>
                  <wp:positionH relativeFrom="column">
                    <wp:posOffset>283138</wp:posOffset>
                  </wp:positionH>
                  <wp:positionV relativeFrom="paragraph">
                    <wp:posOffset>230553</wp:posOffset>
                  </wp:positionV>
                  <wp:extent cx="2315210" cy="309880"/>
                  <wp:effectExtent l="0" t="0" r="27940" b="13970"/>
                  <wp:wrapNone/>
                  <wp:docPr id="1746156500" name="Text Box 32"/>
                  <wp:cNvGraphicFramePr/>
                  <a:graphic xmlns:a="http://schemas.openxmlformats.org/drawingml/2006/main">
                    <a:graphicData uri="http://schemas.microsoft.com/office/word/2010/wordprocessingShape">
                      <wps:wsp>
                        <wps:cNvSpPr txBox="1"/>
                        <wps:spPr>
                          <a:xfrm>
                            <a:off x="0" y="0"/>
                            <a:ext cx="2315210" cy="309880"/>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05CAC083" w14:textId="0BFD700E" w:rsidR="0036294C" w:rsidRPr="003570FF" w:rsidRDefault="003570FF" w:rsidP="00101652">
                              <w:pPr>
                                <w:jc w:val="center"/>
                                <w:rPr>
                                  <w:lang w:val="en-US"/>
                                </w:rPr>
                              </w:pPr>
                              <w:r>
                                <w:rPr>
                                  <w:lang w:val="en-US"/>
                                </w:rPr>
                                <w:t>Knowledge Assessment Quiz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55951B" id="_x0000_s1051" type="#_x0000_t202" style="position:absolute;left:0;text-align:left;margin-left:22.3pt;margin-top:18.15pt;width:182.3pt;height:24.4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" fillcolor="#32cf47 [2166]" strokecolor="#196b24 [3206]" strokeweight=".5pt">
                  <v:fill color2="#26a537 [2614]" rotate="t" colors="0 #9db49e;.5 #90a891;1 #7b9c7d" focus="100%" type="gradient">
                    <o:fill v:ext="view" type="gradientUnscaled"/>
                  </v:fill>
                  <v:textbox>
                    <w:txbxContent>
                      <w:p w14:paraId="05CAC083" w14:textId="0BFD700E" w:rsidR="0036294C" w:rsidRPr="003570FF" w:rsidRDefault="003570FF" w:rsidP="00101652">
                        <w:pPr>
                          <w:jc w:val="center"/>
                          <w:rPr>
                            <w:lang w:val="en-US"/>
                          </w:rPr>
                        </w:pPr>
                        <w:r>
                          <w:rPr>
                            <w:lang w:val="en-US"/>
                          </w:rPr>
                          <w:t>Knowledge Assessment Quiz</w:t>
                        </w:r>
                      </w:p>
                    </w:txbxContent>
                  </v:textbox>
                </v:shape>
              </w:pict>
            </mc:Fallback>
          </mc:AlternateContent>
        </w:r>
      </w:del>
    </w:p>
    <w:p w14:paraId="67AED6C9" w14:textId="44618631" w:rsidR="0036294C" w:rsidRPr="00101652" w:rsidDel="00765BE2" w:rsidRDefault="0036294C">
      <w:pPr>
        <w:tabs>
          <w:tab w:val="left" w:pos="720"/>
        </w:tabs>
        <w:spacing w:line="480" w:lineRule="auto"/>
        <w:ind w:right="90"/>
        <w:jc w:val="both"/>
        <w:rPr>
          <w:del w:id="224" w:author="Ahmed Alkaff" w:date="2026-06-14T14:12:00Z" w16du:dateUtc="2026-06-14T11:12:00Z"/>
          <w:rFonts w:asciiTheme="majorBidi" w:hAnsiTheme="majorBidi" w:cstheme="majorBidi"/>
          <w:b/>
          <w:bCs/>
          <w:color w:val="000000" w:themeColor="text1"/>
          <w:sz w:val="20"/>
          <w:szCs w:val="20"/>
        </w:rPr>
        <w:pPrChange w:id="225" w:author="Ahmed Alkaff" w:date="2026-06-14T14:12:00Z" w16du:dateUtc="2026-06-14T11:12:00Z">
          <w:pPr>
            <w:tabs>
              <w:tab w:val="left" w:pos="720"/>
              <w:tab w:val="left" w:pos="1032"/>
            </w:tabs>
            <w:kinsoku w:val="0"/>
            <w:overflowPunct w:val="0"/>
            <w:spacing w:line="360" w:lineRule="auto"/>
            <w:ind w:right="90"/>
          </w:pPr>
        </w:pPrChange>
      </w:pPr>
    </w:p>
    <w:p w14:paraId="022B5899" w14:textId="586720F8" w:rsidR="0036294C" w:rsidRPr="00101652" w:rsidDel="00765BE2" w:rsidRDefault="001C57C5">
      <w:pPr>
        <w:tabs>
          <w:tab w:val="left" w:pos="720"/>
        </w:tabs>
        <w:spacing w:line="480" w:lineRule="auto"/>
        <w:ind w:right="90"/>
        <w:jc w:val="both"/>
        <w:rPr>
          <w:del w:id="226" w:author="Ahmed Alkaff" w:date="2026-06-14T14:12:00Z" w16du:dateUtc="2026-06-14T11:12:00Z"/>
          <w:rFonts w:asciiTheme="majorBidi" w:hAnsiTheme="majorBidi" w:cstheme="majorBidi"/>
          <w:b/>
          <w:bCs/>
          <w:color w:val="000000" w:themeColor="text1"/>
          <w:sz w:val="20"/>
          <w:szCs w:val="20"/>
        </w:rPr>
        <w:pPrChange w:id="227" w:author="Ahmed Alkaff" w:date="2026-06-14T14:12:00Z" w16du:dateUtc="2026-06-14T11:12:00Z">
          <w:pPr>
            <w:tabs>
              <w:tab w:val="left" w:pos="720"/>
              <w:tab w:val="left" w:pos="1032"/>
            </w:tabs>
            <w:kinsoku w:val="0"/>
            <w:overflowPunct w:val="0"/>
            <w:spacing w:line="360" w:lineRule="auto"/>
            <w:ind w:right="90"/>
          </w:pPr>
        </w:pPrChange>
      </w:pPr>
      <w:del w:id="228" w:author="Ahmed Alkaff" w:date="2026-06-14T14:12:00Z" w16du:dateUtc="2026-06-14T11:12:00Z">
        <w:r w:rsidRPr="00101652" w:rsidDel="00765BE2">
          <w:rPr>
            <w:rFonts w:asciiTheme="majorBidi" w:hAnsiTheme="majorBidi" w:cstheme="majorBidi"/>
            <w:noProof/>
            <w:color w:val="000000" w:themeColor="text1"/>
            <w:sz w:val="20"/>
            <w:szCs w:val="20"/>
          </w:rPr>
          <mc:AlternateContent>
            <mc:Choice Requires="wps">
              <w:drawing>
                <wp:anchor distT="0" distB="0" distL="114300" distR="114300" simplePos="0" relativeHeight="251788288" behindDoc="0" locked="0" layoutInCell="1" allowOverlap="1" wp14:anchorId="57C843E2" wp14:editId="528BB5FE">
                  <wp:simplePos x="0" y="0"/>
                  <wp:positionH relativeFrom="column">
                    <wp:posOffset>1344151</wp:posOffset>
                  </wp:positionH>
                  <wp:positionV relativeFrom="paragraph">
                    <wp:posOffset>62479</wp:posOffset>
                  </wp:positionV>
                  <wp:extent cx="0" cy="272143"/>
                  <wp:effectExtent l="76200" t="0" r="57150" b="52070"/>
                  <wp:wrapNone/>
                  <wp:docPr id="1231977124" name="Straight Arrow Connector 35"/>
                  <wp:cNvGraphicFramePr/>
                  <a:graphic xmlns:a="http://schemas.openxmlformats.org/drawingml/2006/main">
                    <a:graphicData uri="http://schemas.microsoft.com/office/word/2010/wordprocessingShape">
                      <wps:wsp>
                        <wps:cNvCnPr/>
                        <wps:spPr>
                          <a:xfrm>
                            <a:off x="0" y="0"/>
                            <a:ext cx="0" cy="27214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B0CE97" id="Straight Arrow Connector 35" o:spid="_x0000_s1026" type="#_x0000_t32" style="position:absolute;margin-left:105.85pt;margin-top:4.9pt;width:0;height:21.45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" strokecolor="black [3213]" strokeweight=".5pt">
                  <v:stroke endarrow="block" joinstyle="miter"/>
                </v:shape>
              </w:pict>
            </mc:Fallback>
          </mc:AlternateContent>
        </w:r>
      </w:del>
    </w:p>
    <w:p w14:paraId="1A2F056C" w14:textId="0768B4CC" w:rsidR="0036294C" w:rsidRPr="00101652" w:rsidDel="00765BE2" w:rsidRDefault="0036294C">
      <w:pPr>
        <w:tabs>
          <w:tab w:val="left" w:pos="720"/>
        </w:tabs>
        <w:spacing w:line="480" w:lineRule="auto"/>
        <w:ind w:right="90"/>
        <w:jc w:val="both"/>
        <w:rPr>
          <w:del w:id="229" w:author="Ahmed Alkaff" w:date="2026-06-14T14:12:00Z" w16du:dateUtc="2026-06-14T11:12:00Z"/>
          <w:rFonts w:asciiTheme="majorBidi" w:hAnsiTheme="majorBidi" w:cstheme="majorBidi"/>
          <w:b/>
          <w:bCs/>
          <w:color w:val="000000" w:themeColor="text1"/>
          <w:sz w:val="20"/>
          <w:szCs w:val="20"/>
        </w:rPr>
        <w:pPrChange w:id="230" w:author="Ahmed Alkaff" w:date="2026-06-14T14:12:00Z" w16du:dateUtc="2026-06-14T11:12:00Z">
          <w:pPr>
            <w:tabs>
              <w:tab w:val="left" w:pos="720"/>
              <w:tab w:val="left" w:pos="1032"/>
            </w:tabs>
            <w:kinsoku w:val="0"/>
            <w:overflowPunct w:val="0"/>
            <w:spacing w:line="360" w:lineRule="auto"/>
            <w:ind w:right="90"/>
          </w:pPr>
        </w:pPrChange>
      </w:pPr>
      <w:del w:id="231" w:author="Ahmed Alkaff" w:date="2026-06-14T14:12:00Z" w16du:dateUtc="2026-06-14T11:12:00Z">
        <w:r w:rsidRPr="00101652" w:rsidDel="00765BE2">
          <w:rPr>
            <w:rFonts w:asciiTheme="majorBidi" w:hAnsiTheme="majorBidi" w:cstheme="majorBidi"/>
            <w:noProof/>
            <w:color w:val="000000" w:themeColor="text1"/>
            <w:sz w:val="20"/>
            <w:szCs w:val="20"/>
          </w:rPr>
          <mc:AlternateContent>
            <mc:Choice Requires="wps">
              <w:drawing>
                <wp:anchor distT="0" distB="0" distL="114300" distR="114300" simplePos="0" relativeHeight="251764736" behindDoc="0" locked="0" layoutInCell="1" allowOverlap="1" wp14:anchorId="6117073D" wp14:editId="204D8F65">
                  <wp:simplePos x="0" y="0"/>
                  <wp:positionH relativeFrom="column">
                    <wp:posOffset>283845</wp:posOffset>
                  </wp:positionH>
                  <wp:positionV relativeFrom="paragraph">
                    <wp:posOffset>93538</wp:posOffset>
                  </wp:positionV>
                  <wp:extent cx="2264876" cy="445625"/>
                  <wp:effectExtent l="0" t="0" r="21590" b="12065"/>
                  <wp:wrapNone/>
                  <wp:docPr id="1468379302" name="Text Box 32"/>
                  <wp:cNvGraphicFramePr/>
                  <a:graphic xmlns:a="http://schemas.openxmlformats.org/drawingml/2006/main">
                    <a:graphicData uri="http://schemas.microsoft.com/office/word/2010/wordprocessingShape">
                      <wps:wsp>
                        <wps:cNvSpPr txBox="1"/>
                        <wps:spPr>
                          <a:xfrm>
                            <a:off x="0" y="0"/>
                            <a:ext cx="2264876" cy="445625"/>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2FC4AE63" w14:textId="7E14B9E8" w:rsidR="0036294C" w:rsidRPr="003570FF" w:rsidRDefault="003570FF" w:rsidP="004C04EC">
                              <w:pPr>
                                <w:jc w:val="center"/>
                                <w:rPr>
                                  <w:lang w:val="en-US"/>
                                </w:rPr>
                              </w:pPr>
                              <w:r>
                                <w:rPr>
                                  <w:lang w:val="en-US"/>
                                </w:rPr>
                                <w:t>ChatBot Support Ava</w:t>
                              </w:r>
                              <w:r w:rsidR="004C04EC">
                                <w:rPr>
                                  <w:lang w:val="en-US"/>
                                </w:rPr>
                                <w:t>ilable Throughout</w:t>
                              </w:r>
                            </w:p>
                            <w:p w14:paraId="2D469D44" w14:textId="77777777" w:rsidR="00101652" w:rsidRDefault="0010165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17073D" id="_x0000_s1052" type="#_x0000_t202" style="position:absolute;left:0;text-align:left;margin-left:22.35pt;margin-top:7.35pt;width:178.35pt;height:35.1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" fillcolor="#32cf47 [2166]" strokecolor="#196b24 [3206]" strokeweight=".5pt">
                  <v:fill color2="#26a537 [2614]" rotate="t" colors="0 #9db49e;.5 #90a891;1 #7b9c7d" focus="100%" type="gradient">
                    <o:fill v:ext="view" type="gradientUnscaled"/>
                  </v:fill>
                  <v:textbox>
                    <w:txbxContent>
                      <w:p w14:paraId="2FC4AE63" w14:textId="7E14B9E8" w:rsidR="0036294C" w:rsidRPr="003570FF" w:rsidRDefault="003570FF" w:rsidP="004C04EC">
                        <w:pPr>
                          <w:jc w:val="center"/>
                          <w:rPr>
                            <w:lang w:val="en-US"/>
                          </w:rPr>
                        </w:pPr>
                        <w:r>
                          <w:rPr>
                            <w:lang w:val="en-US"/>
                          </w:rPr>
                          <w:t>ChatBot Support Ava</w:t>
                        </w:r>
                        <w:r w:rsidR="004C04EC">
                          <w:rPr>
                            <w:lang w:val="en-US"/>
                          </w:rPr>
                          <w:t>ilable Throughout</w:t>
                        </w:r>
                      </w:p>
                      <w:p w14:paraId="2D469D44" w14:textId="77777777" w:rsidR="00101652" w:rsidRDefault="00101652"/>
                    </w:txbxContent>
                  </v:textbox>
                </v:shape>
              </w:pict>
            </mc:Fallback>
          </mc:AlternateContent>
        </w:r>
      </w:del>
    </w:p>
    <w:p w14:paraId="4229981F" w14:textId="77777777" w:rsidR="0036294C" w:rsidRPr="00101652" w:rsidDel="00765BE2" w:rsidRDefault="0036294C" w:rsidP="00101652">
      <w:pPr>
        <w:tabs>
          <w:tab w:val="left" w:pos="720"/>
          <w:tab w:val="left" w:pos="1032"/>
        </w:tabs>
        <w:kinsoku w:val="0"/>
        <w:overflowPunct w:val="0"/>
        <w:spacing w:line="360" w:lineRule="auto"/>
        <w:ind w:right="90"/>
        <w:rPr>
          <w:del w:id="232" w:author="Ahmed Alkaff" w:date="2026-06-14T14:12:00Z" w16du:dateUtc="2026-06-14T11:12:00Z"/>
          <w:rFonts w:asciiTheme="majorBidi" w:hAnsiTheme="majorBidi" w:cstheme="majorBidi"/>
          <w:b/>
          <w:bCs/>
          <w:color w:val="000000" w:themeColor="text1"/>
          <w:sz w:val="20"/>
          <w:szCs w:val="20"/>
        </w:rPr>
      </w:pPr>
    </w:p>
    <w:p w14:paraId="66632185" w14:textId="77777777" w:rsidR="0036294C" w:rsidRPr="00F317D6" w:rsidRDefault="0036294C">
      <w:pPr>
        <w:tabs>
          <w:tab w:val="left" w:pos="720"/>
        </w:tabs>
        <w:spacing w:line="480" w:lineRule="auto"/>
        <w:ind w:right="90"/>
        <w:jc w:val="both"/>
        <w:rPr>
          <w:rFonts w:asciiTheme="majorBidi" w:hAnsiTheme="majorBidi" w:cstheme="majorBidi"/>
          <w:b/>
          <w:bCs/>
          <w:color w:val="000000" w:themeColor="text1"/>
        </w:rPr>
        <w:pPrChange w:id="233" w:author="Ahmed Alkaff" w:date="2026-06-14T14:12:00Z" w16du:dateUtc="2026-06-14T11:12:00Z">
          <w:pPr>
            <w:tabs>
              <w:tab w:val="left" w:pos="720"/>
              <w:tab w:val="left" w:pos="1032"/>
            </w:tabs>
            <w:kinsoku w:val="0"/>
            <w:overflowPunct w:val="0"/>
            <w:spacing w:line="480" w:lineRule="auto"/>
            <w:ind w:right="90"/>
            <w:jc w:val="both"/>
          </w:pPr>
        </w:pPrChange>
      </w:pPr>
    </w:p>
    <w:p w14:paraId="34A4A289" w14:textId="77777777" w:rsidR="00101652" w:rsidRDefault="00101652" w:rsidP="00986ADE">
      <w:pPr>
        <w:spacing w:line="480" w:lineRule="auto"/>
        <w:jc w:val="both"/>
        <w:rPr>
          <w:rFonts w:asciiTheme="majorBidi" w:hAnsiTheme="majorBidi" w:cstheme="majorBidi"/>
          <w:b/>
          <w:bCs/>
          <w:color w:val="000000" w:themeColor="text1"/>
        </w:rPr>
      </w:pPr>
      <w:bookmarkStart w:id="234" w:name="_Hlk211292416"/>
    </w:p>
    <w:p w14:paraId="52C4555D" w14:textId="308A5053" w:rsidR="00535723" w:rsidRPr="00765BE2" w:rsidRDefault="00BC407F" w:rsidP="001A6A24">
      <w:pPr>
        <w:spacing w:line="480" w:lineRule="auto"/>
        <w:jc w:val="both"/>
        <w:rPr>
          <w:rFonts w:asciiTheme="majorBidi" w:hAnsiTheme="majorBidi" w:cstheme="majorBidi"/>
          <w:strike/>
          <w:color w:val="00B0F0"/>
          <w:rPrChange w:id="235" w:author="Ahmed Alkaff" w:date="2026-06-14T14:12:00Z" w16du:dateUtc="2026-06-14T11:12:00Z">
            <w:rPr>
              <w:rFonts w:asciiTheme="majorBidi" w:hAnsiTheme="majorBidi" w:cstheme="majorBidi"/>
              <w:color w:val="000000" w:themeColor="text1"/>
            </w:rPr>
          </w:rPrChange>
        </w:rPr>
      </w:pPr>
      <w:r w:rsidRPr="00765BE2">
        <w:rPr>
          <w:rFonts w:asciiTheme="majorBidi" w:hAnsiTheme="majorBidi" w:cstheme="majorBidi"/>
          <w:b/>
          <w:bCs/>
          <w:strike/>
          <w:color w:val="00B0F0"/>
          <w:rPrChange w:id="236" w:author="Ahmed Alkaff" w:date="2026-06-14T14:12:00Z" w16du:dateUtc="2026-06-14T11:12:00Z">
            <w:rPr>
              <w:rFonts w:asciiTheme="majorBidi" w:hAnsiTheme="majorBidi" w:cstheme="majorBidi"/>
              <w:b/>
              <w:bCs/>
              <w:color w:val="000000" w:themeColor="text1"/>
            </w:rPr>
          </w:rPrChange>
        </w:rPr>
        <w:t xml:space="preserve">Figure </w:t>
      </w:r>
      <w:r w:rsidR="007F6147" w:rsidRPr="00765BE2">
        <w:rPr>
          <w:rFonts w:asciiTheme="majorBidi" w:hAnsiTheme="majorBidi" w:cstheme="majorBidi"/>
          <w:b/>
          <w:bCs/>
          <w:strike/>
          <w:color w:val="00B0F0"/>
          <w:rPrChange w:id="237" w:author="Ahmed Alkaff" w:date="2026-06-14T14:12:00Z" w16du:dateUtc="2026-06-14T11:12:00Z">
            <w:rPr>
              <w:rFonts w:asciiTheme="majorBidi" w:hAnsiTheme="majorBidi" w:cstheme="majorBidi"/>
              <w:b/>
              <w:bCs/>
              <w:color w:val="000000" w:themeColor="text1"/>
            </w:rPr>
          </w:rPrChange>
        </w:rPr>
        <w:t>3:</w:t>
      </w:r>
      <w:r w:rsidRPr="00765BE2">
        <w:rPr>
          <w:rFonts w:asciiTheme="majorBidi" w:hAnsiTheme="majorBidi" w:cstheme="majorBidi"/>
          <w:b/>
          <w:bCs/>
          <w:strike/>
          <w:color w:val="00B0F0"/>
          <w:rPrChange w:id="238" w:author="Ahmed Alkaff" w:date="2026-06-14T14:12:00Z" w16du:dateUtc="2026-06-14T11:12:00Z">
            <w:rPr>
              <w:rFonts w:asciiTheme="majorBidi" w:hAnsiTheme="majorBidi" w:cstheme="majorBidi"/>
              <w:b/>
              <w:bCs/>
              <w:color w:val="000000" w:themeColor="text1"/>
            </w:rPr>
          </w:rPrChange>
        </w:rPr>
        <w:t xml:space="preserve"> </w:t>
      </w:r>
      <w:r w:rsidRPr="00765BE2">
        <w:rPr>
          <w:rFonts w:asciiTheme="majorBidi" w:hAnsiTheme="majorBidi" w:cstheme="majorBidi"/>
          <w:strike/>
          <w:color w:val="00B0F0"/>
          <w:rPrChange w:id="239" w:author="Ahmed Alkaff" w:date="2026-06-14T14:12:00Z" w16du:dateUtc="2026-06-14T11:12:00Z">
            <w:rPr>
              <w:rFonts w:asciiTheme="majorBidi" w:hAnsiTheme="majorBidi" w:cstheme="majorBidi"/>
              <w:color w:val="000000" w:themeColor="text1"/>
            </w:rPr>
          </w:rPrChange>
        </w:rPr>
        <w:t xml:space="preserve">Workflow of the </w:t>
      </w:r>
      <w:proofErr w:type="spellStart"/>
      <w:r w:rsidRPr="00765BE2">
        <w:rPr>
          <w:rFonts w:asciiTheme="majorBidi" w:hAnsiTheme="majorBidi" w:cstheme="majorBidi"/>
          <w:strike/>
          <w:color w:val="00B0F0"/>
          <w:rPrChange w:id="240" w:author="Ahmed Alkaff" w:date="2026-06-14T14:12:00Z" w16du:dateUtc="2026-06-14T11:12:00Z">
            <w:rPr>
              <w:rFonts w:asciiTheme="majorBidi" w:hAnsiTheme="majorBidi" w:cstheme="majorBidi"/>
              <w:color w:val="000000" w:themeColor="text1"/>
            </w:rPr>
          </w:rPrChange>
        </w:rPr>
        <w:t>GeneticBot</w:t>
      </w:r>
      <w:proofErr w:type="spellEnd"/>
      <w:r w:rsidRPr="00765BE2">
        <w:rPr>
          <w:rFonts w:asciiTheme="majorBidi" w:hAnsiTheme="majorBidi" w:cstheme="majorBidi"/>
          <w:strike/>
          <w:color w:val="00B0F0"/>
          <w:rPrChange w:id="241" w:author="Ahmed Alkaff" w:date="2026-06-14T14:12:00Z" w16du:dateUtc="2026-06-14T11:12:00Z">
            <w:rPr>
              <w:rFonts w:asciiTheme="majorBidi" w:hAnsiTheme="majorBidi" w:cstheme="majorBidi"/>
              <w:color w:val="000000" w:themeColor="text1"/>
            </w:rPr>
          </w:rPrChange>
        </w:rPr>
        <w:t xml:space="preserve"> web-based decision aid</w:t>
      </w:r>
      <w:r w:rsidR="006310A4" w:rsidRPr="00765BE2">
        <w:rPr>
          <w:rFonts w:asciiTheme="majorBidi" w:hAnsiTheme="majorBidi" w:cstheme="majorBidi"/>
          <w:strike/>
          <w:color w:val="00B0F0"/>
          <w:rPrChange w:id="242" w:author="Ahmed Alkaff" w:date="2026-06-14T14:12:00Z" w16du:dateUtc="2026-06-14T11:12:00Z">
            <w:rPr>
              <w:rFonts w:asciiTheme="majorBidi" w:hAnsiTheme="majorBidi" w:cstheme="majorBidi"/>
              <w:color w:val="000000" w:themeColor="text1"/>
            </w:rPr>
          </w:rPrChange>
        </w:rPr>
        <w:t xml:space="preserve">. </w:t>
      </w:r>
      <w:bookmarkEnd w:id="234"/>
    </w:p>
    <w:p w14:paraId="4D0D1FA0" w14:textId="2DCB93FB" w:rsidR="00FD60B4" w:rsidRPr="00F317D6" w:rsidRDefault="00BA34EA" w:rsidP="00986ADE">
      <w:pPr>
        <w:pStyle w:val="ListParagraph"/>
        <w:numPr>
          <w:ilvl w:val="0"/>
          <w:numId w:val="4"/>
        </w:numPr>
        <w:tabs>
          <w:tab w:val="left" w:pos="720"/>
        </w:tabs>
        <w:spacing w:line="480" w:lineRule="auto"/>
        <w:ind w:right="90"/>
        <w:jc w:val="both"/>
        <w:rPr>
          <w:rFonts w:asciiTheme="majorBidi" w:hAnsiTheme="majorBidi" w:cstheme="majorBidi"/>
          <w:b/>
          <w:bCs/>
          <w:color w:val="000000" w:themeColor="text1"/>
        </w:rPr>
      </w:pPr>
      <w:r w:rsidRPr="00F317D6">
        <w:rPr>
          <w:rFonts w:asciiTheme="majorBidi" w:hAnsiTheme="majorBidi" w:cstheme="majorBidi"/>
          <w:b/>
          <w:bCs/>
          <w:color w:val="000000" w:themeColor="text1"/>
        </w:rPr>
        <w:t xml:space="preserve">Discussion </w:t>
      </w:r>
      <w:bookmarkStart w:id="243" w:name="_Hlk173711915"/>
    </w:p>
    <w:bookmarkEnd w:id="243"/>
    <w:p w14:paraId="6F1994A1" w14:textId="20BD9B05" w:rsidR="00561062" w:rsidRPr="00F317D6" w:rsidRDefault="002E11B0" w:rsidP="00986ADE">
      <w:pPr>
        <w:tabs>
          <w:tab w:val="left" w:pos="0"/>
          <w:tab w:val="left" w:pos="90"/>
          <w:tab w:val="left" w:pos="270"/>
          <w:tab w:val="left" w:pos="450"/>
          <w:tab w:val="left" w:pos="720"/>
        </w:tabs>
        <w:spacing w:line="480" w:lineRule="auto"/>
        <w:ind w:right="86"/>
        <w:jc w:val="both"/>
        <w:rPr>
          <w:rFonts w:asciiTheme="majorBidi" w:hAnsiTheme="majorBidi" w:cstheme="majorBidi"/>
          <w:color w:val="000000" w:themeColor="text1"/>
        </w:rPr>
      </w:pPr>
      <w:r w:rsidRPr="00F317D6">
        <w:rPr>
          <w:rFonts w:asciiTheme="majorBidi" w:hAnsiTheme="majorBidi" w:cstheme="majorBidi"/>
          <w:color w:val="000000" w:themeColor="text1"/>
        </w:rPr>
        <w:t xml:space="preserve">This project developed an innovative genetic </w:t>
      </w:r>
      <w:r w:rsidR="007E7E99" w:rsidRPr="00F317D6">
        <w:rPr>
          <w:rFonts w:asciiTheme="majorBidi" w:hAnsiTheme="majorBidi" w:cstheme="majorBidi"/>
          <w:color w:val="000000" w:themeColor="text1"/>
        </w:rPr>
        <w:t>counselling</w:t>
      </w:r>
      <w:r w:rsidRPr="00F317D6">
        <w:rPr>
          <w:rFonts w:asciiTheme="majorBidi" w:hAnsiTheme="majorBidi" w:cstheme="majorBidi"/>
          <w:color w:val="000000" w:themeColor="text1"/>
        </w:rPr>
        <w:t xml:space="preserve"> support system combining a decision aid and </w:t>
      </w:r>
      <w:r w:rsidR="00D55AF3" w:rsidRPr="00F317D6">
        <w:rPr>
          <w:rFonts w:asciiTheme="majorBidi" w:hAnsiTheme="majorBidi" w:cstheme="majorBidi"/>
          <w:color w:val="000000" w:themeColor="text1"/>
        </w:rPr>
        <w:t>Chatbot</w:t>
      </w:r>
      <w:r w:rsidRPr="00F317D6">
        <w:rPr>
          <w:rFonts w:asciiTheme="majorBidi" w:hAnsiTheme="majorBidi" w:cstheme="majorBidi"/>
          <w:color w:val="000000" w:themeColor="text1"/>
        </w:rPr>
        <w:t xml:space="preserve"> to improve accessibility and efficiency in </w:t>
      </w:r>
      <w:r w:rsidR="00786EC5" w:rsidRPr="00F317D6">
        <w:rPr>
          <w:rFonts w:asciiTheme="majorBidi" w:hAnsiTheme="majorBidi" w:cstheme="majorBidi"/>
          <w:color w:val="000000" w:themeColor="text1"/>
        </w:rPr>
        <w:t>pre-test genetic</w:t>
      </w:r>
      <w:r w:rsidRPr="00F317D6">
        <w:rPr>
          <w:rFonts w:asciiTheme="majorBidi" w:hAnsiTheme="majorBidi" w:cstheme="majorBidi"/>
          <w:color w:val="000000" w:themeColor="text1"/>
        </w:rPr>
        <w:t xml:space="preserve"> </w:t>
      </w:r>
      <w:r w:rsidR="007E7E99" w:rsidRPr="00F317D6">
        <w:rPr>
          <w:rFonts w:asciiTheme="majorBidi" w:hAnsiTheme="majorBidi" w:cstheme="majorBidi"/>
          <w:color w:val="000000" w:themeColor="text1"/>
        </w:rPr>
        <w:t>counselling</w:t>
      </w:r>
      <w:r w:rsidRPr="00F317D6">
        <w:rPr>
          <w:rFonts w:asciiTheme="majorBidi" w:hAnsiTheme="majorBidi" w:cstheme="majorBidi"/>
          <w:color w:val="000000" w:themeColor="text1"/>
        </w:rPr>
        <w:t xml:space="preserve"> for high-risk breast cancer patients. Rooted in a thorough analysis of </w:t>
      </w:r>
      <w:r w:rsidR="0093743E" w:rsidRPr="00F317D6">
        <w:rPr>
          <w:rFonts w:asciiTheme="majorBidi" w:hAnsiTheme="majorBidi" w:cstheme="majorBidi"/>
          <w:color w:val="000000" w:themeColor="text1"/>
        </w:rPr>
        <w:t>NCCN</w:t>
      </w:r>
      <w:r w:rsidRPr="00F317D6">
        <w:rPr>
          <w:rFonts w:asciiTheme="majorBidi" w:hAnsiTheme="majorBidi" w:cstheme="majorBidi"/>
          <w:color w:val="000000" w:themeColor="text1"/>
        </w:rPr>
        <w:t xml:space="preserve"> </w:t>
      </w:r>
      <w:r w:rsidR="00404142" w:rsidRPr="00F317D6">
        <w:rPr>
          <w:rFonts w:asciiTheme="majorBidi" w:hAnsiTheme="majorBidi" w:cstheme="majorBidi"/>
          <w:color w:val="000000" w:themeColor="text1"/>
        </w:rPr>
        <w:t>Guidelines</w:t>
      </w:r>
      <w:r w:rsidRPr="00F317D6">
        <w:rPr>
          <w:rFonts w:asciiTheme="majorBidi" w:hAnsiTheme="majorBidi" w:cstheme="majorBidi"/>
          <w:color w:val="000000" w:themeColor="text1"/>
        </w:rPr>
        <w:t xml:space="preserve"> and existing literature, the framework addresses gaps in traditional methods by enhancing patient education, streamlining decision-making, improving communication, saving time for patients and healthcare providers, and reducing resources. </w:t>
      </w:r>
      <w:r w:rsidR="00297E78" w:rsidRPr="00F317D6">
        <w:rPr>
          <w:rFonts w:asciiTheme="majorBidi" w:hAnsiTheme="majorBidi" w:cstheme="majorBidi"/>
          <w:color w:val="000000" w:themeColor="text1"/>
        </w:rPr>
        <w:t xml:space="preserve">The system </w:t>
      </w:r>
      <w:r w:rsidR="00297E78" w:rsidRPr="00F317D6">
        <w:rPr>
          <w:rFonts w:asciiTheme="majorBidi" w:hAnsiTheme="majorBidi" w:cstheme="majorBidi"/>
          <w:color w:val="000000" w:themeColor="text1"/>
        </w:rPr>
        <w:lastRenderedPageBreak/>
        <w:t>integrates clinical and family history taking, educational modules, benefits and risks of genetic testing, consent, and real-time information/consultation</w:t>
      </w:r>
      <w:r w:rsidRPr="00F317D6">
        <w:rPr>
          <w:rFonts w:asciiTheme="majorBidi" w:hAnsiTheme="majorBidi" w:cstheme="majorBidi"/>
          <w:color w:val="000000" w:themeColor="text1"/>
        </w:rPr>
        <w:t xml:space="preserve">. By ensuring critical details are shared before consent and reducing reliance on in-person sessions, the tool aims to increase patient understanding and engagement, making genetic </w:t>
      </w:r>
      <w:r w:rsidR="007E7E99" w:rsidRPr="00F317D6">
        <w:rPr>
          <w:rFonts w:asciiTheme="majorBidi" w:hAnsiTheme="majorBidi" w:cstheme="majorBidi"/>
          <w:color w:val="000000" w:themeColor="text1"/>
        </w:rPr>
        <w:t>counselling</w:t>
      </w:r>
      <w:r w:rsidRPr="00F317D6">
        <w:rPr>
          <w:rFonts w:asciiTheme="majorBidi" w:hAnsiTheme="majorBidi" w:cstheme="majorBidi"/>
          <w:color w:val="000000" w:themeColor="text1"/>
        </w:rPr>
        <w:t xml:space="preserve"> more effective, accessible, and patient-</w:t>
      </w:r>
      <w:proofErr w:type="spellStart"/>
      <w:r w:rsidRPr="00F317D6">
        <w:rPr>
          <w:rFonts w:asciiTheme="majorBidi" w:hAnsiTheme="majorBidi" w:cstheme="majorBidi"/>
          <w:color w:val="000000" w:themeColor="text1"/>
        </w:rPr>
        <w:t>centered</w:t>
      </w:r>
      <w:proofErr w:type="spellEnd"/>
      <w:r w:rsidRPr="00F317D6">
        <w:rPr>
          <w:rFonts w:asciiTheme="majorBidi" w:hAnsiTheme="majorBidi" w:cstheme="majorBidi"/>
          <w:color w:val="000000" w:themeColor="text1"/>
        </w:rPr>
        <w:t>.</w:t>
      </w:r>
      <w:r w:rsidR="00561062" w:rsidRPr="00F317D6">
        <w:rPr>
          <w:rFonts w:asciiTheme="majorBidi" w:hAnsiTheme="majorBidi" w:cstheme="majorBidi"/>
          <w:color w:val="000000" w:themeColor="text1"/>
        </w:rPr>
        <w:t xml:space="preserve"> </w:t>
      </w:r>
    </w:p>
    <w:p w14:paraId="7ADF836F" w14:textId="77777777" w:rsidR="00561062" w:rsidRDefault="002E0562" w:rsidP="00986ADE">
      <w:pPr>
        <w:tabs>
          <w:tab w:val="left" w:pos="0"/>
          <w:tab w:val="left" w:pos="90"/>
          <w:tab w:val="left" w:pos="270"/>
          <w:tab w:val="left" w:pos="450"/>
          <w:tab w:val="left" w:pos="720"/>
        </w:tabs>
        <w:spacing w:line="480" w:lineRule="auto"/>
        <w:ind w:right="86"/>
        <w:jc w:val="both"/>
        <w:rPr>
          <w:rFonts w:asciiTheme="majorBidi" w:hAnsiTheme="majorBidi" w:cstheme="majorBidi"/>
          <w:color w:val="000000" w:themeColor="text1"/>
        </w:rPr>
      </w:pPr>
      <w:r w:rsidRPr="00F317D6">
        <w:rPr>
          <w:rFonts w:asciiTheme="majorBidi" w:hAnsiTheme="majorBidi" w:cstheme="majorBidi"/>
          <w:color w:val="000000" w:themeColor="text1"/>
        </w:rPr>
        <w:t xml:space="preserve">One of the key innovative features of this application is its built-in pedigree drawing tool, which sets it apart from traditional methods. Typically, genetic </w:t>
      </w:r>
      <w:r w:rsidR="007E7E99" w:rsidRPr="00F317D6">
        <w:rPr>
          <w:rFonts w:asciiTheme="majorBidi" w:hAnsiTheme="majorBidi" w:cstheme="majorBidi"/>
          <w:color w:val="000000" w:themeColor="text1"/>
        </w:rPr>
        <w:t>counsellor</w:t>
      </w:r>
      <w:r w:rsidRPr="00F317D6">
        <w:rPr>
          <w:rFonts w:asciiTheme="majorBidi" w:hAnsiTheme="majorBidi" w:cstheme="majorBidi"/>
          <w:color w:val="000000" w:themeColor="text1"/>
        </w:rPr>
        <w:t xml:space="preserve">s manually construct pedigrees or rely on third-party software that requires an annual license, adding to the overall cost of genetic </w:t>
      </w:r>
      <w:r w:rsidR="007E7E99" w:rsidRPr="00F317D6">
        <w:rPr>
          <w:rFonts w:asciiTheme="majorBidi" w:hAnsiTheme="majorBidi" w:cstheme="majorBidi"/>
          <w:color w:val="000000" w:themeColor="text1"/>
        </w:rPr>
        <w:t>counselling</w:t>
      </w:r>
      <w:r w:rsidRPr="00F317D6">
        <w:rPr>
          <w:rFonts w:asciiTheme="majorBidi" w:hAnsiTheme="majorBidi" w:cstheme="majorBidi"/>
          <w:color w:val="000000" w:themeColor="text1"/>
        </w:rPr>
        <w:t xml:space="preserve"> services. Our</w:t>
      </w:r>
      <w:r w:rsidR="00C465E7" w:rsidRPr="00F317D6">
        <w:rPr>
          <w:rFonts w:asciiTheme="majorBidi" w:hAnsiTheme="majorBidi" w:cstheme="majorBidi"/>
          <w:color w:val="000000" w:themeColor="text1"/>
        </w:rPr>
        <w:t xml:space="preserve"> </w:t>
      </w:r>
      <w:r w:rsidRPr="00F317D6">
        <w:rPr>
          <w:rFonts w:asciiTheme="majorBidi" w:hAnsiTheme="majorBidi" w:cstheme="majorBidi"/>
          <w:color w:val="000000" w:themeColor="text1"/>
        </w:rPr>
        <w:t>DAS</w:t>
      </w:r>
      <w:r w:rsidR="00C465E7" w:rsidRPr="00F317D6">
        <w:rPr>
          <w:rFonts w:asciiTheme="majorBidi" w:hAnsiTheme="majorBidi" w:cstheme="majorBidi"/>
          <w:color w:val="000000" w:themeColor="text1"/>
        </w:rPr>
        <w:t xml:space="preserve"> </w:t>
      </w:r>
      <w:r w:rsidRPr="00F317D6">
        <w:rPr>
          <w:rFonts w:asciiTheme="majorBidi" w:hAnsiTheme="majorBidi" w:cstheme="majorBidi"/>
          <w:color w:val="000000" w:themeColor="text1"/>
        </w:rPr>
        <w:t>system integrates an automated pedigree drawing function, allowing users to create their family history diagram within the application. Users can either draw the pedigree while using the DAS application after watching a guided demonstration video or upload a hand-drawn pedigree, which the system then processes. In both cases, AI-driven tools extract relevant clinical and genetic information, integrating it with other patient</w:t>
      </w:r>
      <w:r w:rsidR="00B406FB" w:rsidRPr="00F317D6">
        <w:rPr>
          <w:rFonts w:asciiTheme="majorBidi" w:hAnsiTheme="majorBidi" w:cstheme="majorBidi"/>
          <w:color w:val="000000" w:themeColor="text1"/>
        </w:rPr>
        <w:t>’s</w:t>
      </w:r>
      <w:r w:rsidRPr="00F317D6">
        <w:rPr>
          <w:rFonts w:asciiTheme="majorBidi" w:hAnsiTheme="majorBidi" w:cstheme="majorBidi"/>
          <w:color w:val="000000" w:themeColor="text1"/>
        </w:rPr>
        <w:t xml:space="preserve"> data. This AI-assisted approach automates risk classification by assessing eligibility for genetic testing based on the </w:t>
      </w:r>
      <w:r w:rsidR="0093743E" w:rsidRPr="00F317D6">
        <w:rPr>
          <w:rFonts w:asciiTheme="majorBidi" w:hAnsiTheme="majorBidi" w:cstheme="majorBidi"/>
          <w:color w:val="000000" w:themeColor="text1"/>
        </w:rPr>
        <w:t>NCCN</w:t>
      </w:r>
      <w:r w:rsidRPr="00F317D6">
        <w:rPr>
          <w:rFonts w:asciiTheme="majorBidi" w:hAnsiTheme="majorBidi" w:cstheme="majorBidi"/>
          <w:color w:val="000000" w:themeColor="text1"/>
        </w:rPr>
        <w:t xml:space="preserve"> criteria, thereby streamlining decision-making and enhancing the efficiency of genetic </w:t>
      </w:r>
      <w:r w:rsidR="007E7E99" w:rsidRPr="00F317D6">
        <w:rPr>
          <w:rFonts w:asciiTheme="majorBidi" w:hAnsiTheme="majorBidi" w:cstheme="majorBidi"/>
          <w:color w:val="000000" w:themeColor="text1"/>
        </w:rPr>
        <w:t>counselling</w:t>
      </w:r>
      <w:r w:rsidRPr="00F317D6">
        <w:rPr>
          <w:rFonts w:asciiTheme="majorBidi" w:hAnsiTheme="majorBidi" w:cstheme="majorBidi"/>
          <w:color w:val="000000" w:themeColor="text1"/>
        </w:rPr>
        <w:t xml:space="preserve"> services.</w:t>
      </w:r>
    </w:p>
    <w:p w14:paraId="047AD65E" w14:textId="340C447A" w:rsidR="001B7C2B" w:rsidRPr="001B7C2B" w:rsidRDefault="001B7C2B" w:rsidP="001B7C2B">
      <w:pPr>
        <w:tabs>
          <w:tab w:val="left" w:pos="0"/>
          <w:tab w:val="left" w:pos="90"/>
          <w:tab w:val="left" w:pos="270"/>
          <w:tab w:val="left" w:pos="450"/>
          <w:tab w:val="left" w:pos="720"/>
        </w:tabs>
        <w:spacing w:line="480" w:lineRule="auto"/>
        <w:ind w:right="86"/>
        <w:jc w:val="both"/>
        <w:rPr>
          <w:rFonts w:asciiTheme="majorBidi" w:hAnsiTheme="majorBidi" w:cstheme="majorBidi"/>
          <w:color w:val="000000" w:themeColor="text1"/>
          <w:lang w:val="en-US"/>
        </w:rPr>
      </w:pPr>
      <w:r w:rsidRPr="001B7C2B">
        <w:rPr>
          <w:rFonts w:asciiTheme="majorBidi" w:hAnsiTheme="majorBidi" w:cstheme="majorBidi"/>
          <w:b/>
          <w:bCs/>
          <w:color w:val="000000" w:themeColor="text1"/>
          <w:lang w:val="en-US"/>
        </w:rPr>
        <w:t xml:space="preserve">Table 5: Structured comparison of </w:t>
      </w:r>
      <w:proofErr w:type="spellStart"/>
      <w:r w:rsidRPr="001B7C2B">
        <w:rPr>
          <w:rFonts w:asciiTheme="majorBidi" w:hAnsiTheme="majorBidi" w:cstheme="majorBidi"/>
          <w:b/>
          <w:bCs/>
          <w:color w:val="000000" w:themeColor="text1"/>
          <w:lang w:val="en-US"/>
        </w:rPr>
        <w:t>GeneticBot</w:t>
      </w:r>
      <w:proofErr w:type="spellEnd"/>
      <w:r w:rsidRPr="001B7C2B">
        <w:rPr>
          <w:rFonts w:asciiTheme="majorBidi" w:hAnsiTheme="majorBidi" w:cstheme="majorBidi"/>
          <w:b/>
          <w:bCs/>
          <w:color w:val="000000" w:themeColor="text1"/>
          <w:lang w:val="en-US"/>
        </w:rPr>
        <w:t xml:space="preserve"> with existing digital genetics and risk-assessment tools.</w:t>
      </w:r>
    </w:p>
    <w:tbl>
      <w:tblPr>
        <w:tblStyle w:val="PlainTable5"/>
        <w:tblW w:w="0" w:type="auto"/>
        <w:tblLayout w:type="fixed"/>
        <w:tblLook w:val="04A0" w:firstRow="1" w:lastRow="0" w:firstColumn="1" w:lastColumn="0" w:noHBand="0" w:noVBand="1"/>
      </w:tblPr>
      <w:tblGrid>
        <w:gridCol w:w="1058"/>
        <w:gridCol w:w="1139"/>
        <w:gridCol w:w="950"/>
        <w:gridCol w:w="923"/>
        <w:gridCol w:w="1375"/>
        <w:gridCol w:w="932"/>
        <w:gridCol w:w="1166"/>
        <w:gridCol w:w="1293"/>
      </w:tblGrid>
      <w:tr w:rsidR="001B7C2B" w:rsidRPr="001B7C2B" w14:paraId="3C1CCA30" w14:textId="77777777" w:rsidTr="001B7C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58" w:type="dxa"/>
          </w:tcPr>
          <w:p w14:paraId="1D16B922" w14:textId="77777777" w:rsidR="001B7C2B" w:rsidRPr="001B7C2B" w:rsidRDefault="001B7C2B" w:rsidP="00924358">
            <w:pPr>
              <w:rPr>
                <w:highlight w:val="yellow"/>
              </w:rPr>
            </w:pPr>
            <w:r w:rsidRPr="001B7C2B">
              <w:rPr>
                <w:b/>
                <w:sz w:val="18"/>
                <w:highlight w:val="yellow"/>
              </w:rPr>
              <w:t>Tool</w:t>
            </w:r>
          </w:p>
        </w:tc>
        <w:tc>
          <w:tcPr>
            <w:tcW w:w="1139" w:type="dxa"/>
          </w:tcPr>
          <w:p w14:paraId="0BC9100B" w14:textId="77777777" w:rsidR="001B7C2B" w:rsidRPr="001B7C2B" w:rsidRDefault="001B7C2B" w:rsidP="00924358">
            <w:pPr>
              <w:cnfStyle w:val="100000000000" w:firstRow="1" w:lastRow="0" w:firstColumn="0" w:lastColumn="0" w:oddVBand="0" w:evenVBand="0" w:oddHBand="0" w:evenHBand="0" w:firstRowFirstColumn="0" w:firstRowLastColumn="0" w:lastRowFirstColumn="0" w:lastRowLastColumn="0"/>
              <w:rPr>
                <w:highlight w:val="yellow"/>
              </w:rPr>
            </w:pPr>
            <w:r w:rsidRPr="001B7C2B">
              <w:rPr>
                <w:b/>
                <w:sz w:val="18"/>
                <w:highlight w:val="yellow"/>
              </w:rPr>
              <w:t>Primary output</w:t>
            </w:r>
          </w:p>
        </w:tc>
        <w:tc>
          <w:tcPr>
            <w:tcW w:w="950" w:type="dxa"/>
          </w:tcPr>
          <w:p w14:paraId="3B791C6F" w14:textId="77777777" w:rsidR="001B7C2B" w:rsidRPr="001B7C2B" w:rsidRDefault="001B7C2B" w:rsidP="00924358">
            <w:pPr>
              <w:cnfStyle w:val="100000000000" w:firstRow="1" w:lastRow="0" w:firstColumn="0" w:lastColumn="0" w:oddVBand="0" w:evenVBand="0" w:oddHBand="0" w:evenHBand="0" w:firstRowFirstColumn="0" w:firstRowLastColumn="0" w:lastRowFirstColumn="0" w:lastRowLastColumn="0"/>
              <w:rPr>
                <w:highlight w:val="yellow"/>
              </w:rPr>
            </w:pPr>
            <w:r w:rsidRPr="001B7C2B">
              <w:rPr>
                <w:b/>
                <w:sz w:val="18"/>
                <w:highlight w:val="yellow"/>
              </w:rPr>
              <w:t>Guideline-grounded eligibility</w:t>
            </w:r>
          </w:p>
        </w:tc>
        <w:tc>
          <w:tcPr>
            <w:tcW w:w="923" w:type="dxa"/>
          </w:tcPr>
          <w:p w14:paraId="3044AF22" w14:textId="77777777" w:rsidR="001B7C2B" w:rsidRPr="001B7C2B" w:rsidRDefault="001B7C2B" w:rsidP="00924358">
            <w:pPr>
              <w:cnfStyle w:val="100000000000" w:firstRow="1" w:lastRow="0" w:firstColumn="0" w:lastColumn="0" w:oddVBand="0" w:evenVBand="0" w:oddHBand="0" w:evenHBand="0" w:firstRowFirstColumn="0" w:firstRowLastColumn="0" w:lastRowFirstColumn="0" w:lastRowLastColumn="0"/>
              <w:rPr>
                <w:highlight w:val="yellow"/>
              </w:rPr>
            </w:pPr>
            <w:r w:rsidRPr="001B7C2B">
              <w:rPr>
                <w:b/>
                <w:sz w:val="18"/>
                <w:highlight w:val="yellow"/>
              </w:rPr>
              <w:t>Explained rationale</w:t>
            </w:r>
          </w:p>
        </w:tc>
        <w:tc>
          <w:tcPr>
            <w:tcW w:w="1375" w:type="dxa"/>
          </w:tcPr>
          <w:p w14:paraId="55FF78E7" w14:textId="77777777" w:rsidR="001B7C2B" w:rsidRPr="001B7C2B" w:rsidRDefault="001B7C2B" w:rsidP="00924358">
            <w:pPr>
              <w:cnfStyle w:val="100000000000" w:firstRow="1" w:lastRow="0" w:firstColumn="0" w:lastColumn="0" w:oddVBand="0" w:evenVBand="0" w:oddHBand="0" w:evenHBand="0" w:firstRowFirstColumn="0" w:firstRowLastColumn="0" w:lastRowFirstColumn="0" w:lastRowLastColumn="0"/>
              <w:rPr>
                <w:highlight w:val="yellow"/>
              </w:rPr>
            </w:pPr>
            <w:r w:rsidRPr="001B7C2B">
              <w:rPr>
                <w:b/>
                <w:sz w:val="18"/>
                <w:highlight w:val="yellow"/>
              </w:rPr>
              <w:t>Integrated pedigree capture</w:t>
            </w:r>
          </w:p>
        </w:tc>
        <w:tc>
          <w:tcPr>
            <w:tcW w:w="932" w:type="dxa"/>
          </w:tcPr>
          <w:p w14:paraId="44CE0FAF" w14:textId="77777777" w:rsidR="001B7C2B" w:rsidRPr="001B7C2B" w:rsidRDefault="001B7C2B" w:rsidP="00924358">
            <w:pPr>
              <w:cnfStyle w:val="100000000000" w:firstRow="1" w:lastRow="0" w:firstColumn="0" w:lastColumn="0" w:oddVBand="0" w:evenVBand="0" w:oddHBand="0" w:evenHBand="0" w:firstRowFirstColumn="0" w:firstRowLastColumn="0" w:lastRowFirstColumn="0" w:lastRowLastColumn="0"/>
              <w:rPr>
                <w:highlight w:val="yellow"/>
              </w:rPr>
            </w:pPr>
            <w:r w:rsidRPr="001B7C2B">
              <w:rPr>
                <w:b/>
                <w:sz w:val="18"/>
                <w:highlight w:val="yellow"/>
              </w:rPr>
              <w:t>Education + consent workflow</w:t>
            </w:r>
          </w:p>
        </w:tc>
        <w:tc>
          <w:tcPr>
            <w:tcW w:w="1166" w:type="dxa"/>
          </w:tcPr>
          <w:p w14:paraId="303C7747" w14:textId="77777777" w:rsidR="001B7C2B" w:rsidRPr="001B7C2B" w:rsidRDefault="001B7C2B" w:rsidP="00924358">
            <w:pPr>
              <w:cnfStyle w:val="100000000000" w:firstRow="1" w:lastRow="0" w:firstColumn="0" w:lastColumn="0" w:oddVBand="0" w:evenVBand="0" w:oddHBand="0" w:evenHBand="0" w:firstRowFirstColumn="0" w:firstRowLastColumn="0" w:lastRowFirstColumn="0" w:lastRowLastColumn="0"/>
              <w:rPr>
                <w:highlight w:val="yellow"/>
              </w:rPr>
            </w:pPr>
            <w:r w:rsidRPr="001B7C2B">
              <w:rPr>
                <w:b/>
                <w:sz w:val="18"/>
                <w:highlight w:val="yellow"/>
              </w:rPr>
              <w:t>Deployment / cost</w:t>
            </w:r>
          </w:p>
        </w:tc>
        <w:tc>
          <w:tcPr>
            <w:tcW w:w="1293" w:type="dxa"/>
          </w:tcPr>
          <w:p w14:paraId="1AB8BC4E" w14:textId="77777777" w:rsidR="001B7C2B" w:rsidRPr="001B7C2B" w:rsidRDefault="001B7C2B" w:rsidP="00924358">
            <w:pPr>
              <w:cnfStyle w:val="100000000000" w:firstRow="1" w:lastRow="0" w:firstColumn="0" w:lastColumn="0" w:oddVBand="0" w:evenVBand="0" w:oddHBand="0" w:evenHBand="0" w:firstRowFirstColumn="0" w:firstRowLastColumn="0" w:lastRowFirstColumn="0" w:lastRowLastColumn="0"/>
              <w:rPr>
                <w:highlight w:val="yellow"/>
              </w:rPr>
            </w:pPr>
            <w:r w:rsidRPr="001B7C2B">
              <w:rPr>
                <w:b/>
                <w:sz w:val="18"/>
                <w:highlight w:val="yellow"/>
              </w:rPr>
              <w:t>Typical setting</w:t>
            </w:r>
          </w:p>
        </w:tc>
      </w:tr>
      <w:tr w:rsidR="001B7C2B" w:rsidRPr="001B7C2B" w14:paraId="06F33E7A" w14:textId="77777777" w:rsidTr="001B7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8" w:type="dxa"/>
          </w:tcPr>
          <w:p w14:paraId="378562B6" w14:textId="77777777" w:rsidR="001B7C2B" w:rsidRPr="001B7C2B" w:rsidRDefault="001B7C2B" w:rsidP="00924358">
            <w:pPr>
              <w:rPr>
                <w:highlight w:val="yellow"/>
              </w:rPr>
            </w:pPr>
            <w:proofErr w:type="spellStart"/>
            <w:r w:rsidRPr="001B7C2B">
              <w:rPr>
                <w:sz w:val="18"/>
                <w:highlight w:val="yellow"/>
              </w:rPr>
              <w:t>GeneticBot</w:t>
            </w:r>
            <w:proofErr w:type="spellEnd"/>
            <w:r w:rsidRPr="001B7C2B">
              <w:rPr>
                <w:sz w:val="18"/>
                <w:highlight w:val="yellow"/>
              </w:rPr>
              <w:t xml:space="preserve"> (this work)</w:t>
            </w:r>
          </w:p>
        </w:tc>
        <w:tc>
          <w:tcPr>
            <w:tcW w:w="1139" w:type="dxa"/>
          </w:tcPr>
          <w:p w14:paraId="1328C0B4" w14:textId="77777777" w:rsidR="001B7C2B" w:rsidRPr="001B7C2B" w:rsidRDefault="001B7C2B" w:rsidP="00924358">
            <w:pPr>
              <w:cnfStyle w:val="000000100000" w:firstRow="0" w:lastRow="0" w:firstColumn="0" w:lastColumn="0" w:oddVBand="0" w:evenVBand="0" w:oddHBand="1" w:evenHBand="0" w:firstRowFirstColumn="0" w:firstRowLastColumn="0" w:lastRowFirstColumn="0" w:lastRowLastColumn="0"/>
              <w:rPr>
                <w:highlight w:val="yellow"/>
              </w:rPr>
            </w:pPr>
            <w:r w:rsidRPr="001B7C2B">
              <w:rPr>
                <w:sz w:val="18"/>
                <w:highlight w:val="yellow"/>
              </w:rPr>
              <w:t>NCCN pre-test eligibility (A/B) with cited triggers</w:t>
            </w:r>
          </w:p>
        </w:tc>
        <w:tc>
          <w:tcPr>
            <w:tcW w:w="950" w:type="dxa"/>
          </w:tcPr>
          <w:p w14:paraId="1D75720A" w14:textId="77777777" w:rsidR="001B7C2B" w:rsidRPr="001B7C2B" w:rsidRDefault="001B7C2B" w:rsidP="00924358">
            <w:pPr>
              <w:cnfStyle w:val="000000100000" w:firstRow="0" w:lastRow="0" w:firstColumn="0" w:lastColumn="0" w:oddVBand="0" w:evenVBand="0" w:oddHBand="1" w:evenHBand="0" w:firstRowFirstColumn="0" w:firstRowLastColumn="0" w:lastRowFirstColumn="0" w:lastRowLastColumn="0"/>
              <w:rPr>
                <w:highlight w:val="yellow"/>
              </w:rPr>
            </w:pPr>
            <w:r w:rsidRPr="001B7C2B">
              <w:rPr>
                <w:sz w:val="18"/>
                <w:highlight w:val="yellow"/>
              </w:rPr>
              <w:t>Yes (NCCN v3.2024 via RAG)</w:t>
            </w:r>
          </w:p>
        </w:tc>
        <w:tc>
          <w:tcPr>
            <w:tcW w:w="923" w:type="dxa"/>
          </w:tcPr>
          <w:p w14:paraId="3DA4A966" w14:textId="77777777" w:rsidR="001B7C2B" w:rsidRPr="001B7C2B" w:rsidRDefault="001B7C2B" w:rsidP="00924358">
            <w:pPr>
              <w:cnfStyle w:val="000000100000" w:firstRow="0" w:lastRow="0" w:firstColumn="0" w:lastColumn="0" w:oddVBand="0" w:evenVBand="0" w:oddHBand="1" w:evenHBand="0" w:firstRowFirstColumn="0" w:firstRowLastColumn="0" w:lastRowFirstColumn="0" w:lastRowLastColumn="0"/>
              <w:rPr>
                <w:highlight w:val="yellow"/>
              </w:rPr>
            </w:pPr>
            <w:r w:rsidRPr="001B7C2B">
              <w:rPr>
                <w:sz w:val="18"/>
                <w:highlight w:val="yellow"/>
              </w:rPr>
              <w:t>Yes (LLM rationale + cited criteria)</w:t>
            </w:r>
          </w:p>
        </w:tc>
        <w:tc>
          <w:tcPr>
            <w:tcW w:w="1375" w:type="dxa"/>
          </w:tcPr>
          <w:p w14:paraId="710377A2" w14:textId="77777777" w:rsidR="001B7C2B" w:rsidRPr="001B7C2B" w:rsidRDefault="001B7C2B" w:rsidP="00924358">
            <w:pPr>
              <w:cnfStyle w:val="000000100000" w:firstRow="0" w:lastRow="0" w:firstColumn="0" w:lastColumn="0" w:oddVBand="0" w:evenVBand="0" w:oddHBand="1" w:evenHBand="0" w:firstRowFirstColumn="0" w:firstRowLastColumn="0" w:lastRowFirstColumn="0" w:lastRowLastColumn="0"/>
              <w:rPr>
                <w:highlight w:val="yellow"/>
              </w:rPr>
            </w:pPr>
            <w:r w:rsidRPr="001B7C2B">
              <w:rPr>
                <w:sz w:val="18"/>
                <w:highlight w:val="yellow"/>
              </w:rPr>
              <w:t>Yes (draw on-screen or upload)</w:t>
            </w:r>
          </w:p>
        </w:tc>
        <w:tc>
          <w:tcPr>
            <w:tcW w:w="932" w:type="dxa"/>
          </w:tcPr>
          <w:p w14:paraId="2D1169EE" w14:textId="77777777" w:rsidR="001B7C2B" w:rsidRPr="001B7C2B" w:rsidRDefault="001B7C2B" w:rsidP="00924358">
            <w:pPr>
              <w:cnfStyle w:val="000000100000" w:firstRow="0" w:lastRow="0" w:firstColumn="0" w:lastColumn="0" w:oddVBand="0" w:evenVBand="0" w:oddHBand="1" w:evenHBand="0" w:firstRowFirstColumn="0" w:firstRowLastColumn="0" w:lastRowFirstColumn="0" w:lastRowLastColumn="0"/>
              <w:rPr>
                <w:highlight w:val="yellow"/>
              </w:rPr>
            </w:pPr>
            <w:r w:rsidRPr="001B7C2B">
              <w:rPr>
                <w:sz w:val="18"/>
                <w:highlight w:val="yellow"/>
              </w:rPr>
              <w:t>Yes (modules, e-consent, quiz, chatbot)</w:t>
            </w:r>
          </w:p>
        </w:tc>
        <w:tc>
          <w:tcPr>
            <w:tcW w:w="1166" w:type="dxa"/>
          </w:tcPr>
          <w:p w14:paraId="10198E7B" w14:textId="77777777" w:rsidR="001B7C2B" w:rsidRPr="001B7C2B" w:rsidRDefault="001B7C2B" w:rsidP="00924358">
            <w:pPr>
              <w:cnfStyle w:val="000000100000" w:firstRow="0" w:lastRow="0" w:firstColumn="0" w:lastColumn="0" w:oddVBand="0" w:evenVBand="0" w:oddHBand="1" w:evenHBand="0" w:firstRowFirstColumn="0" w:firstRowLastColumn="0" w:lastRowFirstColumn="0" w:lastRowLastColumn="0"/>
              <w:rPr>
                <w:highlight w:val="yellow"/>
              </w:rPr>
            </w:pPr>
            <w:r w:rsidRPr="001B7C2B">
              <w:rPr>
                <w:sz w:val="18"/>
                <w:highlight w:val="yellow"/>
              </w:rPr>
              <w:t xml:space="preserve">Web; locally deployable; no per-seat </w:t>
            </w:r>
            <w:proofErr w:type="spellStart"/>
            <w:r w:rsidRPr="001B7C2B">
              <w:rPr>
                <w:sz w:val="18"/>
                <w:highlight w:val="yellow"/>
              </w:rPr>
              <w:t>licence</w:t>
            </w:r>
            <w:proofErr w:type="spellEnd"/>
          </w:p>
        </w:tc>
        <w:tc>
          <w:tcPr>
            <w:tcW w:w="1293" w:type="dxa"/>
          </w:tcPr>
          <w:p w14:paraId="3F7BAEF2" w14:textId="77777777" w:rsidR="001B7C2B" w:rsidRPr="001B7C2B" w:rsidRDefault="001B7C2B" w:rsidP="00924358">
            <w:pPr>
              <w:cnfStyle w:val="000000100000" w:firstRow="0" w:lastRow="0" w:firstColumn="0" w:lastColumn="0" w:oddVBand="0" w:evenVBand="0" w:oddHBand="1" w:evenHBand="0" w:firstRowFirstColumn="0" w:firstRowLastColumn="0" w:lastRowFirstColumn="0" w:lastRowLastColumn="0"/>
              <w:rPr>
                <w:highlight w:val="yellow"/>
              </w:rPr>
            </w:pPr>
            <w:r w:rsidRPr="001B7C2B">
              <w:rPr>
                <w:sz w:val="18"/>
                <w:highlight w:val="yellow"/>
              </w:rPr>
              <w:t>Pre-test triage, low-resource/MENA</w:t>
            </w:r>
          </w:p>
        </w:tc>
      </w:tr>
      <w:tr w:rsidR="001B7C2B" w:rsidRPr="001B7C2B" w14:paraId="2E7DD245" w14:textId="77777777" w:rsidTr="001B7C2B">
        <w:tc>
          <w:tcPr>
            <w:cnfStyle w:val="001000000000" w:firstRow="0" w:lastRow="0" w:firstColumn="1" w:lastColumn="0" w:oddVBand="0" w:evenVBand="0" w:oddHBand="0" w:evenHBand="0" w:firstRowFirstColumn="0" w:firstRowLastColumn="0" w:lastRowFirstColumn="0" w:lastRowLastColumn="0"/>
            <w:tcW w:w="1058" w:type="dxa"/>
          </w:tcPr>
          <w:p w14:paraId="3CB08984" w14:textId="77777777" w:rsidR="001B7C2B" w:rsidRPr="001B7C2B" w:rsidRDefault="001B7C2B" w:rsidP="00924358">
            <w:pPr>
              <w:rPr>
                <w:highlight w:val="yellow"/>
              </w:rPr>
            </w:pPr>
            <w:r w:rsidRPr="001B7C2B">
              <w:rPr>
                <w:sz w:val="18"/>
                <w:highlight w:val="yellow"/>
              </w:rPr>
              <w:t>Tyrer-Cuzick / IBIS</w:t>
            </w:r>
          </w:p>
        </w:tc>
        <w:tc>
          <w:tcPr>
            <w:tcW w:w="1139" w:type="dxa"/>
          </w:tcPr>
          <w:p w14:paraId="5B985376" w14:textId="77777777" w:rsidR="001B7C2B" w:rsidRPr="001B7C2B" w:rsidRDefault="001B7C2B" w:rsidP="00924358">
            <w:pPr>
              <w:cnfStyle w:val="000000000000" w:firstRow="0" w:lastRow="0" w:firstColumn="0" w:lastColumn="0" w:oddVBand="0" w:evenVBand="0" w:oddHBand="0" w:evenHBand="0" w:firstRowFirstColumn="0" w:firstRowLastColumn="0" w:lastRowFirstColumn="0" w:lastRowLastColumn="0"/>
              <w:rPr>
                <w:highlight w:val="yellow"/>
              </w:rPr>
            </w:pPr>
            <w:r w:rsidRPr="001B7C2B">
              <w:rPr>
                <w:sz w:val="18"/>
                <w:highlight w:val="yellow"/>
              </w:rPr>
              <w:t>Breast-cancer risk + BRCA likelihood (probability)</w:t>
            </w:r>
          </w:p>
        </w:tc>
        <w:tc>
          <w:tcPr>
            <w:tcW w:w="950" w:type="dxa"/>
          </w:tcPr>
          <w:p w14:paraId="7DC6ACC8" w14:textId="77777777" w:rsidR="001B7C2B" w:rsidRPr="001B7C2B" w:rsidRDefault="001B7C2B" w:rsidP="00924358">
            <w:pPr>
              <w:cnfStyle w:val="000000000000" w:firstRow="0" w:lastRow="0" w:firstColumn="0" w:lastColumn="0" w:oddVBand="0" w:evenVBand="0" w:oddHBand="0" w:evenHBand="0" w:firstRowFirstColumn="0" w:firstRowLastColumn="0" w:lastRowFirstColumn="0" w:lastRowLastColumn="0"/>
              <w:rPr>
                <w:highlight w:val="yellow"/>
              </w:rPr>
            </w:pPr>
            <w:r w:rsidRPr="001B7C2B">
              <w:rPr>
                <w:sz w:val="18"/>
                <w:highlight w:val="yellow"/>
              </w:rPr>
              <w:t>No (risk model, not eligibility)</w:t>
            </w:r>
          </w:p>
        </w:tc>
        <w:tc>
          <w:tcPr>
            <w:tcW w:w="923" w:type="dxa"/>
          </w:tcPr>
          <w:p w14:paraId="49DF6978" w14:textId="77777777" w:rsidR="001B7C2B" w:rsidRPr="001B7C2B" w:rsidRDefault="001B7C2B" w:rsidP="00924358">
            <w:pPr>
              <w:cnfStyle w:val="000000000000" w:firstRow="0" w:lastRow="0" w:firstColumn="0" w:lastColumn="0" w:oddVBand="0" w:evenVBand="0" w:oddHBand="0" w:evenHBand="0" w:firstRowFirstColumn="0" w:firstRowLastColumn="0" w:lastRowFirstColumn="0" w:lastRowLastColumn="0"/>
              <w:rPr>
                <w:highlight w:val="yellow"/>
              </w:rPr>
            </w:pPr>
            <w:r w:rsidRPr="001B7C2B">
              <w:rPr>
                <w:sz w:val="18"/>
                <w:highlight w:val="yellow"/>
              </w:rPr>
              <w:t>Limited (numeric risk, little narrative)</w:t>
            </w:r>
          </w:p>
        </w:tc>
        <w:tc>
          <w:tcPr>
            <w:tcW w:w="1375" w:type="dxa"/>
          </w:tcPr>
          <w:p w14:paraId="1ADE0154" w14:textId="77777777" w:rsidR="001B7C2B" w:rsidRPr="001B7C2B" w:rsidRDefault="001B7C2B" w:rsidP="00924358">
            <w:pPr>
              <w:cnfStyle w:val="000000000000" w:firstRow="0" w:lastRow="0" w:firstColumn="0" w:lastColumn="0" w:oddVBand="0" w:evenVBand="0" w:oddHBand="0" w:evenHBand="0" w:firstRowFirstColumn="0" w:firstRowLastColumn="0" w:lastRowFirstColumn="0" w:lastRowLastColumn="0"/>
              <w:rPr>
                <w:highlight w:val="yellow"/>
              </w:rPr>
            </w:pPr>
            <w:r w:rsidRPr="001B7C2B">
              <w:rPr>
                <w:sz w:val="18"/>
                <w:highlight w:val="yellow"/>
              </w:rPr>
              <w:t>No (form-based family history)</w:t>
            </w:r>
          </w:p>
        </w:tc>
        <w:tc>
          <w:tcPr>
            <w:tcW w:w="932" w:type="dxa"/>
          </w:tcPr>
          <w:p w14:paraId="51E5BA19" w14:textId="77777777" w:rsidR="001B7C2B" w:rsidRPr="001B7C2B" w:rsidRDefault="001B7C2B" w:rsidP="00924358">
            <w:pPr>
              <w:cnfStyle w:val="000000000000" w:firstRow="0" w:lastRow="0" w:firstColumn="0" w:lastColumn="0" w:oddVBand="0" w:evenVBand="0" w:oddHBand="0" w:evenHBand="0" w:firstRowFirstColumn="0" w:firstRowLastColumn="0" w:lastRowFirstColumn="0" w:lastRowLastColumn="0"/>
              <w:rPr>
                <w:highlight w:val="yellow"/>
              </w:rPr>
            </w:pPr>
            <w:r w:rsidRPr="001B7C2B">
              <w:rPr>
                <w:sz w:val="18"/>
                <w:highlight w:val="yellow"/>
              </w:rPr>
              <w:t>No</w:t>
            </w:r>
          </w:p>
        </w:tc>
        <w:tc>
          <w:tcPr>
            <w:tcW w:w="1166" w:type="dxa"/>
          </w:tcPr>
          <w:p w14:paraId="75212EF7" w14:textId="77777777" w:rsidR="001B7C2B" w:rsidRPr="001B7C2B" w:rsidRDefault="001B7C2B" w:rsidP="00924358">
            <w:pPr>
              <w:cnfStyle w:val="000000000000" w:firstRow="0" w:lastRow="0" w:firstColumn="0" w:lastColumn="0" w:oddVBand="0" w:evenVBand="0" w:oddHBand="0" w:evenHBand="0" w:firstRowFirstColumn="0" w:firstRowLastColumn="0" w:lastRowFirstColumn="0" w:lastRowLastColumn="0"/>
              <w:rPr>
                <w:highlight w:val="yellow"/>
              </w:rPr>
            </w:pPr>
            <w:r w:rsidRPr="001B7C2B">
              <w:rPr>
                <w:sz w:val="18"/>
                <w:highlight w:val="yellow"/>
              </w:rPr>
              <w:t>Free desktop/web</w:t>
            </w:r>
          </w:p>
        </w:tc>
        <w:tc>
          <w:tcPr>
            <w:tcW w:w="1293" w:type="dxa"/>
          </w:tcPr>
          <w:p w14:paraId="1513AA6D" w14:textId="77777777" w:rsidR="001B7C2B" w:rsidRPr="001B7C2B" w:rsidRDefault="001B7C2B" w:rsidP="00924358">
            <w:pPr>
              <w:cnfStyle w:val="000000000000" w:firstRow="0" w:lastRow="0" w:firstColumn="0" w:lastColumn="0" w:oddVBand="0" w:evenVBand="0" w:oddHBand="0" w:evenHBand="0" w:firstRowFirstColumn="0" w:firstRowLastColumn="0" w:lastRowFirstColumn="0" w:lastRowLastColumn="0"/>
              <w:rPr>
                <w:highlight w:val="yellow"/>
              </w:rPr>
            </w:pPr>
            <w:r w:rsidRPr="001B7C2B">
              <w:rPr>
                <w:sz w:val="18"/>
                <w:highlight w:val="yellow"/>
              </w:rPr>
              <w:t>Risk stratification / screening</w:t>
            </w:r>
          </w:p>
        </w:tc>
      </w:tr>
      <w:tr w:rsidR="001B7C2B" w:rsidRPr="001B7C2B" w14:paraId="479B7298" w14:textId="77777777" w:rsidTr="001B7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8" w:type="dxa"/>
          </w:tcPr>
          <w:p w14:paraId="2BF85D29" w14:textId="77777777" w:rsidR="001B7C2B" w:rsidRPr="001B7C2B" w:rsidRDefault="001B7C2B" w:rsidP="00924358">
            <w:pPr>
              <w:rPr>
                <w:highlight w:val="yellow"/>
              </w:rPr>
            </w:pPr>
            <w:r w:rsidRPr="001B7C2B">
              <w:rPr>
                <w:sz w:val="18"/>
                <w:highlight w:val="yellow"/>
              </w:rPr>
              <w:lastRenderedPageBreak/>
              <w:t xml:space="preserve">BOADICEA / </w:t>
            </w:r>
            <w:proofErr w:type="spellStart"/>
            <w:r w:rsidRPr="001B7C2B">
              <w:rPr>
                <w:sz w:val="18"/>
                <w:highlight w:val="yellow"/>
              </w:rPr>
              <w:t>CanRisk</w:t>
            </w:r>
            <w:proofErr w:type="spellEnd"/>
          </w:p>
        </w:tc>
        <w:tc>
          <w:tcPr>
            <w:tcW w:w="1139" w:type="dxa"/>
          </w:tcPr>
          <w:p w14:paraId="721ABB4B" w14:textId="77777777" w:rsidR="001B7C2B" w:rsidRPr="001B7C2B" w:rsidRDefault="001B7C2B" w:rsidP="00924358">
            <w:pPr>
              <w:cnfStyle w:val="000000100000" w:firstRow="0" w:lastRow="0" w:firstColumn="0" w:lastColumn="0" w:oddVBand="0" w:evenVBand="0" w:oddHBand="1" w:evenHBand="0" w:firstRowFirstColumn="0" w:firstRowLastColumn="0" w:lastRowFirstColumn="0" w:lastRowLastColumn="0"/>
              <w:rPr>
                <w:highlight w:val="yellow"/>
              </w:rPr>
            </w:pPr>
            <w:r w:rsidRPr="001B7C2B">
              <w:rPr>
                <w:sz w:val="18"/>
                <w:highlight w:val="yellow"/>
              </w:rPr>
              <w:t>Carrier probability + breast/ovarian risk</w:t>
            </w:r>
          </w:p>
        </w:tc>
        <w:tc>
          <w:tcPr>
            <w:tcW w:w="950" w:type="dxa"/>
          </w:tcPr>
          <w:p w14:paraId="06901E71" w14:textId="77777777" w:rsidR="001B7C2B" w:rsidRPr="001B7C2B" w:rsidRDefault="001B7C2B" w:rsidP="00924358">
            <w:pPr>
              <w:cnfStyle w:val="000000100000" w:firstRow="0" w:lastRow="0" w:firstColumn="0" w:lastColumn="0" w:oddVBand="0" w:evenVBand="0" w:oddHBand="1" w:evenHBand="0" w:firstRowFirstColumn="0" w:firstRowLastColumn="0" w:lastRowFirstColumn="0" w:lastRowLastColumn="0"/>
              <w:rPr>
                <w:highlight w:val="yellow"/>
              </w:rPr>
            </w:pPr>
            <w:r w:rsidRPr="001B7C2B">
              <w:rPr>
                <w:sz w:val="18"/>
                <w:highlight w:val="yellow"/>
              </w:rPr>
              <w:t>No</w:t>
            </w:r>
          </w:p>
        </w:tc>
        <w:tc>
          <w:tcPr>
            <w:tcW w:w="923" w:type="dxa"/>
          </w:tcPr>
          <w:p w14:paraId="61EC81A2" w14:textId="77777777" w:rsidR="001B7C2B" w:rsidRPr="001B7C2B" w:rsidRDefault="001B7C2B" w:rsidP="00924358">
            <w:pPr>
              <w:cnfStyle w:val="000000100000" w:firstRow="0" w:lastRow="0" w:firstColumn="0" w:lastColumn="0" w:oddVBand="0" w:evenVBand="0" w:oddHBand="1" w:evenHBand="0" w:firstRowFirstColumn="0" w:firstRowLastColumn="0" w:lastRowFirstColumn="0" w:lastRowLastColumn="0"/>
              <w:rPr>
                <w:highlight w:val="yellow"/>
              </w:rPr>
            </w:pPr>
            <w:r w:rsidRPr="001B7C2B">
              <w:rPr>
                <w:sz w:val="18"/>
                <w:highlight w:val="yellow"/>
              </w:rPr>
              <w:t>Limited</w:t>
            </w:r>
          </w:p>
        </w:tc>
        <w:tc>
          <w:tcPr>
            <w:tcW w:w="1375" w:type="dxa"/>
          </w:tcPr>
          <w:p w14:paraId="4936009D" w14:textId="77777777" w:rsidR="001B7C2B" w:rsidRPr="001B7C2B" w:rsidRDefault="001B7C2B" w:rsidP="00924358">
            <w:pPr>
              <w:cnfStyle w:val="000000100000" w:firstRow="0" w:lastRow="0" w:firstColumn="0" w:lastColumn="0" w:oddVBand="0" w:evenVBand="0" w:oddHBand="1" w:evenHBand="0" w:firstRowFirstColumn="0" w:firstRowLastColumn="0" w:lastRowFirstColumn="0" w:lastRowLastColumn="0"/>
              <w:rPr>
                <w:highlight w:val="yellow"/>
              </w:rPr>
            </w:pPr>
            <w:r w:rsidRPr="001B7C2B">
              <w:rPr>
                <w:sz w:val="18"/>
                <w:highlight w:val="yellow"/>
              </w:rPr>
              <w:t>Partial (pedigree import/build)</w:t>
            </w:r>
          </w:p>
        </w:tc>
        <w:tc>
          <w:tcPr>
            <w:tcW w:w="932" w:type="dxa"/>
          </w:tcPr>
          <w:p w14:paraId="37C25BEE" w14:textId="77777777" w:rsidR="001B7C2B" w:rsidRPr="001B7C2B" w:rsidRDefault="001B7C2B" w:rsidP="00924358">
            <w:pPr>
              <w:cnfStyle w:val="000000100000" w:firstRow="0" w:lastRow="0" w:firstColumn="0" w:lastColumn="0" w:oddVBand="0" w:evenVBand="0" w:oddHBand="1" w:evenHBand="0" w:firstRowFirstColumn="0" w:firstRowLastColumn="0" w:lastRowFirstColumn="0" w:lastRowLastColumn="0"/>
              <w:rPr>
                <w:highlight w:val="yellow"/>
              </w:rPr>
            </w:pPr>
            <w:r w:rsidRPr="001B7C2B">
              <w:rPr>
                <w:sz w:val="18"/>
                <w:highlight w:val="yellow"/>
              </w:rPr>
              <w:t>No</w:t>
            </w:r>
          </w:p>
        </w:tc>
        <w:tc>
          <w:tcPr>
            <w:tcW w:w="1166" w:type="dxa"/>
          </w:tcPr>
          <w:p w14:paraId="364D8B95" w14:textId="77777777" w:rsidR="001B7C2B" w:rsidRPr="001B7C2B" w:rsidRDefault="001B7C2B" w:rsidP="00924358">
            <w:pPr>
              <w:cnfStyle w:val="000000100000" w:firstRow="0" w:lastRow="0" w:firstColumn="0" w:lastColumn="0" w:oddVBand="0" w:evenVBand="0" w:oddHBand="1" w:evenHBand="0" w:firstRowFirstColumn="0" w:firstRowLastColumn="0" w:lastRowFirstColumn="0" w:lastRowLastColumn="0"/>
              <w:rPr>
                <w:highlight w:val="yellow"/>
              </w:rPr>
            </w:pPr>
            <w:r w:rsidRPr="001B7C2B">
              <w:rPr>
                <w:sz w:val="18"/>
                <w:highlight w:val="yellow"/>
              </w:rPr>
              <w:t>Free web (canrisk.org)</w:t>
            </w:r>
          </w:p>
        </w:tc>
        <w:tc>
          <w:tcPr>
            <w:tcW w:w="1293" w:type="dxa"/>
          </w:tcPr>
          <w:p w14:paraId="57F0AFF7" w14:textId="77777777" w:rsidR="001B7C2B" w:rsidRPr="001B7C2B" w:rsidRDefault="001B7C2B" w:rsidP="00924358">
            <w:pPr>
              <w:cnfStyle w:val="000000100000" w:firstRow="0" w:lastRow="0" w:firstColumn="0" w:lastColumn="0" w:oddVBand="0" w:evenVBand="0" w:oddHBand="1" w:evenHBand="0" w:firstRowFirstColumn="0" w:firstRowLastColumn="0" w:lastRowFirstColumn="0" w:lastRowLastColumn="0"/>
              <w:rPr>
                <w:highlight w:val="yellow"/>
              </w:rPr>
            </w:pPr>
            <w:r w:rsidRPr="001B7C2B">
              <w:rPr>
                <w:sz w:val="18"/>
                <w:highlight w:val="yellow"/>
              </w:rPr>
              <w:t>Specialist clinic / research</w:t>
            </w:r>
          </w:p>
        </w:tc>
      </w:tr>
      <w:tr w:rsidR="001B7C2B" w:rsidRPr="001B7C2B" w14:paraId="7DCF8CCC" w14:textId="77777777" w:rsidTr="001B7C2B">
        <w:tc>
          <w:tcPr>
            <w:cnfStyle w:val="001000000000" w:firstRow="0" w:lastRow="0" w:firstColumn="1" w:lastColumn="0" w:oddVBand="0" w:evenVBand="0" w:oddHBand="0" w:evenHBand="0" w:firstRowFirstColumn="0" w:firstRowLastColumn="0" w:lastRowFirstColumn="0" w:lastRowLastColumn="0"/>
            <w:tcW w:w="1058" w:type="dxa"/>
          </w:tcPr>
          <w:p w14:paraId="3187FF38" w14:textId="77777777" w:rsidR="001B7C2B" w:rsidRPr="001B7C2B" w:rsidRDefault="001B7C2B" w:rsidP="00924358">
            <w:pPr>
              <w:rPr>
                <w:highlight w:val="yellow"/>
              </w:rPr>
            </w:pPr>
            <w:r w:rsidRPr="001B7C2B">
              <w:rPr>
                <w:sz w:val="18"/>
                <w:highlight w:val="yellow"/>
              </w:rPr>
              <w:t>BRCAPRO</w:t>
            </w:r>
          </w:p>
        </w:tc>
        <w:tc>
          <w:tcPr>
            <w:tcW w:w="1139" w:type="dxa"/>
          </w:tcPr>
          <w:p w14:paraId="4956E48E" w14:textId="77777777" w:rsidR="001B7C2B" w:rsidRPr="001B7C2B" w:rsidRDefault="001B7C2B" w:rsidP="00924358">
            <w:pPr>
              <w:cnfStyle w:val="000000000000" w:firstRow="0" w:lastRow="0" w:firstColumn="0" w:lastColumn="0" w:oddVBand="0" w:evenVBand="0" w:oddHBand="0" w:evenHBand="0" w:firstRowFirstColumn="0" w:firstRowLastColumn="0" w:lastRowFirstColumn="0" w:lastRowLastColumn="0"/>
              <w:rPr>
                <w:highlight w:val="yellow"/>
              </w:rPr>
            </w:pPr>
            <w:r w:rsidRPr="001B7C2B">
              <w:rPr>
                <w:sz w:val="18"/>
                <w:highlight w:val="yellow"/>
              </w:rPr>
              <w:t>BRCA1/2 carrier probability</w:t>
            </w:r>
          </w:p>
        </w:tc>
        <w:tc>
          <w:tcPr>
            <w:tcW w:w="950" w:type="dxa"/>
          </w:tcPr>
          <w:p w14:paraId="258AF3EE" w14:textId="77777777" w:rsidR="001B7C2B" w:rsidRPr="001B7C2B" w:rsidRDefault="001B7C2B" w:rsidP="00924358">
            <w:pPr>
              <w:cnfStyle w:val="000000000000" w:firstRow="0" w:lastRow="0" w:firstColumn="0" w:lastColumn="0" w:oddVBand="0" w:evenVBand="0" w:oddHBand="0" w:evenHBand="0" w:firstRowFirstColumn="0" w:firstRowLastColumn="0" w:lastRowFirstColumn="0" w:lastRowLastColumn="0"/>
              <w:rPr>
                <w:highlight w:val="yellow"/>
              </w:rPr>
            </w:pPr>
            <w:r w:rsidRPr="001B7C2B">
              <w:rPr>
                <w:sz w:val="18"/>
                <w:highlight w:val="yellow"/>
              </w:rPr>
              <w:t>No</w:t>
            </w:r>
          </w:p>
        </w:tc>
        <w:tc>
          <w:tcPr>
            <w:tcW w:w="923" w:type="dxa"/>
          </w:tcPr>
          <w:p w14:paraId="5EBCAADB" w14:textId="77777777" w:rsidR="001B7C2B" w:rsidRPr="001B7C2B" w:rsidRDefault="001B7C2B" w:rsidP="00924358">
            <w:pPr>
              <w:cnfStyle w:val="000000000000" w:firstRow="0" w:lastRow="0" w:firstColumn="0" w:lastColumn="0" w:oddVBand="0" w:evenVBand="0" w:oddHBand="0" w:evenHBand="0" w:firstRowFirstColumn="0" w:firstRowLastColumn="0" w:lastRowFirstColumn="0" w:lastRowLastColumn="0"/>
              <w:rPr>
                <w:highlight w:val="yellow"/>
              </w:rPr>
            </w:pPr>
            <w:r w:rsidRPr="001B7C2B">
              <w:rPr>
                <w:sz w:val="18"/>
                <w:highlight w:val="yellow"/>
              </w:rPr>
              <w:t>Limited</w:t>
            </w:r>
          </w:p>
        </w:tc>
        <w:tc>
          <w:tcPr>
            <w:tcW w:w="1375" w:type="dxa"/>
          </w:tcPr>
          <w:p w14:paraId="06F372A5" w14:textId="77777777" w:rsidR="001B7C2B" w:rsidRPr="001B7C2B" w:rsidRDefault="001B7C2B" w:rsidP="00924358">
            <w:pPr>
              <w:cnfStyle w:val="000000000000" w:firstRow="0" w:lastRow="0" w:firstColumn="0" w:lastColumn="0" w:oddVBand="0" w:evenVBand="0" w:oddHBand="0" w:evenHBand="0" w:firstRowFirstColumn="0" w:firstRowLastColumn="0" w:lastRowFirstColumn="0" w:lastRowLastColumn="0"/>
              <w:rPr>
                <w:highlight w:val="yellow"/>
              </w:rPr>
            </w:pPr>
            <w:r w:rsidRPr="001B7C2B">
              <w:rPr>
                <w:sz w:val="18"/>
                <w:highlight w:val="yellow"/>
              </w:rPr>
              <w:t>Partial (family history input)</w:t>
            </w:r>
          </w:p>
        </w:tc>
        <w:tc>
          <w:tcPr>
            <w:tcW w:w="932" w:type="dxa"/>
          </w:tcPr>
          <w:p w14:paraId="4481EAAC" w14:textId="77777777" w:rsidR="001B7C2B" w:rsidRPr="001B7C2B" w:rsidRDefault="001B7C2B" w:rsidP="00924358">
            <w:pPr>
              <w:cnfStyle w:val="000000000000" w:firstRow="0" w:lastRow="0" w:firstColumn="0" w:lastColumn="0" w:oddVBand="0" w:evenVBand="0" w:oddHBand="0" w:evenHBand="0" w:firstRowFirstColumn="0" w:firstRowLastColumn="0" w:lastRowFirstColumn="0" w:lastRowLastColumn="0"/>
              <w:rPr>
                <w:highlight w:val="yellow"/>
              </w:rPr>
            </w:pPr>
            <w:r w:rsidRPr="001B7C2B">
              <w:rPr>
                <w:sz w:val="18"/>
                <w:highlight w:val="yellow"/>
              </w:rPr>
              <w:t>No</w:t>
            </w:r>
          </w:p>
        </w:tc>
        <w:tc>
          <w:tcPr>
            <w:tcW w:w="1166" w:type="dxa"/>
          </w:tcPr>
          <w:p w14:paraId="4714B44E" w14:textId="77777777" w:rsidR="001B7C2B" w:rsidRPr="001B7C2B" w:rsidRDefault="001B7C2B" w:rsidP="00924358">
            <w:pPr>
              <w:cnfStyle w:val="000000000000" w:firstRow="0" w:lastRow="0" w:firstColumn="0" w:lastColumn="0" w:oddVBand="0" w:evenVBand="0" w:oddHBand="0" w:evenHBand="0" w:firstRowFirstColumn="0" w:firstRowLastColumn="0" w:lastRowFirstColumn="0" w:lastRowLastColumn="0"/>
              <w:rPr>
                <w:highlight w:val="yellow"/>
              </w:rPr>
            </w:pPr>
            <w:r w:rsidRPr="001B7C2B">
              <w:rPr>
                <w:sz w:val="18"/>
                <w:highlight w:val="yellow"/>
              </w:rPr>
              <w:t>Free (</w:t>
            </w:r>
            <w:proofErr w:type="spellStart"/>
            <w:r w:rsidRPr="001B7C2B">
              <w:rPr>
                <w:sz w:val="18"/>
                <w:highlight w:val="yellow"/>
              </w:rPr>
              <w:t>BayesMendel</w:t>
            </w:r>
            <w:proofErr w:type="spellEnd"/>
            <w:r w:rsidRPr="001B7C2B">
              <w:rPr>
                <w:sz w:val="18"/>
                <w:highlight w:val="yellow"/>
              </w:rPr>
              <w:t xml:space="preserve"> / CRA)</w:t>
            </w:r>
          </w:p>
        </w:tc>
        <w:tc>
          <w:tcPr>
            <w:tcW w:w="1293" w:type="dxa"/>
          </w:tcPr>
          <w:p w14:paraId="0055FCCA" w14:textId="77777777" w:rsidR="001B7C2B" w:rsidRPr="001B7C2B" w:rsidRDefault="001B7C2B" w:rsidP="00924358">
            <w:pPr>
              <w:cnfStyle w:val="000000000000" w:firstRow="0" w:lastRow="0" w:firstColumn="0" w:lastColumn="0" w:oddVBand="0" w:evenVBand="0" w:oddHBand="0" w:evenHBand="0" w:firstRowFirstColumn="0" w:firstRowLastColumn="0" w:lastRowFirstColumn="0" w:lastRowLastColumn="0"/>
              <w:rPr>
                <w:highlight w:val="yellow"/>
              </w:rPr>
            </w:pPr>
            <w:r w:rsidRPr="001B7C2B">
              <w:rPr>
                <w:sz w:val="18"/>
                <w:highlight w:val="yellow"/>
              </w:rPr>
              <w:t>Genetics clinic</w:t>
            </w:r>
          </w:p>
        </w:tc>
      </w:tr>
      <w:tr w:rsidR="001B7C2B" w:rsidRPr="001B7C2B" w14:paraId="4E8D2FBA" w14:textId="77777777" w:rsidTr="001B7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8" w:type="dxa"/>
          </w:tcPr>
          <w:p w14:paraId="1E596FE4" w14:textId="77777777" w:rsidR="001B7C2B" w:rsidRPr="001B7C2B" w:rsidRDefault="001B7C2B" w:rsidP="00924358">
            <w:pPr>
              <w:rPr>
                <w:highlight w:val="yellow"/>
              </w:rPr>
            </w:pPr>
            <w:r w:rsidRPr="001B7C2B">
              <w:rPr>
                <w:sz w:val="18"/>
                <w:highlight w:val="yellow"/>
              </w:rPr>
              <w:t>Ask2Me</w:t>
            </w:r>
          </w:p>
        </w:tc>
        <w:tc>
          <w:tcPr>
            <w:tcW w:w="1139" w:type="dxa"/>
          </w:tcPr>
          <w:p w14:paraId="68263067" w14:textId="77777777" w:rsidR="001B7C2B" w:rsidRPr="001B7C2B" w:rsidRDefault="001B7C2B" w:rsidP="00924358">
            <w:pPr>
              <w:cnfStyle w:val="000000100000" w:firstRow="0" w:lastRow="0" w:firstColumn="0" w:lastColumn="0" w:oddVBand="0" w:evenVBand="0" w:oddHBand="1" w:evenHBand="0" w:firstRowFirstColumn="0" w:firstRowLastColumn="0" w:lastRowFirstColumn="0" w:lastRowLastColumn="0"/>
              <w:rPr>
                <w:highlight w:val="yellow"/>
              </w:rPr>
            </w:pPr>
            <w:r w:rsidRPr="001B7C2B">
              <w:rPr>
                <w:sz w:val="18"/>
                <w:highlight w:val="yellow"/>
              </w:rPr>
              <w:t>Gene-specific penetrance / management estimates</w:t>
            </w:r>
          </w:p>
        </w:tc>
        <w:tc>
          <w:tcPr>
            <w:tcW w:w="950" w:type="dxa"/>
          </w:tcPr>
          <w:p w14:paraId="1C1BD090" w14:textId="77777777" w:rsidR="001B7C2B" w:rsidRPr="001B7C2B" w:rsidRDefault="001B7C2B" w:rsidP="00924358">
            <w:pPr>
              <w:cnfStyle w:val="000000100000" w:firstRow="0" w:lastRow="0" w:firstColumn="0" w:lastColumn="0" w:oddVBand="0" w:evenVBand="0" w:oddHBand="1" w:evenHBand="0" w:firstRowFirstColumn="0" w:firstRowLastColumn="0" w:lastRowFirstColumn="0" w:lastRowLastColumn="0"/>
              <w:rPr>
                <w:highlight w:val="yellow"/>
              </w:rPr>
            </w:pPr>
            <w:r w:rsidRPr="001B7C2B">
              <w:rPr>
                <w:sz w:val="18"/>
                <w:highlight w:val="yellow"/>
              </w:rPr>
              <w:t>Partial (gene-based, not NCCN triage)</w:t>
            </w:r>
          </w:p>
        </w:tc>
        <w:tc>
          <w:tcPr>
            <w:tcW w:w="923" w:type="dxa"/>
          </w:tcPr>
          <w:p w14:paraId="721CE26D" w14:textId="77777777" w:rsidR="001B7C2B" w:rsidRPr="001B7C2B" w:rsidRDefault="001B7C2B" w:rsidP="00924358">
            <w:pPr>
              <w:cnfStyle w:val="000000100000" w:firstRow="0" w:lastRow="0" w:firstColumn="0" w:lastColumn="0" w:oddVBand="0" w:evenVBand="0" w:oddHBand="1" w:evenHBand="0" w:firstRowFirstColumn="0" w:firstRowLastColumn="0" w:lastRowFirstColumn="0" w:lastRowLastColumn="0"/>
              <w:rPr>
                <w:highlight w:val="yellow"/>
              </w:rPr>
            </w:pPr>
            <w:r w:rsidRPr="001B7C2B">
              <w:rPr>
                <w:sz w:val="18"/>
                <w:highlight w:val="yellow"/>
              </w:rPr>
              <w:t>Limited</w:t>
            </w:r>
          </w:p>
        </w:tc>
        <w:tc>
          <w:tcPr>
            <w:tcW w:w="1375" w:type="dxa"/>
          </w:tcPr>
          <w:p w14:paraId="59275FB0" w14:textId="77777777" w:rsidR="001B7C2B" w:rsidRPr="001B7C2B" w:rsidRDefault="001B7C2B" w:rsidP="00924358">
            <w:pPr>
              <w:cnfStyle w:val="000000100000" w:firstRow="0" w:lastRow="0" w:firstColumn="0" w:lastColumn="0" w:oddVBand="0" w:evenVBand="0" w:oddHBand="1" w:evenHBand="0" w:firstRowFirstColumn="0" w:firstRowLastColumn="0" w:lastRowFirstColumn="0" w:lastRowLastColumn="0"/>
              <w:rPr>
                <w:highlight w:val="yellow"/>
              </w:rPr>
            </w:pPr>
            <w:r w:rsidRPr="001B7C2B">
              <w:rPr>
                <w:sz w:val="18"/>
                <w:highlight w:val="yellow"/>
              </w:rPr>
              <w:t>No</w:t>
            </w:r>
          </w:p>
        </w:tc>
        <w:tc>
          <w:tcPr>
            <w:tcW w:w="932" w:type="dxa"/>
          </w:tcPr>
          <w:p w14:paraId="568ED8F3" w14:textId="77777777" w:rsidR="001B7C2B" w:rsidRPr="001B7C2B" w:rsidRDefault="001B7C2B" w:rsidP="00924358">
            <w:pPr>
              <w:cnfStyle w:val="000000100000" w:firstRow="0" w:lastRow="0" w:firstColumn="0" w:lastColumn="0" w:oddVBand="0" w:evenVBand="0" w:oddHBand="1" w:evenHBand="0" w:firstRowFirstColumn="0" w:firstRowLastColumn="0" w:lastRowFirstColumn="0" w:lastRowLastColumn="0"/>
              <w:rPr>
                <w:highlight w:val="yellow"/>
              </w:rPr>
            </w:pPr>
            <w:r w:rsidRPr="001B7C2B">
              <w:rPr>
                <w:sz w:val="18"/>
                <w:highlight w:val="yellow"/>
              </w:rPr>
              <w:t>No</w:t>
            </w:r>
          </w:p>
        </w:tc>
        <w:tc>
          <w:tcPr>
            <w:tcW w:w="1166" w:type="dxa"/>
          </w:tcPr>
          <w:p w14:paraId="4125BF57" w14:textId="77777777" w:rsidR="001B7C2B" w:rsidRPr="001B7C2B" w:rsidRDefault="001B7C2B" w:rsidP="00924358">
            <w:pPr>
              <w:cnfStyle w:val="000000100000" w:firstRow="0" w:lastRow="0" w:firstColumn="0" w:lastColumn="0" w:oddVBand="0" w:evenVBand="0" w:oddHBand="1" w:evenHBand="0" w:firstRowFirstColumn="0" w:firstRowLastColumn="0" w:lastRowFirstColumn="0" w:lastRowLastColumn="0"/>
              <w:rPr>
                <w:highlight w:val="yellow"/>
              </w:rPr>
            </w:pPr>
            <w:r w:rsidRPr="001B7C2B">
              <w:rPr>
                <w:sz w:val="18"/>
                <w:highlight w:val="yellow"/>
              </w:rPr>
              <w:t>Free web</w:t>
            </w:r>
          </w:p>
        </w:tc>
        <w:tc>
          <w:tcPr>
            <w:tcW w:w="1293" w:type="dxa"/>
          </w:tcPr>
          <w:p w14:paraId="602A3702" w14:textId="77777777" w:rsidR="001B7C2B" w:rsidRPr="001B7C2B" w:rsidRDefault="001B7C2B" w:rsidP="00924358">
            <w:pPr>
              <w:cnfStyle w:val="000000100000" w:firstRow="0" w:lastRow="0" w:firstColumn="0" w:lastColumn="0" w:oddVBand="0" w:evenVBand="0" w:oddHBand="1" w:evenHBand="0" w:firstRowFirstColumn="0" w:firstRowLastColumn="0" w:lastRowFirstColumn="0" w:lastRowLastColumn="0"/>
              <w:rPr>
                <w:highlight w:val="yellow"/>
              </w:rPr>
            </w:pPr>
            <w:r w:rsidRPr="001B7C2B">
              <w:rPr>
                <w:sz w:val="18"/>
                <w:highlight w:val="yellow"/>
              </w:rPr>
              <w:t>Clinical decision support</w:t>
            </w:r>
          </w:p>
        </w:tc>
      </w:tr>
      <w:tr w:rsidR="001B7C2B" w:rsidRPr="001B7C2B" w14:paraId="65B25281" w14:textId="77777777" w:rsidTr="001B7C2B">
        <w:tc>
          <w:tcPr>
            <w:cnfStyle w:val="001000000000" w:firstRow="0" w:lastRow="0" w:firstColumn="1" w:lastColumn="0" w:oddVBand="0" w:evenVBand="0" w:oddHBand="0" w:evenHBand="0" w:firstRowFirstColumn="0" w:firstRowLastColumn="0" w:lastRowFirstColumn="0" w:lastRowLastColumn="0"/>
            <w:tcW w:w="1058" w:type="dxa"/>
          </w:tcPr>
          <w:p w14:paraId="196CD0E8" w14:textId="77777777" w:rsidR="001B7C2B" w:rsidRPr="001B7C2B" w:rsidRDefault="001B7C2B" w:rsidP="00924358">
            <w:pPr>
              <w:rPr>
                <w:highlight w:val="yellow"/>
              </w:rPr>
            </w:pPr>
            <w:proofErr w:type="spellStart"/>
            <w:r w:rsidRPr="001B7C2B">
              <w:rPr>
                <w:sz w:val="18"/>
                <w:highlight w:val="yellow"/>
              </w:rPr>
              <w:t>Telegenetics</w:t>
            </w:r>
            <w:proofErr w:type="spellEnd"/>
            <w:r w:rsidRPr="001B7C2B">
              <w:rPr>
                <w:sz w:val="18"/>
                <w:highlight w:val="yellow"/>
              </w:rPr>
              <w:t xml:space="preserve"> platforms</w:t>
            </w:r>
          </w:p>
        </w:tc>
        <w:tc>
          <w:tcPr>
            <w:tcW w:w="1139" w:type="dxa"/>
          </w:tcPr>
          <w:p w14:paraId="7E97220E" w14:textId="77777777" w:rsidR="001B7C2B" w:rsidRPr="001B7C2B" w:rsidRDefault="001B7C2B" w:rsidP="00924358">
            <w:pPr>
              <w:cnfStyle w:val="000000000000" w:firstRow="0" w:lastRow="0" w:firstColumn="0" w:lastColumn="0" w:oddVBand="0" w:evenVBand="0" w:oddHBand="0" w:evenHBand="0" w:firstRowFirstColumn="0" w:firstRowLastColumn="0" w:lastRowFirstColumn="0" w:lastRowLastColumn="0"/>
              <w:rPr>
                <w:highlight w:val="yellow"/>
              </w:rPr>
            </w:pPr>
            <w:r w:rsidRPr="001B7C2B">
              <w:rPr>
                <w:sz w:val="18"/>
                <w:highlight w:val="yellow"/>
              </w:rPr>
              <w:t>Remote counselling delivery</w:t>
            </w:r>
          </w:p>
        </w:tc>
        <w:tc>
          <w:tcPr>
            <w:tcW w:w="950" w:type="dxa"/>
          </w:tcPr>
          <w:p w14:paraId="070261C2" w14:textId="77777777" w:rsidR="001B7C2B" w:rsidRPr="001B7C2B" w:rsidRDefault="001B7C2B" w:rsidP="00924358">
            <w:pPr>
              <w:cnfStyle w:val="000000000000" w:firstRow="0" w:lastRow="0" w:firstColumn="0" w:lastColumn="0" w:oddVBand="0" w:evenVBand="0" w:oddHBand="0" w:evenHBand="0" w:firstRowFirstColumn="0" w:firstRowLastColumn="0" w:lastRowFirstColumn="0" w:lastRowLastColumn="0"/>
              <w:rPr>
                <w:highlight w:val="yellow"/>
              </w:rPr>
            </w:pPr>
            <w:r w:rsidRPr="001B7C2B">
              <w:rPr>
                <w:sz w:val="18"/>
                <w:highlight w:val="yellow"/>
              </w:rPr>
              <w:t>No (delivery channel)</w:t>
            </w:r>
          </w:p>
        </w:tc>
        <w:tc>
          <w:tcPr>
            <w:tcW w:w="923" w:type="dxa"/>
          </w:tcPr>
          <w:p w14:paraId="016D0DE5" w14:textId="77777777" w:rsidR="001B7C2B" w:rsidRPr="001B7C2B" w:rsidRDefault="001B7C2B" w:rsidP="00924358">
            <w:pPr>
              <w:cnfStyle w:val="000000000000" w:firstRow="0" w:lastRow="0" w:firstColumn="0" w:lastColumn="0" w:oddVBand="0" w:evenVBand="0" w:oddHBand="0" w:evenHBand="0" w:firstRowFirstColumn="0" w:firstRowLastColumn="0" w:lastRowFirstColumn="0" w:lastRowLastColumn="0"/>
              <w:rPr>
                <w:highlight w:val="yellow"/>
              </w:rPr>
            </w:pPr>
            <w:r w:rsidRPr="001B7C2B">
              <w:rPr>
                <w:sz w:val="18"/>
                <w:highlight w:val="yellow"/>
              </w:rPr>
              <w:t>N/A</w:t>
            </w:r>
          </w:p>
        </w:tc>
        <w:tc>
          <w:tcPr>
            <w:tcW w:w="1375" w:type="dxa"/>
          </w:tcPr>
          <w:p w14:paraId="4FBAC96E" w14:textId="77777777" w:rsidR="001B7C2B" w:rsidRPr="001B7C2B" w:rsidRDefault="001B7C2B" w:rsidP="00924358">
            <w:pPr>
              <w:cnfStyle w:val="000000000000" w:firstRow="0" w:lastRow="0" w:firstColumn="0" w:lastColumn="0" w:oddVBand="0" w:evenVBand="0" w:oddHBand="0" w:evenHBand="0" w:firstRowFirstColumn="0" w:firstRowLastColumn="0" w:lastRowFirstColumn="0" w:lastRowLastColumn="0"/>
              <w:rPr>
                <w:highlight w:val="yellow"/>
              </w:rPr>
            </w:pPr>
            <w:r w:rsidRPr="001B7C2B">
              <w:rPr>
                <w:sz w:val="18"/>
                <w:highlight w:val="yellow"/>
              </w:rPr>
              <w:t>No</w:t>
            </w:r>
          </w:p>
        </w:tc>
        <w:tc>
          <w:tcPr>
            <w:tcW w:w="932" w:type="dxa"/>
          </w:tcPr>
          <w:p w14:paraId="4BCE667D" w14:textId="77777777" w:rsidR="001B7C2B" w:rsidRPr="001B7C2B" w:rsidRDefault="001B7C2B" w:rsidP="00924358">
            <w:pPr>
              <w:cnfStyle w:val="000000000000" w:firstRow="0" w:lastRow="0" w:firstColumn="0" w:lastColumn="0" w:oddVBand="0" w:evenVBand="0" w:oddHBand="0" w:evenHBand="0" w:firstRowFirstColumn="0" w:firstRowLastColumn="0" w:lastRowFirstColumn="0" w:lastRowLastColumn="0"/>
              <w:rPr>
                <w:highlight w:val="yellow"/>
              </w:rPr>
            </w:pPr>
            <w:r w:rsidRPr="001B7C2B">
              <w:rPr>
                <w:sz w:val="18"/>
                <w:highlight w:val="yellow"/>
              </w:rPr>
              <w:t>Varies</w:t>
            </w:r>
          </w:p>
        </w:tc>
        <w:tc>
          <w:tcPr>
            <w:tcW w:w="1166" w:type="dxa"/>
          </w:tcPr>
          <w:p w14:paraId="483EB36F" w14:textId="77777777" w:rsidR="001B7C2B" w:rsidRPr="001B7C2B" w:rsidRDefault="001B7C2B" w:rsidP="00924358">
            <w:pPr>
              <w:cnfStyle w:val="000000000000" w:firstRow="0" w:lastRow="0" w:firstColumn="0" w:lastColumn="0" w:oddVBand="0" w:evenVBand="0" w:oddHBand="0" w:evenHBand="0" w:firstRowFirstColumn="0" w:firstRowLastColumn="0" w:lastRowFirstColumn="0" w:lastRowLastColumn="0"/>
              <w:rPr>
                <w:highlight w:val="yellow"/>
              </w:rPr>
            </w:pPr>
            <w:r w:rsidRPr="001B7C2B">
              <w:rPr>
                <w:sz w:val="18"/>
                <w:highlight w:val="yellow"/>
              </w:rPr>
              <w:t>Commercial / institutional</w:t>
            </w:r>
          </w:p>
        </w:tc>
        <w:tc>
          <w:tcPr>
            <w:tcW w:w="1293" w:type="dxa"/>
          </w:tcPr>
          <w:p w14:paraId="287683FD" w14:textId="77777777" w:rsidR="001B7C2B" w:rsidRPr="001B7C2B" w:rsidRDefault="001B7C2B" w:rsidP="00924358">
            <w:pPr>
              <w:cnfStyle w:val="000000000000" w:firstRow="0" w:lastRow="0" w:firstColumn="0" w:lastColumn="0" w:oddVBand="0" w:evenVBand="0" w:oddHBand="0" w:evenHBand="0" w:firstRowFirstColumn="0" w:firstRowLastColumn="0" w:lastRowFirstColumn="0" w:lastRowLastColumn="0"/>
              <w:rPr>
                <w:highlight w:val="yellow"/>
              </w:rPr>
            </w:pPr>
            <w:r w:rsidRPr="001B7C2B">
              <w:rPr>
                <w:sz w:val="18"/>
                <w:highlight w:val="yellow"/>
              </w:rPr>
              <w:t>Access expansion</w:t>
            </w:r>
          </w:p>
        </w:tc>
      </w:tr>
      <w:tr w:rsidR="001B7C2B" w14:paraId="1AB14DF2" w14:textId="77777777" w:rsidTr="001B7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8" w:type="dxa"/>
          </w:tcPr>
          <w:p w14:paraId="051417A7" w14:textId="77777777" w:rsidR="001B7C2B" w:rsidRPr="001B7C2B" w:rsidRDefault="001B7C2B" w:rsidP="00924358">
            <w:pPr>
              <w:rPr>
                <w:highlight w:val="yellow"/>
              </w:rPr>
            </w:pPr>
            <w:r w:rsidRPr="001B7C2B">
              <w:rPr>
                <w:sz w:val="18"/>
                <w:highlight w:val="yellow"/>
              </w:rPr>
              <w:t xml:space="preserve">Commercial pedigree software (e.g., Progeny, </w:t>
            </w:r>
            <w:proofErr w:type="spellStart"/>
            <w:r w:rsidRPr="001B7C2B">
              <w:rPr>
                <w:sz w:val="18"/>
                <w:highlight w:val="yellow"/>
              </w:rPr>
              <w:t>PedigreeXP</w:t>
            </w:r>
            <w:proofErr w:type="spellEnd"/>
            <w:r w:rsidRPr="001B7C2B">
              <w:rPr>
                <w:sz w:val="18"/>
                <w:highlight w:val="yellow"/>
              </w:rPr>
              <w:t>)</w:t>
            </w:r>
          </w:p>
        </w:tc>
        <w:tc>
          <w:tcPr>
            <w:tcW w:w="1139" w:type="dxa"/>
          </w:tcPr>
          <w:p w14:paraId="6EDC0DA6" w14:textId="77777777" w:rsidR="001B7C2B" w:rsidRPr="001B7C2B" w:rsidRDefault="001B7C2B" w:rsidP="00924358">
            <w:pPr>
              <w:cnfStyle w:val="000000100000" w:firstRow="0" w:lastRow="0" w:firstColumn="0" w:lastColumn="0" w:oddVBand="0" w:evenVBand="0" w:oddHBand="1" w:evenHBand="0" w:firstRowFirstColumn="0" w:firstRowLastColumn="0" w:lastRowFirstColumn="0" w:lastRowLastColumn="0"/>
              <w:rPr>
                <w:highlight w:val="yellow"/>
              </w:rPr>
            </w:pPr>
            <w:r w:rsidRPr="001B7C2B">
              <w:rPr>
                <w:sz w:val="18"/>
                <w:highlight w:val="yellow"/>
              </w:rPr>
              <w:t>Pedigree drawing and storage</w:t>
            </w:r>
          </w:p>
        </w:tc>
        <w:tc>
          <w:tcPr>
            <w:tcW w:w="950" w:type="dxa"/>
          </w:tcPr>
          <w:p w14:paraId="0B048B0D" w14:textId="77777777" w:rsidR="001B7C2B" w:rsidRPr="001B7C2B" w:rsidRDefault="001B7C2B" w:rsidP="00924358">
            <w:pPr>
              <w:cnfStyle w:val="000000100000" w:firstRow="0" w:lastRow="0" w:firstColumn="0" w:lastColumn="0" w:oddVBand="0" w:evenVBand="0" w:oddHBand="1" w:evenHBand="0" w:firstRowFirstColumn="0" w:firstRowLastColumn="0" w:lastRowFirstColumn="0" w:lastRowLastColumn="0"/>
              <w:rPr>
                <w:highlight w:val="yellow"/>
              </w:rPr>
            </w:pPr>
            <w:r w:rsidRPr="001B7C2B">
              <w:rPr>
                <w:sz w:val="18"/>
                <w:highlight w:val="yellow"/>
              </w:rPr>
              <w:t>No</w:t>
            </w:r>
          </w:p>
        </w:tc>
        <w:tc>
          <w:tcPr>
            <w:tcW w:w="923" w:type="dxa"/>
          </w:tcPr>
          <w:p w14:paraId="48571B02" w14:textId="77777777" w:rsidR="001B7C2B" w:rsidRPr="001B7C2B" w:rsidRDefault="001B7C2B" w:rsidP="00924358">
            <w:pPr>
              <w:cnfStyle w:val="000000100000" w:firstRow="0" w:lastRow="0" w:firstColumn="0" w:lastColumn="0" w:oddVBand="0" w:evenVBand="0" w:oddHBand="1" w:evenHBand="0" w:firstRowFirstColumn="0" w:firstRowLastColumn="0" w:lastRowFirstColumn="0" w:lastRowLastColumn="0"/>
              <w:rPr>
                <w:highlight w:val="yellow"/>
              </w:rPr>
            </w:pPr>
            <w:r w:rsidRPr="001B7C2B">
              <w:rPr>
                <w:sz w:val="18"/>
                <w:highlight w:val="yellow"/>
              </w:rPr>
              <w:t>No</w:t>
            </w:r>
          </w:p>
        </w:tc>
        <w:tc>
          <w:tcPr>
            <w:tcW w:w="1375" w:type="dxa"/>
          </w:tcPr>
          <w:p w14:paraId="50B3F8C9" w14:textId="77777777" w:rsidR="001B7C2B" w:rsidRPr="001B7C2B" w:rsidRDefault="001B7C2B" w:rsidP="00924358">
            <w:pPr>
              <w:cnfStyle w:val="000000100000" w:firstRow="0" w:lastRow="0" w:firstColumn="0" w:lastColumn="0" w:oddVBand="0" w:evenVBand="0" w:oddHBand="1" w:evenHBand="0" w:firstRowFirstColumn="0" w:firstRowLastColumn="0" w:lastRowFirstColumn="0" w:lastRowLastColumn="0"/>
              <w:rPr>
                <w:highlight w:val="yellow"/>
              </w:rPr>
            </w:pPr>
            <w:r w:rsidRPr="001B7C2B">
              <w:rPr>
                <w:sz w:val="18"/>
                <w:highlight w:val="yellow"/>
              </w:rPr>
              <w:t>Yes (drawing/storage)</w:t>
            </w:r>
          </w:p>
        </w:tc>
        <w:tc>
          <w:tcPr>
            <w:tcW w:w="932" w:type="dxa"/>
          </w:tcPr>
          <w:p w14:paraId="235C27CA" w14:textId="77777777" w:rsidR="001B7C2B" w:rsidRPr="001B7C2B" w:rsidRDefault="001B7C2B" w:rsidP="00924358">
            <w:pPr>
              <w:cnfStyle w:val="000000100000" w:firstRow="0" w:lastRow="0" w:firstColumn="0" w:lastColumn="0" w:oddVBand="0" w:evenVBand="0" w:oddHBand="1" w:evenHBand="0" w:firstRowFirstColumn="0" w:firstRowLastColumn="0" w:lastRowFirstColumn="0" w:lastRowLastColumn="0"/>
              <w:rPr>
                <w:highlight w:val="yellow"/>
              </w:rPr>
            </w:pPr>
            <w:r w:rsidRPr="001B7C2B">
              <w:rPr>
                <w:sz w:val="18"/>
                <w:highlight w:val="yellow"/>
              </w:rPr>
              <w:t>No</w:t>
            </w:r>
          </w:p>
        </w:tc>
        <w:tc>
          <w:tcPr>
            <w:tcW w:w="1166" w:type="dxa"/>
          </w:tcPr>
          <w:p w14:paraId="216F3206" w14:textId="77777777" w:rsidR="001B7C2B" w:rsidRPr="001B7C2B" w:rsidRDefault="001B7C2B" w:rsidP="00924358">
            <w:pPr>
              <w:cnfStyle w:val="000000100000" w:firstRow="0" w:lastRow="0" w:firstColumn="0" w:lastColumn="0" w:oddVBand="0" w:evenVBand="0" w:oddHBand="1" w:evenHBand="0" w:firstRowFirstColumn="0" w:firstRowLastColumn="0" w:lastRowFirstColumn="0" w:lastRowLastColumn="0"/>
              <w:rPr>
                <w:highlight w:val="yellow"/>
              </w:rPr>
            </w:pPr>
            <w:r w:rsidRPr="001B7C2B">
              <w:rPr>
                <w:sz w:val="18"/>
                <w:highlight w:val="yellow"/>
              </w:rPr>
              <w:t xml:space="preserve">Paid annual </w:t>
            </w:r>
            <w:proofErr w:type="spellStart"/>
            <w:r w:rsidRPr="001B7C2B">
              <w:rPr>
                <w:sz w:val="18"/>
                <w:highlight w:val="yellow"/>
              </w:rPr>
              <w:t>licence</w:t>
            </w:r>
            <w:proofErr w:type="spellEnd"/>
          </w:p>
        </w:tc>
        <w:tc>
          <w:tcPr>
            <w:tcW w:w="1293" w:type="dxa"/>
          </w:tcPr>
          <w:p w14:paraId="41DEC827" w14:textId="77777777" w:rsidR="001B7C2B" w:rsidRPr="001B7C2B" w:rsidRDefault="001B7C2B" w:rsidP="00924358">
            <w:pPr>
              <w:cnfStyle w:val="000000100000" w:firstRow="0" w:lastRow="0" w:firstColumn="0" w:lastColumn="0" w:oddVBand="0" w:evenVBand="0" w:oddHBand="1" w:evenHBand="0" w:firstRowFirstColumn="0" w:firstRowLastColumn="0" w:lastRowFirstColumn="0" w:lastRowLastColumn="0"/>
              <w:rPr>
                <w:color w:val="EE0000"/>
              </w:rPr>
            </w:pPr>
            <w:r w:rsidRPr="001B7C2B">
              <w:rPr>
                <w:sz w:val="18"/>
                <w:highlight w:val="yellow"/>
              </w:rPr>
              <w:t>Genetics clinics</w:t>
            </w:r>
          </w:p>
        </w:tc>
      </w:tr>
    </w:tbl>
    <w:p w14:paraId="648966D4" w14:textId="5DC65924" w:rsidR="001B7C2B" w:rsidRPr="001B7C2B" w:rsidRDefault="001B7C2B" w:rsidP="001B7C2B">
      <w:pPr>
        <w:tabs>
          <w:tab w:val="left" w:pos="0"/>
          <w:tab w:val="left" w:pos="90"/>
          <w:tab w:val="left" w:pos="270"/>
          <w:tab w:val="left" w:pos="450"/>
          <w:tab w:val="left" w:pos="720"/>
        </w:tabs>
        <w:spacing w:line="480" w:lineRule="auto"/>
        <w:ind w:right="86"/>
        <w:jc w:val="both"/>
        <w:rPr>
          <w:rFonts w:asciiTheme="majorBidi" w:hAnsiTheme="majorBidi" w:cstheme="majorBidi"/>
          <w:color w:val="EE0000"/>
        </w:rPr>
      </w:pPr>
      <w:r w:rsidRPr="001B7C2B">
        <w:rPr>
          <w:rFonts w:asciiTheme="majorBidi" w:hAnsiTheme="majorBidi" w:cstheme="majorBidi"/>
          <w:b/>
          <w:bCs/>
          <w:color w:val="EE0000"/>
          <w:highlight w:val="yellow"/>
        </w:rPr>
        <w:t>Legend:</w:t>
      </w:r>
      <w:r w:rsidRPr="001B7C2B">
        <w:rPr>
          <w:rFonts w:asciiTheme="majorBidi" w:hAnsiTheme="majorBidi" w:cstheme="majorBidi"/>
          <w:color w:val="EE0000"/>
          <w:highlight w:val="yellow"/>
        </w:rPr>
        <w:t xml:space="preserve"> Tool characteristics reflect each tool's documented primary function; readers should consult each tool's current documentation for details. The risk models (Tyrer-Cuzick, BOADICEA/</w:t>
      </w:r>
      <w:proofErr w:type="spellStart"/>
      <w:r w:rsidRPr="001B7C2B">
        <w:rPr>
          <w:rFonts w:asciiTheme="majorBidi" w:hAnsiTheme="majorBidi" w:cstheme="majorBidi"/>
          <w:color w:val="EE0000"/>
          <w:highlight w:val="yellow"/>
        </w:rPr>
        <w:t>CanRisk</w:t>
      </w:r>
      <w:proofErr w:type="spellEnd"/>
      <w:r w:rsidRPr="001B7C2B">
        <w:rPr>
          <w:rFonts w:asciiTheme="majorBidi" w:hAnsiTheme="majorBidi" w:cstheme="majorBidi"/>
          <w:color w:val="EE0000"/>
          <w:highlight w:val="yellow"/>
        </w:rPr>
        <w:t xml:space="preserve">, BRCAPRO) answer a different clinical question (quantifying risk probability) than </w:t>
      </w:r>
      <w:proofErr w:type="spellStart"/>
      <w:r w:rsidRPr="001B7C2B">
        <w:rPr>
          <w:rFonts w:asciiTheme="majorBidi" w:hAnsiTheme="majorBidi" w:cstheme="majorBidi"/>
          <w:color w:val="EE0000"/>
          <w:highlight w:val="yellow"/>
        </w:rPr>
        <w:t>GeneticBot</w:t>
      </w:r>
      <w:proofErr w:type="spellEnd"/>
      <w:r w:rsidRPr="001B7C2B">
        <w:rPr>
          <w:rFonts w:asciiTheme="majorBidi" w:hAnsiTheme="majorBidi" w:cstheme="majorBidi"/>
          <w:color w:val="EE0000"/>
          <w:highlight w:val="yellow"/>
        </w:rPr>
        <w:t xml:space="preserve"> (evaluating explicit NCCN testing criteria). Abbreviations: RAG, retrieval-augmented generation; NCCN, National Comprehensive Cancer Network; LLM, large language model; MENA, Middle East and North Africa.</w:t>
      </w:r>
    </w:p>
    <w:p w14:paraId="11E747BA" w14:textId="77777777" w:rsidR="00AD5B56" w:rsidRDefault="00610A19" w:rsidP="00986ADE">
      <w:pPr>
        <w:tabs>
          <w:tab w:val="left" w:pos="0"/>
          <w:tab w:val="left" w:pos="90"/>
          <w:tab w:val="left" w:pos="270"/>
          <w:tab w:val="left" w:pos="450"/>
          <w:tab w:val="left" w:pos="720"/>
        </w:tabs>
        <w:spacing w:line="480" w:lineRule="auto"/>
        <w:ind w:right="86"/>
        <w:jc w:val="both"/>
        <w:rPr>
          <w:ins w:id="244" w:author="Ahmed Alkaff" w:date="2026-06-14T13:08:00Z" w16du:dateUtc="2026-06-14T10:08:00Z"/>
          <w:rFonts w:asciiTheme="majorBidi" w:hAnsiTheme="majorBidi" w:cstheme="majorBidi"/>
          <w:color w:val="000000" w:themeColor="text1"/>
        </w:rPr>
      </w:pPr>
      <w:r w:rsidRPr="00AD5B56">
        <w:rPr>
          <w:rFonts w:asciiTheme="majorBidi" w:hAnsiTheme="majorBidi" w:cstheme="majorBidi"/>
          <w:strike/>
          <w:color w:val="00B0F0"/>
          <w:rPrChange w:id="245" w:author="Ahmed Alkaff" w:date="2026-06-14T13:08:00Z" w16du:dateUtc="2026-06-14T10:08:00Z">
            <w:rPr>
              <w:rFonts w:asciiTheme="majorBidi" w:hAnsiTheme="majorBidi" w:cstheme="majorBidi"/>
              <w:color w:val="000000" w:themeColor="text1"/>
            </w:rPr>
          </w:rPrChange>
        </w:rPr>
        <w:t xml:space="preserve">Our validation of the DAS on </w:t>
      </w:r>
      <w:r w:rsidR="00931AB7" w:rsidRPr="00AD5B56">
        <w:rPr>
          <w:rFonts w:asciiTheme="majorBidi" w:hAnsiTheme="majorBidi" w:cstheme="majorBidi"/>
          <w:strike/>
          <w:color w:val="00B0F0"/>
          <w:rPrChange w:id="246" w:author="Ahmed Alkaff" w:date="2026-06-14T13:08:00Z" w16du:dateUtc="2026-06-14T10:08:00Z">
            <w:rPr>
              <w:rFonts w:asciiTheme="majorBidi" w:hAnsiTheme="majorBidi" w:cstheme="majorBidi"/>
              <w:color w:val="000000" w:themeColor="text1"/>
            </w:rPr>
          </w:rPrChange>
        </w:rPr>
        <w:t>50 constructed</w:t>
      </w:r>
      <w:r w:rsidRPr="00AD5B56">
        <w:rPr>
          <w:rFonts w:asciiTheme="majorBidi" w:hAnsiTheme="majorBidi" w:cstheme="majorBidi"/>
          <w:strike/>
          <w:color w:val="00B0F0"/>
          <w:rPrChange w:id="247" w:author="Ahmed Alkaff" w:date="2026-06-14T13:08:00Z" w16du:dateUtc="2026-06-14T10:08:00Z">
            <w:rPr>
              <w:rFonts w:asciiTheme="majorBidi" w:hAnsiTheme="majorBidi" w:cstheme="majorBidi"/>
              <w:color w:val="000000" w:themeColor="text1"/>
            </w:rPr>
          </w:rPrChange>
        </w:rPr>
        <w:t xml:space="preserve"> synthetic cases shows that the platform delivers expert-level performance while preserving clinical safety. DAS identified </w:t>
      </w:r>
      <w:r w:rsidR="0093743E" w:rsidRPr="00AD5B56">
        <w:rPr>
          <w:rFonts w:asciiTheme="majorBidi" w:hAnsiTheme="majorBidi" w:cstheme="majorBidi"/>
          <w:strike/>
          <w:color w:val="00B0F0"/>
          <w:rPrChange w:id="248" w:author="Ahmed Alkaff" w:date="2026-06-14T13:08:00Z" w16du:dateUtc="2026-06-14T10:08:00Z">
            <w:rPr>
              <w:rFonts w:asciiTheme="majorBidi" w:hAnsiTheme="majorBidi" w:cstheme="majorBidi"/>
              <w:color w:val="000000" w:themeColor="text1"/>
            </w:rPr>
          </w:rPrChange>
        </w:rPr>
        <w:t>NCCN</w:t>
      </w:r>
      <w:r w:rsidRPr="00AD5B56">
        <w:rPr>
          <w:rFonts w:asciiTheme="majorBidi" w:hAnsiTheme="majorBidi" w:cstheme="majorBidi"/>
          <w:strike/>
          <w:color w:val="00B0F0"/>
          <w:rPrChange w:id="249" w:author="Ahmed Alkaff" w:date="2026-06-14T13:08:00Z" w16du:dateUtc="2026-06-14T10:08:00Z">
            <w:rPr>
              <w:rFonts w:asciiTheme="majorBidi" w:hAnsiTheme="majorBidi" w:cstheme="majorBidi"/>
              <w:color w:val="000000" w:themeColor="text1"/>
            </w:rPr>
          </w:rPrChange>
        </w:rPr>
        <w:t>-eligible patients with perfect sensitivity and 0.91 specificity, attaining 98 % overall agreement (κ = 0.94) with traditional manual review and an AUC of 0.96</w:t>
      </w:r>
      <w:r w:rsidRPr="00F317D6">
        <w:rPr>
          <w:rFonts w:asciiTheme="majorBidi" w:hAnsiTheme="majorBidi" w:cstheme="majorBidi"/>
          <w:color w:val="000000" w:themeColor="text1"/>
        </w:rPr>
        <w:t xml:space="preserve">. </w:t>
      </w:r>
    </w:p>
    <w:p w14:paraId="40866E86" w14:textId="77777777" w:rsidR="00AD5B56" w:rsidRPr="00AD5B56" w:rsidRDefault="00AD5B56" w:rsidP="00AD5B56">
      <w:pPr>
        <w:tabs>
          <w:tab w:val="left" w:pos="0"/>
          <w:tab w:val="left" w:pos="90"/>
          <w:tab w:val="left" w:pos="270"/>
          <w:tab w:val="left" w:pos="450"/>
          <w:tab w:val="left" w:pos="720"/>
        </w:tabs>
        <w:spacing w:line="480" w:lineRule="auto"/>
        <w:ind w:right="86"/>
        <w:jc w:val="both"/>
        <w:rPr>
          <w:ins w:id="250" w:author="Ahmed Alkaff" w:date="2026-06-14T13:08:00Z" w16du:dateUtc="2026-06-14T10:08:00Z"/>
          <w:rFonts w:asciiTheme="majorBidi" w:hAnsiTheme="majorBidi" w:cstheme="majorBidi"/>
          <w:color w:val="00B050"/>
          <w:rPrChange w:id="251" w:author="Ahmed Alkaff" w:date="2026-06-14T13:08:00Z" w16du:dateUtc="2026-06-14T10:08:00Z">
            <w:rPr>
              <w:ins w:id="252" w:author="Ahmed Alkaff" w:date="2026-06-14T13:08:00Z" w16du:dateUtc="2026-06-14T10:08:00Z"/>
              <w:rFonts w:asciiTheme="majorBidi" w:hAnsiTheme="majorBidi" w:cstheme="majorBidi"/>
              <w:color w:val="000000" w:themeColor="text1"/>
            </w:rPr>
          </w:rPrChange>
        </w:rPr>
      </w:pPr>
      <w:ins w:id="253" w:author="Ahmed Alkaff" w:date="2026-06-14T13:08:00Z">
        <w:r w:rsidRPr="00AD5B56">
          <w:rPr>
            <w:rFonts w:asciiTheme="majorBidi" w:hAnsiTheme="majorBidi" w:cstheme="majorBidi"/>
            <w:color w:val="00B050"/>
            <w:highlight w:val="yellow"/>
            <w:rPrChange w:id="254" w:author="Ahmed Alkaff" w:date="2026-06-14T13:08:00Z" w16du:dateUtc="2026-06-14T10:08:00Z">
              <w:rPr>
                <w:rFonts w:asciiTheme="majorBidi" w:hAnsiTheme="majorBidi" w:cstheme="majorBidi"/>
                <w:color w:val="000000" w:themeColor="text1"/>
              </w:rPr>
            </w:rPrChange>
          </w:rPr>
          <w:t>Our validation of the DAS on 50 constructed synthetic cases shows that the platform demonstrates high concordance with established clinical guidelines. As an early-stage feasibility study, the platform successfully replicated rule-based triage decisions without compromising clinical safety. DAS identified NCCN-eligible patients with perfect sensitivity and 0.91 specificity, attaining 98 % overall agreement (κ = 0.94) with traditional manual review and an AUC of 0.96.</w:t>
        </w:r>
      </w:ins>
    </w:p>
    <w:p w14:paraId="05C1B450" w14:textId="6632A8E6" w:rsidR="00561062" w:rsidRPr="00F317D6" w:rsidRDefault="00610A19" w:rsidP="00AD5B56">
      <w:pPr>
        <w:tabs>
          <w:tab w:val="left" w:pos="0"/>
          <w:tab w:val="left" w:pos="90"/>
          <w:tab w:val="left" w:pos="270"/>
          <w:tab w:val="left" w:pos="450"/>
          <w:tab w:val="left" w:pos="720"/>
        </w:tabs>
        <w:spacing w:line="480" w:lineRule="auto"/>
        <w:ind w:right="86"/>
        <w:jc w:val="both"/>
        <w:rPr>
          <w:rFonts w:asciiTheme="majorBidi" w:hAnsiTheme="majorBidi" w:cstheme="majorBidi"/>
          <w:color w:val="000000" w:themeColor="text1"/>
        </w:rPr>
      </w:pPr>
      <w:r w:rsidRPr="00F317D6">
        <w:rPr>
          <w:rFonts w:asciiTheme="majorBidi" w:hAnsiTheme="majorBidi" w:cstheme="majorBidi"/>
          <w:color w:val="000000" w:themeColor="text1"/>
        </w:rPr>
        <w:lastRenderedPageBreak/>
        <w:t>Two independent runs produced identical eligibility calls (κ = 1.00), underscoring excellent internal reproducibility, and the few discrepancies were confined to non-critical explanatory notes that left the “</w:t>
      </w:r>
      <w:r w:rsidR="00F10F70" w:rsidRPr="00F317D6">
        <w:rPr>
          <w:rFonts w:asciiTheme="majorBidi" w:hAnsiTheme="majorBidi" w:cstheme="majorBidi"/>
          <w:color w:val="000000" w:themeColor="text1"/>
        </w:rPr>
        <w:t>eligible</w:t>
      </w:r>
      <w:r w:rsidRPr="00F317D6">
        <w:rPr>
          <w:rFonts w:asciiTheme="majorBidi" w:hAnsiTheme="majorBidi" w:cstheme="majorBidi"/>
          <w:color w:val="000000" w:themeColor="text1"/>
        </w:rPr>
        <w:t>-versus-no</w:t>
      </w:r>
      <w:r w:rsidR="00F10F70" w:rsidRPr="00F317D6">
        <w:rPr>
          <w:rFonts w:asciiTheme="majorBidi" w:hAnsiTheme="majorBidi" w:cstheme="majorBidi"/>
          <w:color w:val="000000" w:themeColor="text1"/>
        </w:rPr>
        <w:t>t-eligible</w:t>
      </w:r>
      <w:r w:rsidRPr="00F317D6">
        <w:rPr>
          <w:rFonts w:asciiTheme="majorBidi" w:hAnsiTheme="majorBidi" w:cstheme="majorBidi"/>
          <w:color w:val="000000" w:themeColor="text1"/>
        </w:rPr>
        <w:t>” decision unchanged.</w:t>
      </w:r>
      <w:r w:rsidR="00C9493D" w:rsidRPr="00F317D6">
        <w:rPr>
          <w:rFonts w:asciiTheme="majorBidi" w:hAnsiTheme="majorBidi" w:cstheme="majorBidi"/>
          <w:color w:val="000000" w:themeColor="text1"/>
        </w:rPr>
        <w:t xml:space="preserve"> Despite these minimal variations, the DAS system effectively streamlined patient eligibility assessment, enhancing efficiency while maintaining accuracy.</w:t>
      </w:r>
      <w:r w:rsidR="00507F3A" w:rsidRPr="00F317D6">
        <w:rPr>
          <w:rFonts w:asciiTheme="majorBidi" w:hAnsiTheme="majorBidi" w:cstheme="majorBidi"/>
          <w:color w:val="000000" w:themeColor="text1"/>
        </w:rPr>
        <w:t xml:space="preserve"> I</w:t>
      </w:r>
      <w:r w:rsidR="00563D9E" w:rsidRPr="00F317D6">
        <w:rPr>
          <w:rFonts w:asciiTheme="majorBidi" w:hAnsiTheme="majorBidi" w:cstheme="majorBidi"/>
          <w:color w:val="000000" w:themeColor="text1"/>
        </w:rPr>
        <w:t xml:space="preserve">ntegrating Human-in-the-Loop (HITL) into the process could further improve the accuracy and consistency of the DAS system. HITL involves expert review and feedback, which helps correct errors, refine details, and ensure the AI properly interprets complex or nuanced data. This process enables the AI to learn and adapt over time, resulting in more reliable outputs. Additionally, HITL enhances precision by ensuring reports follow a consistent structure, use appropriate terminology, and remain aligned with evolving requirements. By combining AI efficiency with human oversight, this approach makes reports more accurate, structured, and trustworthy, reinforcing the potential of the DAS application as a reliable tool for clinical decision-making </w:t>
      </w:r>
      <w:sdt>
        <w:sdtPr>
          <w:rPr>
            <w:rFonts w:asciiTheme="majorBidi" w:hAnsiTheme="majorBidi" w:cstheme="majorBidi"/>
            <w:color w:val="000000"/>
          </w:rPr>
          <w:tag w:val="MENDELEY_CITATION_v3_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"/>
          <w:id w:val="953831447"/>
          <w:placeholder>
            <w:docPart w:val="9FFAEE3BA69A4A82B931637EEF255E14"/>
          </w:placeholder>
        </w:sdtPr>
        <w:sdtContent>
          <w:r w:rsidR="00A715C4" w:rsidRPr="00A715C4">
            <w:rPr>
              <w:rFonts w:asciiTheme="majorBidi" w:hAnsiTheme="majorBidi" w:cstheme="majorBidi"/>
              <w:color w:val="000000"/>
            </w:rPr>
            <w:t>(24)</w:t>
          </w:r>
        </w:sdtContent>
      </w:sdt>
      <w:r w:rsidR="00563D9E" w:rsidRPr="00F317D6">
        <w:rPr>
          <w:rFonts w:asciiTheme="majorBidi" w:hAnsiTheme="majorBidi" w:cstheme="majorBidi"/>
          <w:color w:val="000000" w:themeColor="text1"/>
        </w:rPr>
        <w:t xml:space="preserve"> . </w:t>
      </w:r>
    </w:p>
    <w:p w14:paraId="4DAE14B8" w14:textId="77777777" w:rsidR="00D47BDA" w:rsidRDefault="00E104F4" w:rsidP="00986ADE">
      <w:pPr>
        <w:tabs>
          <w:tab w:val="left" w:pos="0"/>
          <w:tab w:val="left" w:pos="90"/>
          <w:tab w:val="left" w:pos="270"/>
          <w:tab w:val="left" w:pos="450"/>
          <w:tab w:val="left" w:pos="720"/>
        </w:tabs>
        <w:spacing w:line="480" w:lineRule="auto"/>
        <w:ind w:right="86"/>
        <w:jc w:val="both"/>
        <w:rPr>
          <w:ins w:id="255" w:author="Ahmed Alkaff" w:date="2026-06-14T13:22:00Z" w16du:dateUtc="2026-06-14T10:22:00Z"/>
          <w:rFonts w:asciiTheme="majorBidi" w:eastAsia="Calibri" w:hAnsiTheme="majorBidi" w:cstheme="majorBidi"/>
          <w:strike/>
          <w:color w:val="00B0F0"/>
          <w:lang w:bidi="ar-JO"/>
        </w:rPr>
      </w:pPr>
      <w:r w:rsidRPr="00D47BDA">
        <w:rPr>
          <w:rFonts w:asciiTheme="majorBidi" w:eastAsia="Calibri" w:hAnsiTheme="majorBidi" w:cstheme="majorBidi"/>
          <w:strike/>
          <w:color w:val="00B0F0"/>
          <w:lang w:bidi="ar-JO"/>
          <w:rPrChange w:id="256" w:author="Ahmed Alkaff" w:date="2026-06-14T13:22:00Z" w16du:dateUtc="2026-06-14T10:22:00Z">
            <w:rPr>
              <w:rFonts w:asciiTheme="majorBidi" w:eastAsia="Calibri" w:hAnsiTheme="majorBidi" w:cstheme="majorBidi"/>
              <w:color w:val="000000" w:themeColor="text1"/>
              <w:lang w:bidi="ar-JO"/>
            </w:rPr>
          </w:rPrChange>
        </w:rPr>
        <w:t xml:space="preserve">The use of a Decision Support Aid (DSA) and </w:t>
      </w:r>
      <w:r w:rsidR="00D55AF3" w:rsidRPr="00D47BDA">
        <w:rPr>
          <w:rFonts w:asciiTheme="majorBidi" w:eastAsia="Calibri" w:hAnsiTheme="majorBidi" w:cstheme="majorBidi"/>
          <w:strike/>
          <w:color w:val="00B0F0"/>
          <w:lang w:bidi="ar-JO"/>
          <w:rPrChange w:id="257" w:author="Ahmed Alkaff" w:date="2026-06-14T13:22:00Z" w16du:dateUtc="2026-06-14T10:22:00Z">
            <w:rPr>
              <w:rFonts w:asciiTheme="majorBidi" w:eastAsia="Calibri" w:hAnsiTheme="majorBidi" w:cstheme="majorBidi"/>
              <w:color w:val="000000" w:themeColor="text1"/>
              <w:lang w:bidi="ar-JO"/>
            </w:rPr>
          </w:rPrChange>
        </w:rPr>
        <w:t>Chatbot</w:t>
      </w:r>
      <w:r w:rsidRPr="00D47BDA">
        <w:rPr>
          <w:rFonts w:asciiTheme="majorBidi" w:eastAsia="Calibri" w:hAnsiTheme="majorBidi" w:cstheme="majorBidi"/>
          <w:strike/>
          <w:color w:val="00B0F0"/>
          <w:lang w:bidi="ar-JO"/>
          <w:rPrChange w:id="258" w:author="Ahmed Alkaff" w:date="2026-06-14T13:22:00Z" w16du:dateUtc="2026-06-14T10:22:00Z">
            <w:rPr>
              <w:rFonts w:asciiTheme="majorBidi" w:eastAsia="Calibri" w:hAnsiTheme="majorBidi" w:cstheme="majorBidi"/>
              <w:color w:val="000000" w:themeColor="text1"/>
              <w:lang w:bidi="ar-JO"/>
            </w:rPr>
          </w:rPrChange>
        </w:rPr>
        <w:t xml:space="preserve"> for </w:t>
      </w:r>
      <w:r w:rsidR="00786EC5" w:rsidRPr="00D47BDA">
        <w:rPr>
          <w:rFonts w:asciiTheme="majorBidi" w:eastAsia="Calibri" w:hAnsiTheme="majorBidi" w:cstheme="majorBidi"/>
          <w:strike/>
          <w:color w:val="00B0F0"/>
          <w:lang w:bidi="ar-JO"/>
          <w:rPrChange w:id="259" w:author="Ahmed Alkaff" w:date="2026-06-14T13:22:00Z" w16du:dateUtc="2026-06-14T10:22:00Z">
            <w:rPr>
              <w:rFonts w:asciiTheme="majorBidi" w:eastAsia="Calibri" w:hAnsiTheme="majorBidi" w:cstheme="majorBidi"/>
              <w:color w:val="000000" w:themeColor="text1"/>
              <w:lang w:bidi="ar-JO"/>
            </w:rPr>
          </w:rPrChange>
        </w:rPr>
        <w:t>pre-test genetic</w:t>
      </w:r>
      <w:r w:rsidRPr="00D47BDA">
        <w:rPr>
          <w:rFonts w:asciiTheme="majorBidi" w:eastAsia="Calibri" w:hAnsiTheme="majorBidi" w:cstheme="majorBidi"/>
          <w:strike/>
          <w:color w:val="00B0F0"/>
          <w:lang w:bidi="ar-JO"/>
          <w:rPrChange w:id="260" w:author="Ahmed Alkaff" w:date="2026-06-14T13:22:00Z" w16du:dateUtc="2026-06-14T10:22:00Z">
            <w:rPr>
              <w:rFonts w:asciiTheme="majorBidi" w:eastAsia="Calibri" w:hAnsiTheme="majorBidi" w:cstheme="majorBidi"/>
              <w:color w:val="000000" w:themeColor="text1"/>
              <w:lang w:bidi="ar-JO"/>
            </w:rPr>
          </w:rPrChange>
        </w:rPr>
        <w:t xml:space="preserve"> </w:t>
      </w:r>
      <w:r w:rsidR="007E7E99" w:rsidRPr="00D47BDA">
        <w:rPr>
          <w:rFonts w:asciiTheme="majorBidi" w:eastAsia="Calibri" w:hAnsiTheme="majorBidi" w:cstheme="majorBidi"/>
          <w:strike/>
          <w:color w:val="00B0F0"/>
          <w:lang w:bidi="ar-JO"/>
          <w:rPrChange w:id="261" w:author="Ahmed Alkaff" w:date="2026-06-14T13:22:00Z" w16du:dateUtc="2026-06-14T10:22:00Z">
            <w:rPr>
              <w:rFonts w:asciiTheme="majorBidi" w:eastAsia="Calibri" w:hAnsiTheme="majorBidi" w:cstheme="majorBidi"/>
              <w:color w:val="000000" w:themeColor="text1"/>
              <w:lang w:bidi="ar-JO"/>
            </w:rPr>
          </w:rPrChange>
        </w:rPr>
        <w:t>counselling</w:t>
      </w:r>
      <w:r w:rsidRPr="00D47BDA">
        <w:rPr>
          <w:rFonts w:asciiTheme="majorBidi" w:eastAsia="Calibri" w:hAnsiTheme="majorBidi" w:cstheme="majorBidi"/>
          <w:strike/>
          <w:color w:val="00B0F0"/>
          <w:lang w:bidi="ar-JO"/>
          <w:rPrChange w:id="262" w:author="Ahmed Alkaff" w:date="2026-06-14T13:22:00Z" w16du:dateUtc="2026-06-14T10:22:00Z">
            <w:rPr>
              <w:rFonts w:asciiTheme="majorBidi" w:eastAsia="Calibri" w:hAnsiTheme="majorBidi" w:cstheme="majorBidi"/>
              <w:color w:val="000000" w:themeColor="text1"/>
              <w:lang w:bidi="ar-JO"/>
            </w:rPr>
          </w:rPrChange>
        </w:rPr>
        <w:t xml:space="preserve"> based on </w:t>
      </w:r>
      <w:r w:rsidR="0093743E" w:rsidRPr="00D47BDA">
        <w:rPr>
          <w:rFonts w:asciiTheme="majorBidi" w:eastAsia="Calibri" w:hAnsiTheme="majorBidi" w:cstheme="majorBidi"/>
          <w:strike/>
          <w:color w:val="00B0F0"/>
          <w:lang w:bidi="ar-JO"/>
          <w:rPrChange w:id="263" w:author="Ahmed Alkaff" w:date="2026-06-14T13:22:00Z" w16du:dateUtc="2026-06-14T10:22:00Z">
            <w:rPr>
              <w:rFonts w:asciiTheme="majorBidi" w:eastAsia="Calibri" w:hAnsiTheme="majorBidi" w:cstheme="majorBidi"/>
              <w:color w:val="000000" w:themeColor="text1"/>
              <w:lang w:bidi="ar-JO"/>
            </w:rPr>
          </w:rPrChange>
        </w:rPr>
        <w:t>NCCN</w:t>
      </w:r>
      <w:r w:rsidRPr="00D47BDA">
        <w:rPr>
          <w:rFonts w:asciiTheme="majorBidi" w:eastAsia="Calibri" w:hAnsiTheme="majorBidi" w:cstheme="majorBidi"/>
          <w:strike/>
          <w:color w:val="00B0F0"/>
          <w:lang w:bidi="ar-JO"/>
          <w:rPrChange w:id="264" w:author="Ahmed Alkaff" w:date="2026-06-14T13:22:00Z" w16du:dateUtc="2026-06-14T10:22:00Z">
            <w:rPr>
              <w:rFonts w:asciiTheme="majorBidi" w:eastAsia="Calibri" w:hAnsiTheme="majorBidi" w:cstheme="majorBidi"/>
              <w:color w:val="000000" w:themeColor="text1"/>
              <w:lang w:bidi="ar-JO"/>
            </w:rPr>
          </w:rPrChange>
        </w:rPr>
        <w:t xml:space="preserve"> </w:t>
      </w:r>
      <w:r w:rsidR="00404142" w:rsidRPr="00D47BDA">
        <w:rPr>
          <w:rFonts w:asciiTheme="majorBidi" w:eastAsia="Calibri" w:hAnsiTheme="majorBidi" w:cstheme="majorBidi"/>
          <w:strike/>
          <w:color w:val="00B0F0"/>
          <w:lang w:bidi="ar-JO"/>
          <w:rPrChange w:id="265" w:author="Ahmed Alkaff" w:date="2026-06-14T13:22:00Z" w16du:dateUtc="2026-06-14T10:22:00Z">
            <w:rPr>
              <w:rFonts w:asciiTheme="majorBidi" w:eastAsia="Calibri" w:hAnsiTheme="majorBidi" w:cstheme="majorBidi"/>
              <w:color w:val="000000" w:themeColor="text1"/>
              <w:lang w:bidi="ar-JO"/>
            </w:rPr>
          </w:rPrChange>
        </w:rPr>
        <w:t>Guidelines</w:t>
      </w:r>
      <w:r w:rsidRPr="00D47BDA">
        <w:rPr>
          <w:rFonts w:asciiTheme="majorBidi" w:eastAsia="Calibri" w:hAnsiTheme="majorBidi" w:cstheme="majorBidi"/>
          <w:strike/>
          <w:color w:val="00B0F0"/>
          <w:lang w:bidi="ar-JO"/>
          <w:rPrChange w:id="266" w:author="Ahmed Alkaff" w:date="2026-06-14T13:22:00Z" w16du:dateUtc="2026-06-14T10:22:00Z">
            <w:rPr>
              <w:rFonts w:asciiTheme="majorBidi" w:eastAsia="Calibri" w:hAnsiTheme="majorBidi" w:cstheme="majorBidi"/>
              <w:color w:val="000000" w:themeColor="text1"/>
              <w:lang w:bidi="ar-JO"/>
            </w:rPr>
          </w:rPrChange>
        </w:rPr>
        <w:t xml:space="preserve"> in high-risk breast cancer patients presents both benefits and challenges, particularly in the MENA region. Biases may arise due to differences in genetic factors, cultural norms, healthcare systems, and resource availability compared to Western populations</w:t>
      </w:r>
      <w:r w:rsidR="005B78E6" w:rsidRPr="00D47BDA">
        <w:rPr>
          <w:rFonts w:asciiTheme="majorBidi" w:eastAsia="Calibri" w:hAnsiTheme="majorBidi" w:cstheme="majorBidi"/>
          <w:strike/>
          <w:color w:val="00B0F0"/>
          <w:lang w:bidi="ar-JO"/>
          <w:rPrChange w:id="267" w:author="Ahmed Alkaff" w:date="2026-06-14T13:22:00Z" w16du:dateUtc="2026-06-14T10:22:00Z">
            <w:rPr>
              <w:rFonts w:asciiTheme="majorBidi" w:eastAsia="Calibri" w:hAnsiTheme="majorBidi" w:cstheme="majorBidi"/>
              <w:color w:val="000000" w:themeColor="text1"/>
              <w:lang w:bidi="ar-JO"/>
            </w:rPr>
          </w:rPrChange>
        </w:rPr>
        <w:t>.</w:t>
      </w:r>
    </w:p>
    <w:p w14:paraId="2BD961DF" w14:textId="5C53B443" w:rsidR="00D47BDA" w:rsidRPr="00D47BDA" w:rsidRDefault="00D47BDA" w:rsidP="00D47BDA">
      <w:pPr>
        <w:tabs>
          <w:tab w:val="left" w:pos="0"/>
          <w:tab w:val="left" w:pos="90"/>
          <w:tab w:val="left" w:pos="270"/>
          <w:tab w:val="left" w:pos="450"/>
          <w:tab w:val="left" w:pos="720"/>
        </w:tabs>
        <w:spacing w:line="480" w:lineRule="auto"/>
        <w:ind w:right="86"/>
        <w:jc w:val="both"/>
        <w:rPr>
          <w:ins w:id="268" w:author="Ahmed Alkaff" w:date="2026-06-14T13:22:00Z" w16du:dateUtc="2026-06-14T10:22:00Z"/>
          <w:rFonts w:asciiTheme="majorBidi" w:eastAsia="Calibri" w:hAnsiTheme="majorBidi" w:cstheme="majorBidi"/>
          <w:color w:val="00B050"/>
          <w:lang w:bidi="ar-JO"/>
          <w:rPrChange w:id="269" w:author="Ahmed Alkaff" w:date="2026-06-14T13:22:00Z" w16du:dateUtc="2026-06-14T10:22:00Z">
            <w:rPr>
              <w:ins w:id="270" w:author="Ahmed Alkaff" w:date="2026-06-14T13:22:00Z" w16du:dateUtc="2026-06-14T10:22:00Z"/>
              <w:rFonts w:asciiTheme="majorBidi" w:eastAsia="Calibri" w:hAnsiTheme="majorBidi" w:cstheme="majorBidi"/>
              <w:color w:val="000000" w:themeColor="text1"/>
              <w:lang w:bidi="ar-JO"/>
            </w:rPr>
          </w:rPrChange>
        </w:rPr>
      </w:pPr>
      <w:ins w:id="271" w:author="Ahmed Alkaff" w:date="2026-06-14T13:22:00Z">
        <w:r w:rsidRPr="00D47BDA">
          <w:rPr>
            <w:rFonts w:asciiTheme="majorBidi" w:eastAsia="Calibri" w:hAnsiTheme="majorBidi" w:cstheme="majorBidi"/>
            <w:color w:val="00B050"/>
            <w:highlight w:val="yellow"/>
            <w:lang w:bidi="ar-JO"/>
            <w:rPrChange w:id="272" w:author="Ahmed Alkaff" w:date="2026-06-14T13:22:00Z" w16du:dateUtc="2026-06-14T10:22:00Z">
              <w:rPr>
                <w:rFonts w:asciiTheme="majorBidi" w:eastAsia="Calibri" w:hAnsiTheme="majorBidi" w:cstheme="majorBidi"/>
                <w:color w:val="000000" w:themeColor="text1"/>
                <w:lang w:bidi="ar-JO"/>
              </w:rPr>
            </w:rPrChange>
          </w:rPr>
          <w:t xml:space="preserve">The current validation of the Decision Support Aid (DSA) and Chatbot was conducted exclusively against US-based NCCN Guidelines as a universal baseline. However, the architectural potential of these tools lies in bridging the severe genetic </w:t>
        </w:r>
        <w:proofErr w:type="spellStart"/>
        <w:r w:rsidRPr="00D47BDA">
          <w:rPr>
            <w:rFonts w:asciiTheme="majorBidi" w:eastAsia="Calibri" w:hAnsiTheme="majorBidi" w:cstheme="majorBidi"/>
            <w:color w:val="00B050"/>
            <w:highlight w:val="yellow"/>
            <w:lang w:bidi="ar-JO"/>
            <w:rPrChange w:id="273" w:author="Ahmed Alkaff" w:date="2026-06-14T13:22:00Z" w16du:dateUtc="2026-06-14T10:22:00Z">
              <w:rPr>
                <w:rFonts w:asciiTheme="majorBidi" w:eastAsia="Calibri" w:hAnsiTheme="majorBidi" w:cstheme="majorBidi"/>
                <w:color w:val="000000" w:themeColor="text1"/>
                <w:lang w:bidi="ar-JO"/>
              </w:rPr>
            </w:rPrChange>
          </w:rPr>
          <w:t>counselor</w:t>
        </w:r>
        <w:proofErr w:type="spellEnd"/>
        <w:r w:rsidRPr="00D47BDA">
          <w:rPr>
            <w:rFonts w:asciiTheme="majorBidi" w:eastAsia="Calibri" w:hAnsiTheme="majorBidi" w:cstheme="majorBidi"/>
            <w:color w:val="00B050"/>
            <w:highlight w:val="yellow"/>
            <w:lang w:bidi="ar-JO"/>
            <w:rPrChange w:id="274" w:author="Ahmed Alkaff" w:date="2026-06-14T13:22:00Z" w16du:dateUtc="2026-06-14T10:22:00Z">
              <w:rPr>
                <w:rFonts w:asciiTheme="majorBidi" w:eastAsia="Calibri" w:hAnsiTheme="majorBidi" w:cstheme="majorBidi"/>
                <w:color w:val="000000" w:themeColor="text1"/>
                <w:lang w:bidi="ar-JO"/>
              </w:rPr>
            </w:rPrChange>
          </w:rPr>
          <w:t xml:space="preserve"> shortage in resource-constrained settings like the MENA region. While applying Western guidelines globally presents challenges—such as biases arising from differences in genetic factors, cultural norms, and healthcare systems—the system's logic is prompt-driven rather than </w:t>
        </w:r>
        <w:r w:rsidRPr="00D47BDA">
          <w:rPr>
            <w:rFonts w:asciiTheme="majorBidi" w:eastAsia="Calibri" w:hAnsiTheme="majorBidi" w:cstheme="majorBidi"/>
            <w:color w:val="00B050"/>
            <w:highlight w:val="yellow"/>
            <w:lang w:bidi="ar-JO"/>
            <w:rPrChange w:id="275" w:author="Ahmed Alkaff" w:date="2026-06-14T13:22:00Z" w16du:dateUtc="2026-06-14T10:22:00Z">
              <w:rPr>
                <w:rFonts w:asciiTheme="majorBidi" w:eastAsia="Calibri" w:hAnsiTheme="majorBidi" w:cstheme="majorBidi"/>
                <w:color w:val="000000" w:themeColor="text1"/>
                <w:lang w:bidi="ar-JO"/>
              </w:rPr>
            </w:rPrChange>
          </w:rPr>
          <w:lastRenderedPageBreak/>
          <w:t>hardcoded. Therefore, transitioning the application to evaluate against localized MENA guidelines and epidemiology in future iterations is technically straightforward.</w:t>
        </w:r>
      </w:ins>
    </w:p>
    <w:p w14:paraId="62697026" w14:textId="25411ACE" w:rsidR="005B78E6" w:rsidRPr="00F317D6" w:rsidRDefault="005B78E6" w:rsidP="00986ADE">
      <w:pPr>
        <w:tabs>
          <w:tab w:val="left" w:pos="0"/>
          <w:tab w:val="left" w:pos="90"/>
          <w:tab w:val="left" w:pos="270"/>
          <w:tab w:val="left" w:pos="450"/>
          <w:tab w:val="left" w:pos="720"/>
        </w:tabs>
        <w:spacing w:line="480" w:lineRule="auto"/>
        <w:ind w:right="86"/>
        <w:jc w:val="both"/>
        <w:rPr>
          <w:rFonts w:asciiTheme="majorBidi" w:hAnsiTheme="majorBidi" w:cstheme="majorBidi"/>
          <w:color w:val="000000" w:themeColor="text1"/>
        </w:rPr>
      </w:pPr>
      <w:r w:rsidRPr="00F317D6">
        <w:rPr>
          <w:rFonts w:asciiTheme="majorBidi" w:eastAsia="Calibri" w:hAnsiTheme="majorBidi" w:cstheme="majorBidi"/>
          <w:color w:val="000000" w:themeColor="text1"/>
          <w:lang w:bidi="ar-JO"/>
        </w:rPr>
        <w:t xml:space="preserve"> One notable bias emerges from the differences in genetic homogeneity. The breast cancer genes that define MENA populations and Western populations may not be the same, and such differences will be problematic if DSA and </w:t>
      </w:r>
      <w:r w:rsidR="00D55AF3" w:rsidRPr="00F317D6">
        <w:rPr>
          <w:rFonts w:asciiTheme="majorBidi" w:eastAsia="Calibri" w:hAnsiTheme="majorBidi" w:cstheme="majorBidi"/>
          <w:color w:val="000000" w:themeColor="text1"/>
          <w:lang w:bidi="ar-JO"/>
        </w:rPr>
        <w:t>Chatbot</w:t>
      </w:r>
      <w:r w:rsidRPr="00F317D6">
        <w:rPr>
          <w:rFonts w:asciiTheme="majorBidi" w:eastAsia="Calibri" w:hAnsiTheme="majorBidi" w:cstheme="majorBidi"/>
          <w:color w:val="000000" w:themeColor="text1"/>
          <w:lang w:bidi="ar-JO"/>
        </w:rPr>
        <w:t xml:space="preserve"> are determined using data from the US alone. Another bias rests on cultural factors. Certain beliefs that are held concerning culture in the MENA area could affect the willingness of individuals to seek genetic counselling and testing services and could, therefore, render such services underutilized. Healthcare system disparities are also sources of bias. </w:t>
      </w:r>
      <w:r w:rsidR="00461496" w:rsidRPr="00F317D6">
        <w:rPr>
          <w:rFonts w:asciiTheme="majorBidi" w:eastAsia="Calibri" w:hAnsiTheme="majorBidi" w:cstheme="majorBidi"/>
          <w:color w:val="000000" w:themeColor="text1"/>
          <w:lang w:bidi="ar-JO"/>
        </w:rPr>
        <w:t>MENA populations have very limited access</w:t>
      </w:r>
      <w:r w:rsidRPr="00F317D6">
        <w:rPr>
          <w:rFonts w:asciiTheme="majorBidi" w:eastAsia="Calibri" w:hAnsiTheme="majorBidi" w:cstheme="majorBidi"/>
          <w:color w:val="000000" w:themeColor="text1"/>
          <w:lang w:bidi="ar-JO"/>
        </w:rPr>
        <w:t xml:space="preserve"> to genetic counselling and testing services compared to the western ones, which might interfere with the efficient use of such instruments. These issues have been featured in the literature regarding applying Western </w:t>
      </w:r>
      <w:r w:rsidR="00404142" w:rsidRPr="00F317D6">
        <w:rPr>
          <w:rFonts w:asciiTheme="majorBidi" w:eastAsia="Calibri" w:hAnsiTheme="majorBidi" w:cstheme="majorBidi"/>
          <w:color w:val="000000" w:themeColor="text1"/>
          <w:lang w:bidi="ar-JO"/>
        </w:rPr>
        <w:t>Guidelines</w:t>
      </w:r>
      <w:r w:rsidRPr="00F317D6">
        <w:rPr>
          <w:rFonts w:asciiTheme="majorBidi" w:eastAsia="Calibri" w:hAnsiTheme="majorBidi" w:cstheme="majorBidi"/>
          <w:color w:val="000000" w:themeColor="text1"/>
          <w:lang w:bidi="ar-JO"/>
        </w:rPr>
        <w:t xml:space="preserve"> in other literature and health systems settings </w:t>
      </w:r>
      <w:sdt>
        <w:sdtPr>
          <w:rPr>
            <w:rFonts w:asciiTheme="majorBidi" w:hAnsiTheme="majorBidi" w:cstheme="majorBidi"/>
            <w:color w:val="000000"/>
            <w:lang w:bidi="ar-JO"/>
          </w:rPr>
          <w:tag w:val="MENDELEY_CITATION_v3_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"/>
          <w:id w:val="-1654514045"/>
          <w:placeholder>
            <w:docPart w:val="1D38A828756142ED94701AD106B95B48"/>
          </w:placeholder>
        </w:sdtPr>
        <w:sdtContent>
          <w:r w:rsidR="00A715C4" w:rsidRPr="00A715C4">
            <w:rPr>
              <w:rFonts w:asciiTheme="majorBidi" w:eastAsia="Calibri" w:hAnsiTheme="majorBidi" w:cstheme="majorBidi"/>
              <w:color w:val="000000"/>
              <w:lang w:bidi="ar-JO"/>
            </w:rPr>
            <w:t>(25)</w:t>
          </w:r>
        </w:sdtContent>
      </w:sdt>
      <w:r w:rsidRPr="00F317D6">
        <w:rPr>
          <w:rFonts w:asciiTheme="majorBidi" w:eastAsia="Calibri" w:hAnsiTheme="majorBidi" w:cstheme="majorBidi"/>
          <w:color w:val="000000" w:themeColor="text1"/>
          <w:lang w:bidi="ar-JO"/>
        </w:rPr>
        <w:t>.</w:t>
      </w:r>
    </w:p>
    <w:p w14:paraId="0ECEE024" w14:textId="594E74F8" w:rsidR="00610804" w:rsidRPr="00F317D6" w:rsidRDefault="005B78E6" w:rsidP="00986ADE">
      <w:pPr>
        <w:tabs>
          <w:tab w:val="left" w:pos="0"/>
          <w:tab w:val="left" w:pos="90"/>
          <w:tab w:val="left" w:pos="270"/>
          <w:tab w:val="left" w:pos="450"/>
          <w:tab w:val="left" w:pos="720"/>
        </w:tabs>
        <w:spacing w:line="480" w:lineRule="auto"/>
        <w:ind w:right="86"/>
        <w:jc w:val="both"/>
        <w:rPr>
          <w:rFonts w:asciiTheme="majorBidi" w:eastAsia="Calibri" w:hAnsiTheme="majorBidi" w:cstheme="majorBidi"/>
          <w:color w:val="000000" w:themeColor="text1"/>
          <w:lang w:bidi="ar-JO"/>
        </w:rPr>
      </w:pPr>
      <w:r w:rsidRPr="00F317D6">
        <w:rPr>
          <w:rFonts w:asciiTheme="majorBidi" w:eastAsia="Calibri" w:hAnsiTheme="majorBidi" w:cstheme="majorBidi"/>
          <w:color w:val="000000" w:themeColor="text1"/>
          <w:lang w:bidi="ar-JO"/>
        </w:rPr>
        <w:t xml:space="preserve">To address these biases, one key strategy is to adapt the </w:t>
      </w:r>
      <w:r w:rsidR="0093743E" w:rsidRPr="00F317D6">
        <w:rPr>
          <w:rFonts w:asciiTheme="majorBidi" w:eastAsia="Calibri" w:hAnsiTheme="majorBidi" w:cstheme="majorBidi"/>
          <w:color w:val="000000" w:themeColor="text1"/>
          <w:lang w:bidi="ar-JO"/>
        </w:rPr>
        <w:t>NCCN</w:t>
      </w:r>
      <w:r w:rsidRPr="00F317D6">
        <w:rPr>
          <w:rFonts w:asciiTheme="majorBidi" w:eastAsia="Calibri" w:hAnsiTheme="majorBidi" w:cstheme="majorBidi"/>
          <w:color w:val="000000" w:themeColor="text1"/>
          <w:lang w:bidi="ar-JO"/>
        </w:rPr>
        <w:t xml:space="preserve"> </w:t>
      </w:r>
      <w:r w:rsidR="00404142" w:rsidRPr="00F317D6">
        <w:rPr>
          <w:rFonts w:asciiTheme="majorBidi" w:eastAsia="Calibri" w:hAnsiTheme="majorBidi" w:cstheme="majorBidi"/>
          <w:color w:val="000000" w:themeColor="text1"/>
          <w:lang w:bidi="ar-JO"/>
        </w:rPr>
        <w:t>Guidelines</w:t>
      </w:r>
      <w:r w:rsidRPr="00F317D6">
        <w:rPr>
          <w:rFonts w:asciiTheme="majorBidi" w:eastAsia="Calibri" w:hAnsiTheme="majorBidi" w:cstheme="majorBidi"/>
          <w:color w:val="000000" w:themeColor="text1"/>
          <w:lang w:bidi="ar-JO"/>
        </w:rPr>
        <w:t xml:space="preserve"> to align with the genetic, cultural, and healthcare context of the MENA region. This process involves collaboration with local experts and healthcare providers, as demonstrated in the </w:t>
      </w:r>
      <w:r w:rsidR="0093743E" w:rsidRPr="00F317D6">
        <w:rPr>
          <w:rFonts w:asciiTheme="majorBidi" w:eastAsia="Calibri" w:hAnsiTheme="majorBidi" w:cstheme="majorBidi"/>
          <w:color w:val="000000" w:themeColor="text1"/>
          <w:lang w:bidi="ar-JO"/>
        </w:rPr>
        <w:t>NCCN</w:t>
      </w:r>
      <w:r w:rsidRPr="00F317D6">
        <w:rPr>
          <w:rFonts w:asciiTheme="majorBidi" w:eastAsia="Calibri" w:hAnsiTheme="majorBidi" w:cstheme="majorBidi"/>
          <w:color w:val="000000" w:themeColor="text1"/>
          <w:lang w:bidi="ar-JO"/>
        </w:rPr>
        <w:t xml:space="preserve">’s initiative to tailor oncology </w:t>
      </w:r>
      <w:r w:rsidR="00404142" w:rsidRPr="00F317D6">
        <w:rPr>
          <w:rFonts w:asciiTheme="majorBidi" w:eastAsia="Calibri" w:hAnsiTheme="majorBidi" w:cstheme="majorBidi"/>
          <w:color w:val="000000" w:themeColor="text1"/>
          <w:lang w:bidi="ar-JO"/>
        </w:rPr>
        <w:t>Guidelines</w:t>
      </w:r>
      <w:r w:rsidRPr="00F317D6">
        <w:rPr>
          <w:rFonts w:asciiTheme="majorBidi" w:eastAsia="Calibri" w:hAnsiTheme="majorBidi" w:cstheme="majorBidi"/>
          <w:color w:val="000000" w:themeColor="text1"/>
          <w:lang w:bidi="ar-JO"/>
        </w:rPr>
        <w:t xml:space="preserve"> for the MENA region. Committees of regional oncology specialists reviewed the original </w:t>
      </w:r>
      <w:r w:rsidR="0093743E" w:rsidRPr="00F317D6">
        <w:rPr>
          <w:rFonts w:asciiTheme="majorBidi" w:eastAsia="Calibri" w:hAnsiTheme="majorBidi" w:cstheme="majorBidi"/>
          <w:color w:val="000000" w:themeColor="text1"/>
          <w:lang w:bidi="ar-JO"/>
        </w:rPr>
        <w:t>NCCN</w:t>
      </w:r>
      <w:r w:rsidRPr="00F317D6">
        <w:rPr>
          <w:rFonts w:asciiTheme="majorBidi" w:eastAsia="Calibri" w:hAnsiTheme="majorBidi" w:cstheme="majorBidi"/>
          <w:color w:val="000000" w:themeColor="text1"/>
          <w:lang w:bidi="ar-JO"/>
        </w:rPr>
        <w:t xml:space="preserve"> </w:t>
      </w:r>
      <w:r w:rsidR="00404142" w:rsidRPr="00F317D6">
        <w:rPr>
          <w:rFonts w:asciiTheme="majorBidi" w:eastAsia="Calibri" w:hAnsiTheme="majorBidi" w:cstheme="majorBidi"/>
          <w:color w:val="000000" w:themeColor="text1"/>
          <w:lang w:bidi="ar-JO"/>
        </w:rPr>
        <w:t>Guidelines</w:t>
      </w:r>
      <w:r w:rsidRPr="00F317D6">
        <w:rPr>
          <w:rFonts w:asciiTheme="majorBidi" w:eastAsia="Calibri" w:hAnsiTheme="majorBidi" w:cstheme="majorBidi"/>
          <w:color w:val="000000" w:themeColor="text1"/>
          <w:lang w:bidi="ar-JO"/>
        </w:rPr>
        <w:t xml:space="preserve"> and worked with </w:t>
      </w:r>
      <w:r w:rsidR="0093743E" w:rsidRPr="00F317D6">
        <w:rPr>
          <w:rFonts w:asciiTheme="majorBidi" w:eastAsia="Calibri" w:hAnsiTheme="majorBidi" w:cstheme="majorBidi"/>
          <w:color w:val="000000" w:themeColor="text1"/>
          <w:lang w:bidi="ar-JO"/>
        </w:rPr>
        <w:t>NCCN</w:t>
      </w:r>
      <w:r w:rsidRPr="00F317D6">
        <w:rPr>
          <w:rFonts w:asciiTheme="majorBidi" w:eastAsia="Calibri" w:hAnsiTheme="majorBidi" w:cstheme="majorBidi"/>
          <w:color w:val="000000" w:themeColor="text1"/>
          <w:lang w:bidi="ar-JO"/>
        </w:rPr>
        <w:t xml:space="preserve"> experts to adjust them based on local evidence and clinical practices. For breast and ovarian cancer genetic assessment, the adapted </w:t>
      </w:r>
      <w:r w:rsidR="00404142" w:rsidRPr="00F317D6">
        <w:rPr>
          <w:rFonts w:asciiTheme="majorBidi" w:eastAsia="Calibri" w:hAnsiTheme="majorBidi" w:cstheme="majorBidi"/>
          <w:color w:val="000000" w:themeColor="text1"/>
          <w:lang w:bidi="ar-JO"/>
        </w:rPr>
        <w:t>Guidelines</w:t>
      </w:r>
      <w:r w:rsidRPr="00F317D6">
        <w:rPr>
          <w:rFonts w:asciiTheme="majorBidi" w:eastAsia="Calibri" w:hAnsiTheme="majorBidi" w:cstheme="majorBidi"/>
          <w:color w:val="000000" w:themeColor="text1"/>
          <w:lang w:bidi="ar-JO"/>
        </w:rPr>
        <w:t xml:space="preserve"> for MENA remain more than 95% consistent with the original </w:t>
      </w:r>
      <w:r w:rsidR="0093743E" w:rsidRPr="00F317D6">
        <w:rPr>
          <w:rFonts w:asciiTheme="majorBidi" w:eastAsia="Calibri" w:hAnsiTheme="majorBidi" w:cstheme="majorBidi"/>
          <w:color w:val="000000" w:themeColor="text1"/>
          <w:lang w:bidi="ar-JO"/>
        </w:rPr>
        <w:t>NCCN</w:t>
      </w:r>
      <w:r w:rsidRPr="00F317D6">
        <w:rPr>
          <w:rFonts w:asciiTheme="majorBidi" w:eastAsia="Calibri" w:hAnsiTheme="majorBidi" w:cstheme="majorBidi"/>
          <w:color w:val="000000" w:themeColor="text1"/>
          <w:lang w:bidi="ar-JO"/>
        </w:rPr>
        <w:t xml:space="preserve"> </w:t>
      </w:r>
      <w:r w:rsidR="00404142" w:rsidRPr="00F317D6">
        <w:rPr>
          <w:rFonts w:asciiTheme="majorBidi" w:eastAsia="Calibri" w:hAnsiTheme="majorBidi" w:cstheme="majorBidi"/>
          <w:color w:val="000000" w:themeColor="text1"/>
          <w:lang w:bidi="ar-JO"/>
        </w:rPr>
        <w:t>Guidelines</w:t>
      </w:r>
      <w:r w:rsidRPr="00F317D6">
        <w:rPr>
          <w:rFonts w:asciiTheme="majorBidi" w:eastAsia="Calibri" w:hAnsiTheme="majorBidi" w:cstheme="majorBidi"/>
          <w:color w:val="000000" w:themeColor="text1"/>
          <w:lang w:bidi="ar-JO"/>
        </w:rPr>
        <w:t xml:space="preserve">, highlighting their applicability while addressing regional nuances. This effort has fostered greater evidence-based practice and collaboration within the region </w:t>
      </w:r>
      <w:sdt>
        <w:sdtPr>
          <w:rPr>
            <w:rFonts w:asciiTheme="majorBidi" w:hAnsiTheme="majorBidi" w:cstheme="majorBidi"/>
            <w:color w:val="000000"/>
            <w:lang w:bidi="ar-JO"/>
          </w:rPr>
          <w:tag w:val="MENDELEY_CITATION_v3_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"/>
          <w:id w:val="-463426621"/>
          <w:placeholder>
            <w:docPart w:val="1D38A828756142ED94701AD106B95B48"/>
          </w:placeholder>
        </w:sdtPr>
        <w:sdtContent>
          <w:r w:rsidR="00A715C4" w:rsidRPr="00A715C4">
            <w:rPr>
              <w:rFonts w:asciiTheme="majorBidi" w:eastAsia="Calibri" w:hAnsiTheme="majorBidi" w:cstheme="majorBidi"/>
              <w:color w:val="000000"/>
              <w:lang w:bidi="ar-JO"/>
            </w:rPr>
            <w:t>(26,27)</w:t>
          </w:r>
        </w:sdtContent>
      </w:sdt>
      <w:r w:rsidRPr="00F317D6">
        <w:rPr>
          <w:rFonts w:asciiTheme="majorBidi" w:eastAsia="Calibri" w:hAnsiTheme="majorBidi" w:cstheme="majorBidi"/>
          <w:color w:val="000000" w:themeColor="text1"/>
          <w:lang w:bidi="ar-JO"/>
        </w:rPr>
        <w:t xml:space="preserve">. Also, altering the DSA and </w:t>
      </w:r>
      <w:r w:rsidR="00D55AF3" w:rsidRPr="00F317D6">
        <w:rPr>
          <w:rFonts w:asciiTheme="majorBidi" w:eastAsia="Calibri" w:hAnsiTheme="majorBidi" w:cstheme="majorBidi"/>
          <w:color w:val="000000" w:themeColor="text1"/>
          <w:lang w:bidi="ar-JO"/>
        </w:rPr>
        <w:t>Chatbot</w:t>
      </w:r>
      <w:r w:rsidRPr="00F317D6">
        <w:rPr>
          <w:rFonts w:asciiTheme="majorBidi" w:eastAsia="Calibri" w:hAnsiTheme="majorBidi" w:cstheme="majorBidi"/>
          <w:color w:val="000000" w:themeColor="text1"/>
          <w:lang w:bidi="ar-JO"/>
        </w:rPr>
        <w:t xml:space="preserve"> programs by including data on the region's genetics and epidemiology would make them more precise and relevant to the targeted audience. Furthermore, redesigning the </w:t>
      </w:r>
      <w:r w:rsidR="00D55AF3" w:rsidRPr="00F317D6">
        <w:rPr>
          <w:rFonts w:asciiTheme="majorBidi" w:eastAsia="Calibri" w:hAnsiTheme="majorBidi" w:cstheme="majorBidi"/>
          <w:color w:val="000000" w:themeColor="text1"/>
          <w:lang w:bidi="ar-JO"/>
        </w:rPr>
        <w:t>Chatbot</w:t>
      </w:r>
      <w:r w:rsidRPr="00F317D6">
        <w:rPr>
          <w:rFonts w:asciiTheme="majorBidi" w:eastAsia="Calibri" w:hAnsiTheme="majorBidi" w:cstheme="majorBidi"/>
          <w:color w:val="000000" w:themeColor="text1"/>
          <w:lang w:bidi="ar-JO"/>
        </w:rPr>
        <w:t xml:space="preserve"> to be culturally </w:t>
      </w:r>
      <w:r w:rsidRPr="00F317D6">
        <w:rPr>
          <w:rFonts w:asciiTheme="majorBidi" w:eastAsia="Calibri" w:hAnsiTheme="majorBidi" w:cstheme="majorBidi"/>
          <w:color w:val="000000" w:themeColor="text1"/>
          <w:lang w:bidi="ar-JO"/>
        </w:rPr>
        <w:lastRenderedPageBreak/>
        <w:t xml:space="preserve">appropriate and training it to understand the context of the MENA region can also increase the acceptance of the device among the people. This can be achieved by involving the stakeholders, such as the patients, health providers, and community leaders so that the interventions are relevant to them. Finally, the DSA and Chat Bot must continually be evaluated and updated per user expectations and information emerging from the area to remain effective. </w:t>
      </w:r>
      <w:r w:rsidR="0016147F" w:rsidRPr="00F317D6">
        <w:rPr>
          <w:rFonts w:asciiTheme="majorBidi" w:eastAsia="Calibri" w:hAnsiTheme="majorBidi" w:cstheme="majorBidi"/>
          <w:color w:val="000000" w:themeColor="text1"/>
          <w:lang w:bidi="ar-JO"/>
        </w:rPr>
        <w:t xml:space="preserve">By incorporating the methods discussed above, these tools should address the gaps in pre-test genetic counselling services available in the MENA region and promote genetic </w:t>
      </w:r>
      <w:r w:rsidRPr="00F317D6">
        <w:rPr>
          <w:rFonts w:asciiTheme="majorBidi" w:eastAsia="Calibri" w:hAnsiTheme="majorBidi" w:cstheme="majorBidi"/>
          <w:color w:val="000000" w:themeColor="text1"/>
          <w:lang w:bidi="ar-JO"/>
        </w:rPr>
        <w:t xml:space="preserve">equity </w:t>
      </w:r>
      <w:sdt>
        <w:sdtPr>
          <w:rPr>
            <w:rFonts w:asciiTheme="majorBidi" w:hAnsiTheme="majorBidi" w:cstheme="majorBidi"/>
            <w:color w:val="000000"/>
            <w:lang w:bidi="ar-JO"/>
          </w:rPr>
          <w:tag w:val="MENDELEY_CITATION_v3_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"/>
          <w:id w:val="-1032413237"/>
          <w:placeholder>
            <w:docPart w:val="1D38A828756142ED94701AD106B95B48"/>
          </w:placeholder>
        </w:sdtPr>
        <w:sdtContent>
          <w:r w:rsidR="00A715C4" w:rsidRPr="00A715C4">
            <w:rPr>
              <w:rFonts w:asciiTheme="majorBidi" w:eastAsia="Calibri" w:hAnsiTheme="majorBidi" w:cstheme="majorBidi"/>
              <w:color w:val="000000"/>
              <w:lang w:bidi="ar-JO"/>
            </w:rPr>
            <w:t>(28)</w:t>
          </w:r>
        </w:sdtContent>
      </w:sdt>
      <w:r w:rsidRPr="00F317D6">
        <w:rPr>
          <w:rFonts w:asciiTheme="majorBidi" w:eastAsia="Calibri" w:hAnsiTheme="majorBidi" w:cstheme="majorBidi"/>
          <w:color w:val="000000" w:themeColor="text1"/>
          <w:lang w:bidi="ar-JO"/>
        </w:rPr>
        <w:t>.</w:t>
      </w:r>
    </w:p>
    <w:p w14:paraId="242A7E17" w14:textId="77777777" w:rsidR="00D47BDA" w:rsidRDefault="00AE7F86" w:rsidP="00986ADE">
      <w:pPr>
        <w:tabs>
          <w:tab w:val="left" w:pos="0"/>
          <w:tab w:val="left" w:pos="90"/>
          <w:tab w:val="left" w:pos="270"/>
          <w:tab w:val="left" w:pos="450"/>
          <w:tab w:val="left" w:pos="720"/>
        </w:tabs>
        <w:spacing w:line="480" w:lineRule="auto"/>
        <w:ind w:right="86"/>
        <w:jc w:val="both"/>
        <w:rPr>
          <w:ins w:id="276" w:author="Ahmed Alkaff" w:date="2026-06-14T13:19:00Z" w16du:dateUtc="2026-06-14T10:19:00Z"/>
          <w:rFonts w:asciiTheme="majorBidi" w:hAnsiTheme="majorBidi" w:cstheme="majorBidi"/>
          <w:color w:val="000000" w:themeColor="text1"/>
        </w:rPr>
      </w:pPr>
      <w:r w:rsidRPr="00AD5B56">
        <w:rPr>
          <w:rFonts w:asciiTheme="majorBidi" w:hAnsiTheme="majorBidi" w:cstheme="majorBidi"/>
          <w:strike/>
          <w:color w:val="00B0F0"/>
          <w:rPrChange w:id="277" w:author="Ahmed Alkaff" w:date="2026-06-14T13:17:00Z" w16du:dateUtc="2026-06-14T10:17:00Z">
            <w:rPr>
              <w:rFonts w:asciiTheme="majorBidi" w:hAnsiTheme="majorBidi" w:cstheme="majorBidi"/>
              <w:color w:val="000000" w:themeColor="text1"/>
            </w:rPr>
          </w:rPrChange>
        </w:rPr>
        <w:t>The real-world validation involving both patients and healthcare providers is essential to evaluate accessibility, efficiency, and predefined metrics (</w:t>
      </w:r>
      <w:r w:rsidR="00CB5C7B" w:rsidRPr="00AD5B56">
        <w:rPr>
          <w:rFonts w:asciiTheme="majorBidi" w:hAnsiTheme="majorBidi" w:cstheme="majorBidi"/>
          <w:strike/>
          <w:color w:val="00B0F0"/>
          <w:rPrChange w:id="278" w:author="Ahmed Alkaff" w:date="2026-06-14T13:17:00Z" w16du:dateUtc="2026-06-14T10:17:00Z">
            <w:rPr>
              <w:rFonts w:asciiTheme="majorBidi" w:hAnsiTheme="majorBidi" w:cstheme="majorBidi"/>
              <w:color w:val="000000" w:themeColor="text1"/>
            </w:rPr>
          </w:rPrChange>
        </w:rPr>
        <w:t xml:space="preserve">see </w:t>
      </w:r>
      <w:r w:rsidR="002D69F5" w:rsidRPr="00AD5B56">
        <w:rPr>
          <w:rFonts w:asciiTheme="majorBidi" w:eastAsiaTheme="minorHAnsi" w:hAnsiTheme="majorBidi"/>
          <w:strike/>
          <w:color w:val="00B0F0"/>
          <w:sz w:val="22"/>
          <w:szCs w:val="22"/>
          <w:rPrChange w:id="279" w:author="Ahmed Alkaff" w:date="2026-06-14T13:17:00Z" w16du:dateUtc="2026-06-14T10:17:00Z">
            <w:rPr>
              <w:rFonts w:asciiTheme="majorBidi" w:eastAsiaTheme="minorHAnsi" w:hAnsiTheme="majorBidi"/>
              <w:color w:val="000000" w:themeColor="text1"/>
              <w:sz w:val="22"/>
              <w:szCs w:val="22"/>
            </w:rPr>
          </w:rPrChange>
        </w:rPr>
        <w:t>Supporting</w:t>
      </w:r>
      <w:r w:rsidR="00120E62" w:rsidRPr="00AD5B56">
        <w:rPr>
          <w:rFonts w:asciiTheme="majorBidi" w:hAnsiTheme="majorBidi" w:cstheme="majorBidi"/>
          <w:strike/>
          <w:color w:val="00B0F0"/>
          <w:rPrChange w:id="280" w:author="Ahmed Alkaff" w:date="2026-06-14T13:17:00Z" w16du:dateUtc="2026-06-14T10:17:00Z">
            <w:rPr>
              <w:rFonts w:asciiTheme="majorBidi" w:hAnsiTheme="majorBidi" w:cstheme="majorBidi"/>
              <w:color w:val="000000" w:themeColor="text1"/>
            </w:rPr>
          </w:rPrChange>
        </w:rPr>
        <w:t xml:space="preserve"> Data 7</w:t>
      </w:r>
      <w:r w:rsidRPr="00AD5B56">
        <w:rPr>
          <w:rFonts w:asciiTheme="majorBidi" w:hAnsiTheme="majorBidi" w:cstheme="majorBidi"/>
          <w:strike/>
          <w:color w:val="00B0F0"/>
          <w:rPrChange w:id="281" w:author="Ahmed Alkaff" w:date="2026-06-14T13:17:00Z" w16du:dateUtc="2026-06-14T10:17:00Z">
            <w:rPr>
              <w:rFonts w:asciiTheme="majorBidi" w:hAnsiTheme="majorBidi" w:cstheme="majorBidi"/>
              <w:color w:val="000000" w:themeColor="text1"/>
            </w:rPr>
          </w:rPrChange>
        </w:rPr>
        <w:t xml:space="preserve">) in comparison to traditional </w:t>
      </w:r>
      <w:r w:rsidR="00171E46" w:rsidRPr="00AD5B56">
        <w:rPr>
          <w:rFonts w:asciiTheme="majorBidi" w:hAnsiTheme="majorBidi" w:cstheme="majorBidi"/>
          <w:strike/>
          <w:color w:val="00B0F0"/>
          <w:rPrChange w:id="282" w:author="Ahmed Alkaff" w:date="2026-06-14T13:17:00Z" w16du:dateUtc="2026-06-14T10:17:00Z">
            <w:rPr>
              <w:rFonts w:asciiTheme="majorBidi" w:hAnsiTheme="majorBidi" w:cstheme="majorBidi"/>
              <w:color w:val="000000" w:themeColor="text1"/>
            </w:rPr>
          </w:rPrChange>
        </w:rPr>
        <w:t>approaches.</w:t>
      </w:r>
      <w:r w:rsidR="00610804" w:rsidRPr="00AD5B56">
        <w:rPr>
          <w:rFonts w:asciiTheme="majorBidi" w:hAnsiTheme="majorBidi" w:cstheme="majorBidi"/>
          <w:strike/>
          <w:color w:val="00B0F0"/>
          <w:rPrChange w:id="283" w:author="Ahmed Alkaff" w:date="2026-06-14T13:17:00Z" w16du:dateUtc="2026-06-14T10:17:00Z">
            <w:rPr>
              <w:rFonts w:asciiTheme="majorBidi" w:hAnsiTheme="majorBidi" w:cstheme="majorBidi"/>
              <w:color w:val="000000" w:themeColor="text1"/>
            </w:rPr>
          </w:rPrChange>
        </w:rPr>
        <w:t xml:space="preserve"> User feedback will be vital in assessing clarity, relevance, and satisfaction</w:t>
      </w:r>
      <w:r w:rsidR="00610804" w:rsidRPr="00F317D6">
        <w:rPr>
          <w:rFonts w:asciiTheme="majorBidi" w:hAnsiTheme="majorBidi" w:cstheme="majorBidi"/>
          <w:color w:val="000000" w:themeColor="text1"/>
        </w:rPr>
        <w:t>.</w:t>
      </w:r>
    </w:p>
    <w:p w14:paraId="41621D03" w14:textId="77777777" w:rsidR="00D47BDA" w:rsidRPr="00D47BDA" w:rsidRDefault="00D47BDA" w:rsidP="00D47BDA">
      <w:pPr>
        <w:tabs>
          <w:tab w:val="left" w:pos="0"/>
          <w:tab w:val="left" w:pos="90"/>
          <w:tab w:val="left" w:pos="270"/>
          <w:tab w:val="left" w:pos="450"/>
          <w:tab w:val="left" w:pos="720"/>
        </w:tabs>
        <w:spacing w:line="480" w:lineRule="auto"/>
        <w:ind w:right="86"/>
        <w:jc w:val="both"/>
        <w:rPr>
          <w:ins w:id="284" w:author="Ahmed Alkaff" w:date="2026-06-14T13:19:00Z" w16du:dateUtc="2026-06-14T10:19:00Z"/>
          <w:rFonts w:asciiTheme="majorBidi" w:hAnsiTheme="majorBidi" w:cstheme="majorBidi"/>
          <w:color w:val="00B050"/>
          <w:rPrChange w:id="285" w:author="Ahmed Alkaff" w:date="2026-06-14T13:19:00Z" w16du:dateUtc="2026-06-14T10:19:00Z">
            <w:rPr>
              <w:ins w:id="286" w:author="Ahmed Alkaff" w:date="2026-06-14T13:19:00Z" w16du:dateUtc="2026-06-14T10:19:00Z"/>
              <w:rFonts w:asciiTheme="majorBidi" w:hAnsiTheme="majorBidi" w:cstheme="majorBidi"/>
              <w:color w:val="000000" w:themeColor="text1"/>
            </w:rPr>
          </w:rPrChange>
        </w:rPr>
      </w:pPr>
      <w:ins w:id="287" w:author="Ahmed Alkaff" w:date="2026-06-14T13:19:00Z">
        <w:r w:rsidRPr="00D47BDA">
          <w:rPr>
            <w:rFonts w:asciiTheme="majorBidi" w:hAnsiTheme="majorBidi" w:cstheme="majorBidi"/>
            <w:color w:val="00B050"/>
            <w:highlight w:val="yellow"/>
            <w:rPrChange w:id="288" w:author="Ahmed Alkaff" w:date="2026-06-14T13:19:00Z" w16du:dateUtc="2026-06-14T10:19:00Z">
              <w:rPr>
                <w:rFonts w:asciiTheme="majorBidi" w:hAnsiTheme="majorBidi" w:cstheme="majorBidi"/>
                <w:color w:val="000000" w:themeColor="text1"/>
              </w:rPr>
            </w:rPrChange>
          </w:rPr>
          <w:t>A primary limitation of this study is its reliance on a small sample size of 50 synthetic cases, which cannot establish real-world clinical utility or deployment readiness. Generating rigorous, clinically plausible synthetic cases—complete with matched pathology reports and multi-generational pedigrees—is highly resource-intensive; thus, these edge-cases were utilized solely to demonstrate proof-of-concept functionality and guideline concordance. Furthermore, the current prototype relies entirely on prompt engineering and lacks external, programmatic deterministic validation layers. Future clinical-grade deployments will integrate deterministic guardrails, such as a post-processing logic engine, to computationally verify the AI's reasoning. A larger-scale, real-world clinical validation study utilizing appropriate equivalence testing (e.g., Two One-Sided Tests) is required before clinical integration. User feedback will also be vital in assessing clarity, relevance, and satisfaction.</w:t>
        </w:r>
      </w:ins>
    </w:p>
    <w:p w14:paraId="0AF37C5F" w14:textId="3304273D" w:rsidR="00610804" w:rsidRPr="00F317D6" w:rsidRDefault="00610804" w:rsidP="00D47BDA">
      <w:pPr>
        <w:tabs>
          <w:tab w:val="left" w:pos="0"/>
          <w:tab w:val="left" w:pos="90"/>
          <w:tab w:val="left" w:pos="270"/>
          <w:tab w:val="left" w:pos="450"/>
          <w:tab w:val="left" w:pos="720"/>
        </w:tabs>
        <w:spacing w:line="480" w:lineRule="auto"/>
        <w:ind w:right="86"/>
        <w:jc w:val="both"/>
        <w:rPr>
          <w:rFonts w:asciiTheme="majorBidi" w:hAnsiTheme="majorBidi" w:cstheme="majorBidi"/>
          <w:color w:val="000000" w:themeColor="text1"/>
        </w:rPr>
      </w:pPr>
      <w:del w:id="289" w:author="Ahmed Alkaff" w:date="2026-06-14T13:19:00Z" w16du:dateUtc="2026-06-14T10:19:00Z">
        <w:r w:rsidRPr="00F317D6" w:rsidDel="00D47BDA">
          <w:rPr>
            <w:rFonts w:asciiTheme="majorBidi" w:hAnsiTheme="majorBidi" w:cstheme="majorBidi"/>
            <w:color w:val="000000" w:themeColor="text1"/>
          </w:rPr>
          <w:delText xml:space="preserve"> </w:delText>
        </w:r>
      </w:del>
      <w:r w:rsidRPr="00F317D6">
        <w:rPr>
          <w:rFonts w:asciiTheme="majorBidi" w:hAnsiTheme="majorBidi" w:cstheme="majorBidi"/>
          <w:color w:val="000000" w:themeColor="text1"/>
        </w:rPr>
        <w:t xml:space="preserve">At the same time, performance metrics on accessibility and efficiency will measure the hybrid approach's effectiveness using the DAS system and </w:t>
      </w:r>
      <w:r w:rsidR="00D55AF3" w:rsidRPr="00F317D6">
        <w:rPr>
          <w:rFonts w:asciiTheme="majorBidi" w:hAnsiTheme="majorBidi" w:cstheme="majorBidi"/>
          <w:color w:val="000000" w:themeColor="text1"/>
        </w:rPr>
        <w:t>Chatbot</w:t>
      </w:r>
      <w:r w:rsidRPr="00F317D6">
        <w:rPr>
          <w:rFonts w:asciiTheme="majorBidi" w:hAnsiTheme="majorBidi" w:cstheme="majorBidi"/>
          <w:color w:val="000000" w:themeColor="text1"/>
        </w:rPr>
        <w:t xml:space="preserve">. The validation will </w:t>
      </w:r>
      <w:r w:rsidRPr="00F317D6">
        <w:rPr>
          <w:rFonts w:asciiTheme="majorBidi" w:hAnsiTheme="majorBidi" w:cstheme="majorBidi"/>
          <w:color w:val="000000" w:themeColor="text1"/>
        </w:rPr>
        <w:lastRenderedPageBreak/>
        <w:t xml:space="preserve">focus on two key aspects: identifying suitable patients for genetic testing and improving efficiency and accessibility in </w:t>
      </w:r>
      <w:r w:rsidR="00786EC5" w:rsidRPr="00F317D6">
        <w:rPr>
          <w:rFonts w:asciiTheme="majorBidi" w:hAnsiTheme="majorBidi" w:cstheme="majorBidi"/>
          <w:color w:val="000000" w:themeColor="text1"/>
        </w:rPr>
        <w:t>pre-test genetic</w:t>
      </w:r>
      <w:r w:rsidRPr="00F317D6">
        <w:rPr>
          <w:rFonts w:asciiTheme="majorBidi" w:hAnsiTheme="majorBidi" w:cstheme="majorBidi"/>
          <w:color w:val="000000" w:themeColor="text1"/>
        </w:rPr>
        <w:t xml:space="preserve"> </w:t>
      </w:r>
      <w:r w:rsidR="00AF017E" w:rsidRPr="00F317D6">
        <w:rPr>
          <w:rFonts w:asciiTheme="majorBidi" w:hAnsiTheme="majorBidi" w:cstheme="majorBidi"/>
          <w:color w:val="000000" w:themeColor="text1"/>
        </w:rPr>
        <w:t>counselling</w:t>
      </w:r>
      <w:r w:rsidRPr="00F317D6">
        <w:rPr>
          <w:rFonts w:asciiTheme="majorBidi" w:hAnsiTheme="majorBidi" w:cstheme="majorBidi"/>
          <w:color w:val="000000" w:themeColor="text1"/>
        </w:rPr>
        <w:t xml:space="preserve"> for high-risk breast cancer patients </w:t>
      </w:r>
      <w:r w:rsidR="007A4744" w:rsidRPr="00F317D6">
        <w:rPr>
          <w:rFonts w:asciiTheme="majorBidi" w:hAnsiTheme="majorBidi" w:cstheme="majorBidi"/>
          <w:color w:val="000000" w:themeColor="text1"/>
        </w:rPr>
        <w:t>using real (human) as well as synthetic cases</w:t>
      </w:r>
      <w:r w:rsidRPr="00F317D6">
        <w:rPr>
          <w:rFonts w:asciiTheme="majorBidi" w:hAnsiTheme="majorBidi" w:cstheme="majorBidi"/>
          <w:color w:val="000000" w:themeColor="text1"/>
        </w:rPr>
        <w:t>. Future developments will integrate user-driven improvements.</w:t>
      </w:r>
    </w:p>
    <w:p w14:paraId="2DD7BBD2" w14:textId="5900B39B" w:rsidR="00AC2779" w:rsidRDefault="00C4226C" w:rsidP="00986ADE">
      <w:pPr>
        <w:spacing w:line="480" w:lineRule="auto"/>
        <w:jc w:val="both"/>
        <w:rPr>
          <w:rFonts w:asciiTheme="majorBidi" w:hAnsiTheme="majorBidi" w:cstheme="majorBidi"/>
          <w:color w:val="000000" w:themeColor="text1"/>
        </w:rPr>
      </w:pPr>
      <w:r w:rsidRPr="00F317D6">
        <w:rPr>
          <w:rFonts w:asciiTheme="majorBidi" w:hAnsiTheme="majorBidi" w:cstheme="majorBidi"/>
          <w:color w:val="000000" w:themeColor="text1"/>
        </w:rPr>
        <w:t>In conclusion, t</w:t>
      </w:r>
      <w:r w:rsidR="0016147F" w:rsidRPr="00F317D6">
        <w:rPr>
          <w:rFonts w:asciiTheme="majorBidi" w:hAnsiTheme="majorBidi" w:cstheme="majorBidi"/>
          <w:color w:val="000000" w:themeColor="text1"/>
        </w:rPr>
        <w:t xml:space="preserve">he specialty of genetic counselling has rapidly developed, with the adoption of new technologies including </w:t>
      </w:r>
      <w:r w:rsidR="00D55AF3" w:rsidRPr="00F317D6">
        <w:rPr>
          <w:rFonts w:asciiTheme="majorBidi" w:hAnsiTheme="majorBidi" w:cstheme="majorBidi"/>
          <w:color w:val="000000" w:themeColor="text1"/>
        </w:rPr>
        <w:t>Chatbot</w:t>
      </w:r>
      <w:r w:rsidR="0016147F" w:rsidRPr="00F317D6">
        <w:rPr>
          <w:rFonts w:asciiTheme="majorBidi" w:hAnsiTheme="majorBidi" w:cstheme="majorBidi"/>
          <w:color w:val="000000" w:themeColor="text1"/>
        </w:rPr>
        <w:t xml:space="preserve">s and decision aid support to meet increasing demand. There have been significant advances in AI based </w:t>
      </w:r>
      <w:r w:rsidR="00D55AF3" w:rsidRPr="00F317D6">
        <w:rPr>
          <w:rFonts w:asciiTheme="majorBidi" w:hAnsiTheme="majorBidi" w:cstheme="majorBidi"/>
          <w:color w:val="000000" w:themeColor="text1"/>
        </w:rPr>
        <w:t>Chatbot</w:t>
      </w:r>
      <w:r w:rsidR="0016147F" w:rsidRPr="00F317D6">
        <w:rPr>
          <w:rFonts w:asciiTheme="majorBidi" w:hAnsiTheme="majorBidi" w:cstheme="majorBidi"/>
          <w:color w:val="000000" w:themeColor="text1"/>
        </w:rPr>
        <w:t xml:space="preserve">s and decision support systems which have made it possible for a larger population to receive and utilize the pre-test genetic counselling services effectively. Other barriers of the genetic </w:t>
      </w:r>
      <w:r w:rsidR="0016147F" w:rsidRPr="00F317D6">
        <w:rPr>
          <w:rFonts w:asciiTheme="majorBidi" w:hAnsiTheme="majorBidi" w:cstheme="majorBidi"/>
          <w:color w:val="000000" w:themeColor="text1"/>
          <w:lang w:val="en-US"/>
        </w:rPr>
        <w:t>counselling</w:t>
      </w:r>
      <w:r w:rsidR="0016147F" w:rsidRPr="00F317D6">
        <w:rPr>
          <w:rFonts w:asciiTheme="majorBidi" w:hAnsiTheme="majorBidi" w:cstheme="majorBidi"/>
          <w:color w:val="000000" w:themeColor="text1"/>
        </w:rPr>
        <w:t xml:space="preserve"> have also included the insufficiency of enough genetic counsellor. In these regards, however, relatively good </w:t>
      </w:r>
      <w:proofErr w:type="spellStart"/>
      <w:r w:rsidR="0016147F" w:rsidRPr="00F317D6">
        <w:rPr>
          <w:rFonts w:asciiTheme="majorBidi" w:hAnsiTheme="majorBidi" w:cstheme="majorBidi"/>
          <w:color w:val="000000" w:themeColor="text1"/>
        </w:rPr>
        <w:t>telegenetics</w:t>
      </w:r>
      <w:proofErr w:type="spellEnd"/>
      <w:r w:rsidR="0016147F" w:rsidRPr="00F317D6">
        <w:rPr>
          <w:rFonts w:asciiTheme="majorBidi" w:hAnsiTheme="majorBidi" w:cstheme="majorBidi"/>
          <w:color w:val="000000" w:themeColor="text1"/>
        </w:rPr>
        <w:t xml:space="preserve"> and collaborative models’ advances have been done in more genetic testing practice operational comfort. These developments highlight the urgent need for adaptation and global alignment of the profession to ensure effective, timely, and individualized care. All practitioners in genetic counselling must work toward evolving practice standards to meet the demands of modern healthcare systems.</w:t>
      </w:r>
    </w:p>
    <w:p w14:paraId="47D5F013" w14:textId="77777777" w:rsidR="00484111" w:rsidRDefault="00484111" w:rsidP="00986ADE">
      <w:pPr>
        <w:spacing w:line="480" w:lineRule="auto"/>
        <w:jc w:val="both"/>
        <w:rPr>
          <w:rFonts w:asciiTheme="majorBidi" w:hAnsiTheme="majorBidi" w:cstheme="majorBidi"/>
          <w:color w:val="000000" w:themeColor="text1"/>
        </w:rPr>
      </w:pPr>
    </w:p>
    <w:p w14:paraId="32DACD2D" w14:textId="58B1DD0D" w:rsidR="006056FC" w:rsidRDefault="006056FC" w:rsidP="00986ADE">
      <w:pPr>
        <w:pStyle w:val="ListParagraph"/>
        <w:numPr>
          <w:ilvl w:val="0"/>
          <w:numId w:val="4"/>
        </w:numPr>
        <w:spacing w:line="480" w:lineRule="auto"/>
        <w:jc w:val="both"/>
        <w:rPr>
          <w:rFonts w:asciiTheme="majorBidi" w:hAnsiTheme="majorBidi" w:cstheme="majorBidi"/>
          <w:b/>
          <w:bCs/>
          <w:color w:val="000000" w:themeColor="text1"/>
        </w:rPr>
      </w:pPr>
      <w:r w:rsidRPr="006056FC">
        <w:rPr>
          <w:rFonts w:asciiTheme="majorBidi" w:hAnsiTheme="majorBidi" w:cstheme="majorBidi"/>
          <w:b/>
          <w:bCs/>
          <w:color w:val="000000" w:themeColor="text1"/>
        </w:rPr>
        <w:t>Declarations</w:t>
      </w:r>
      <w:r w:rsidRPr="006056FC">
        <w:rPr>
          <w:rFonts w:asciiTheme="majorBidi" w:hAnsiTheme="majorBidi" w:cstheme="majorBidi"/>
          <w:b/>
          <w:bCs/>
          <w:color w:val="000000" w:themeColor="text1"/>
        </w:rPr>
        <w:br/>
      </w:r>
      <w:r>
        <w:rPr>
          <w:rFonts w:asciiTheme="majorBidi" w:hAnsiTheme="majorBidi" w:cstheme="majorBidi"/>
          <w:b/>
          <w:bCs/>
          <w:color w:val="000000" w:themeColor="text1"/>
        </w:rPr>
        <w:t xml:space="preserve">5.1 </w:t>
      </w:r>
      <w:r w:rsidRPr="006056FC">
        <w:rPr>
          <w:rFonts w:asciiTheme="majorBidi" w:hAnsiTheme="majorBidi" w:cstheme="majorBidi"/>
          <w:b/>
          <w:bCs/>
          <w:color w:val="000000" w:themeColor="text1"/>
        </w:rPr>
        <w:t>Funding</w:t>
      </w:r>
    </w:p>
    <w:p w14:paraId="64AA43E4" w14:textId="17C54389" w:rsidR="001D22CA" w:rsidRDefault="008C2311" w:rsidP="00986ADE">
      <w:pPr>
        <w:spacing w:line="480" w:lineRule="auto"/>
        <w:jc w:val="both"/>
        <w:rPr>
          <w:rFonts w:asciiTheme="majorBidi" w:hAnsiTheme="majorBidi"/>
          <w:color w:val="000000" w:themeColor="text1"/>
        </w:rPr>
      </w:pPr>
      <w:r w:rsidRPr="008C2311">
        <w:rPr>
          <w:rFonts w:asciiTheme="majorBidi" w:hAnsiTheme="majorBidi"/>
          <w:color w:val="000000" w:themeColor="text1"/>
        </w:rPr>
        <w:t>The publication of this study was funded by Qatar University. The funding body had no role in the study design, data collection, analysis, or the preparation of the manuscript.</w:t>
      </w:r>
      <w:r w:rsidR="008B73CE">
        <w:rPr>
          <w:rFonts w:asciiTheme="majorBidi" w:hAnsiTheme="majorBidi"/>
          <w:color w:val="000000" w:themeColor="text1"/>
        </w:rPr>
        <w:t xml:space="preserve"> </w:t>
      </w:r>
      <w:r w:rsidR="008B73CE" w:rsidRPr="008B73CE">
        <w:rPr>
          <w:rFonts w:asciiTheme="majorBidi" w:hAnsiTheme="majorBidi"/>
          <w:color w:val="000000" w:themeColor="text1"/>
        </w:rPr>
        <w:t>No specific research funding was received</w:t>
      </w:r>
      <w:r w:rsidR="008B73CE">
        <w:rPr>
          <w:rFonts w:asciiTheme="majorBidi" w:hAnsiTheme="majorBidi"/>
          <w:color w:val="000000" w:themeColor="text1"/>
        </w:rPr>
        <w:t>.</w:t>
      </w:r>
    </w:p>
    <w:p w14:paraId="05DDD331" w14:textId="77777777" w:rsidR="008C2311" w:rsidRPr="00AC2779" w:rsidRDefault="008C2311" w:rsidP="00986ADE">
      <w:pPr>
        <w:spacing w:line="480" w:lineRule="auto"/>
        <w:jc w:val="both"/>
        <w:rPr>
          <w:rFonts w:asciiTheme="majorBidi" w:hAnsiTheme="majorBidi"/>
          <w:color w:val="000000" w:themeColor="text1"/>
        </w:rPr>
      </w:pPr>
    </w:p>
    <w:p w14:paraId="742A6DEC" w14:textId="18B864A7" w:rsidR="007F1871" w:rsidRPr="00F317D6" w:rsidRDefault="007F1871" w:rsidP="00986ADE">
      <w:pPr>
        <w:pStyle w:val="ListParagraph"/>
        <w:numPr>
          <w:ilvl w:val="1"/>
          <w:numId w:val="29"/>
        </w:numPr>
        <w:tabs>
          <w:tab w:val="left" w:pos="720"/>
        </w:tabs>
        <w:spacing w:line="480" w:lineRule="auto"/>
        <w:ind w:right="90"/>
        <w:jc w:val="both"/>
        <w:rPr>
          <w:rFonts w:asciiTheme="majorBidi" w:hAnsiTheme="majorBidi" w:cstheme="majorBidi"/>
          <w:b/>
          <w:bCs/>
          <w:color w:val="000000" w:themeColor="text1"/>
        </w:rPr>
      </w:pPr>
      <w:r w:rsidRPr="00F317D6">
        <w:rPr>
          <w:rFonts w:asciiTheme="majorBidi" w:hAnsiTheme="majorBidi" w:cstheme="majorBidi"/>
          <w:b/>
          <w:bCs/>
          <w:color w:val="000000" w:themeColor="text1"/>
        </w:rPr>
        <w:t>Acknowledgments</w:t>
      </w:r>
    </w:p>
    <w:p w14:paraId="28DD8381" w14:textId="3239008B" w:rsidR="007F1871" w:rsidRDefault="005E4A70" w:rsidP="00986ADE">
      <w:pPr>
        <w:tabs>
          <w:tab w:val="left" w:pos="0"/>
          <w:tab w:val="left" w:pos="90"/>
          <w:tab w:val="left" w:pos="270"/>
          <w:tab w:val="left" w:pos="450"/>
          <w:tab w:val="left" w:pos="720"/>
        </w:tabs>
        <w:spacing w:line="480" w:lineRule="auto"/>
        <w:ind w:right="86"/>
        <w:jc w:val="both"/>
        <w:rPr>
          <w:ins w:id="290" w:author="Lama Abujamous" w:date="2026-06-14T10:14:00Z" w16du:dateUtc="2026-06-14T07:14:00Z"/>
          <w:rFonts w:asciiTheme="majorBidi" w:hAnsiTheme="majorBidi" w:cstheme="majorBidi"/>
          <w:bCs/>
          <w:color w:val="000000" w:themeColor="text1"/>
        </w:rPr>
      </w:pPr>
      <w:r w:rsidRPr="00F317D6">
        <w:rPr>
          <w:rFonts w:asciiTheme="majorBidi" w:hAnsiTheme="majorBidi" w:cstheme="majorBidi"/>
          <w:bCs/>
          <w:color w:val="000000" w:themeColor="text1"/>
        </w:rPr>
        <w:lastRenderedPageBreak/>
        <w:t xml:space="preserve">We thank the </w:t>
      </w:r>
      <w:r w:rsidR="006A3585" w:rsidRPr="00F317D6">
        <w:rPr>
          <w:rFonts w:asciiTheme="majorBidi" w:hAnsiTheme="majorBidi" w:cstheme="majorBidi"/>
          <w:bCs/>
          <w:color w:val="000000" w:themeColor="text1"/>
        </w:rPr>
        <w:t>NCCN</w:t>
      </w:r>
      <w:r w:rsidRPr="00F317D6">
        <w:rPr>
          <w:rFonts w:asciiTheme="majorBidi" w:hAnsiTheme="majorBidi" w:cstheme="majorBidi"/>
          <w:bCs/>
          <w:color w:val="000000" w:themeColor="text1"/>
        </w:rPr>
        <w:t xml:space="preserve"> for permission to use content from the 2024 </w:t>
      </w:r>
      <w:r w:rsidR="0093743E" w:rsidRPr="00F317D6">
        <w:rPr>
          <w:rFonts w:asciiTheme="majorBidi" w:hAnsiTheme="majorBidi" w:cstheme="majorBidi"/>
          <w:bCs/>
          <w:color w:val="000000" w:themeColor="text1"/>
        </w:rPr>
        <w:t>NCCN</w:t>
      </w:r>
      <w:r w:rsidRPr="00F317D6">
        <w:rPr>
          <w:rFonts w:asciiTheme="majorBidi" w:hAnsiTheme="majorBidi" w:cstheme="majorBidi"/>
          <w:bCs/>
          <w:color w:val="000000" w:themeColor="text1"/>
        </w:rPr>
        <w:t xml:space="preserve"> </w:t>
      </w:r>
      <w:r w:rsidR="00404142" w:rsidRPr="00F317D6">
        <w:rPr>
          <w:rFonts w:asciiTheme="majorBidi" w:hAnsiTheme="majorBidi" w:cstheme="majorBidi"/>
          <w:bCs/>
          <w:color w:val="000000" w:themeColor="text1"/>
        </w:rPr>
        <w:t>Guidelines</w:t>
      </w:r>
      <w:r w:rsidRPr="00F317D6">
        <w:rPr>
          <w:rFonts w:asciiTheme="majorBidi" w:hAnsiTheme="majorBidi" w:cstheme="majorBidi"/>
          <w:bCs/>
          <w:color w:val="000000" w:themeColor="text1"/>
        </w:rPr>
        <w:t xml:space="preserve"> for Genetic/Familial High-Risk Assessment: Breast, Ovarian &amp; Pancreatic (Version 3.2024) and for their constructive review and approval of this manuscript.</w:t>
      </w:r>
    </w:p>
    <w:p w14:paraId="65770BD8" w14:textId="7C428837" w:rsidR="00590935" w:rsidRPr="00F317D6" w:rsidRDefault="00590935" w:rsidP="007C77DD">
      <w:pPr>
        <w:tabs>
          <w:tab w:val="left" w:pos="0"/>
          <w:tab w:val="left" w:pos="90"/>
          <w:tab w:val="left" w:pos="270"/>
          <w:tab w:val="left" w:pos="450"/>
          <w:tab w:val="left" w:pos="720"/>
        </w:tabs>
        <w:spacing w:line="480" w:lineRule="auto"/>
        <w:ind w:right="90"/>
        <w:jc w:val="both"/>
        <w:rPr>
          <w:ins w:id="291" w:author="Lama Abujamous" w:date="2026-06-14T10:14:00Z" w16du:dateUtc="2026-06-14T07:14:00Z"/>
          <w:rFonts w:asciiTheme="majorBidi" w:hAnsiTheme="majorBidi" w:cstheme="majorBidi"/>
          <w:bCs/>
          <w:color w:val="000000" w:themeColor="text1"/>
        </w:rPr>
      </w:pPr>
      <w:ins w:id="292" w:author="Lama Abujamous" w:date="2026-06-14T10:14:00Z" w16du:dateUtc="2026-06-14T07:14:00Z">
        <w:r w:rsidRPr="00F317D6">
          <w:rPr>
            <w:rFonts w:asciiTheme="majorBidi" w:hAnsiTheme="majorBidi" w:cstheme="majorBidi"/>
            <w:b/>
            <w:color w:val="000000" w:themeColor="text1"/>
          </w:rPr>
          <w:t>Referenced with permission</w:t>
        </w:r>
        <w:r w:rsidRPr="00F317D6">
          <w:rPr>
            <w:rFonts w:asciiTheme="majorBidi" w:hAnsiTheme="majorBidi" w:cstheme="majorBidi"/>
            <w:bCs/>
            <w:color w:val="000000" w:themeColor="text1"/>
          </w:rPr>
          <w:t xml:space="preserve"> from the NCCN Clinical Practice Guidelines in Oncology (NCCN Guidelines) for Genetic/Familial High-Risk Assessment: Breast, Ovarian, and Pancreatic V.3.2024. National Comprehensive Cancer Network, Inc. 2024.  All rights reserved. Accessed February 3, 2024. To view the most recent and complete version of the guideline, go online to NCCN.org. NCCN makes no warranties of any kind whatsoever regarding their content, use or application and disclaims any responsibility for their application or use in any way.</w:t>
        </w:r>
      </w:ins>
      <w:ins w:id="293" w:author="Ahmed Alkaff" w:date="2026-06-14T13:31:00Z" w16du:dateUtc="2026-06-14T10:31:00Z">
        <w:r w:rsidR="007C77DD" w:rsidRPr="007C77DD">
          <w:t xml:space="preserve"> </w:t>
        </w:r>
      </w:ins>
      <w:ins w:id="294" w:author="Ahmed Alkaff" w:date="2026-06-14T13:31:00Z">
        <w:r w:rsidR="007C77DD" w:rsidRPr="007C77DD">
          <w:rPr>
            <w:rFonts w:asciiTheme="majorBidi" w:hAnsiTheme="majorBidi" w:cstheme="majorBidi"/>
            <w:bCs/>
            <w:color w:val="00B050"/>
            <w:highlight w:val="yellow"/>
            <w:rPrChange w:id="295" w:author="Ahmed Alkaff" w:date="2026-06-14T13:31:00Z" w16du:dateUtc="2026-06-14T10:31:00Z">
              <w:rPr>
                <w:rFonts w:asciiTheme="majorBidi" w:hAnsiTheme="majorBidi" w:cstheme="majorBidi"/>
                <w:bCs/>
                <w:color w:val="000000" w:themeColor="text1"/>
              </w:rPr>
            </w:rPrChange>
          </w:rPr>
          <w:t>NCCN and NCCN Guidelines are registered trademarks of the National Comprehensive Cancer Network, Inc.</w:t>
        </w:r>
      </w:ins>
    </w:p>
    <w:p w14:paraId="73BE6F5C" w14:textId="77777777" w:rsidR="00590935" w:rsidRPr="00F317D6" w:rsidRDefault="00590935" w:rsidP="00986ADE">
      <w:pPr>
        <w:tabs>
          <w:tab w:val="left" w:pos="0"/>
          <w:tab w:val="left" w:pos="90"/>
          <w:tab w:val="left" w:pos="270"/>
          <w:tab w:val="left" w:pos="450"/>
          <w:tab w:val="left" w:pos="720"/>
        </w:tabs>
        <w:spacing w:line="480" w:lineRule="auto"/>
        <w:ind w:right="86"/>
        <w:jc w:val="both"/>
        <w:rPr>
          <w:rFonts w:asciiTheme="majorBidi" w:hAnsiTheme="majorBidi" w:cstheme="majorBidi"/>
          <w:bCs/>
          <w:color w:val="000000" w:themeColor="text1"/>
        </w:rPr>
      </w:pPr>
    </w:p>
    <w:p w14:paraId="63DBB4E8" w14:textId="77777777" w:rsidR="002E7BBC" w:rsidRPr="00F317D6" w:rsidRDefault="002E7BBC" w:rsidP="00986ADE">
      <w:pPr>
        <w:pStyle w:val="ListParagraph"/>
        <w:tabs>
          <w:tab w:val="left" w:pos="720"/>
        </w:tabs>
        <w:spacing w:line="480" w:lineRule="auto"/>
        <w:ind w:left="420" w:right="90"/>
        <w:jc w:val="both"/>
        <w:rPr>
          <w:rFonts w:asciiTheme="majorBidi" w:hAnsiTheme="majorBidi" w:cstheme="majorBidi"/>
          <w:b/>
          <w:bCs/>
          <w:color w:val="000000" w:themeColor="text1"/>
        </w:rPr>
      </w:pPr>
    </w:p>
    <w:p w14:paraId="4B5B222B" w14:textId="513DD468" w:rsidR="002E7BBC" w:rsidRPr="00F317D6" w:rsidRDefault="002E7BBC" w:rsidP="00986ADE">
      <w:pPr>
        <w:pStyle w:val="ListParagraph"/>
        <w:numPr>
          <w:ilvl w:val="0"/>
          <w:numId w:val="4"/>
        </w:numPr>
        <w:tabs>
          <w:tab w:val="left" w:pos="720"/>
        </w:tabs>
        <w:spacing w:line="480" w:lineRule="auto"/>
        <w:ind w:right="86"/>
        <w:jc w:val="both"/>
        <w:rPr>
          <w:rFonts w:asciiTheme="majorBidi" w:hAnsiTheme="majorBidi" w:cstheme="majorBidi"/>
        </w:rPr>
      </w:pPr>
      <w:r w:rsidRPr="00F317D6">
        <w:rPr>
          <w:rFonts w:asciiTheme="majorBidi" w:hAnsiTheme="majorBidi" w:cstheme="majorBidi"/>
          <w:b/>
          <w:bCs/>
          <w:color w:val="000000" w:themeColor="text1"/>
        </w:rPr>
        <w:t>Data Availability</w:t>
      </w:r>
    </w:p>
    <w:p w14:paraId="51C907F6" w14:textId="0FF13E27" w:rsidR="00280231" w:rsidRPr="00280231" w:rsidRDefault="00280231" w:rsidP="00F8111A">
      <w:pPr>
        <w:spacing w:line="480" w:lineRule="auto"/>
        <w:jc w:val="both"/>
      </w:pPr>
      <w:r w:rsidRPr="00280231">
        <w:t>The study was conducted entirely with synthetic, non-identifiable test scenarios; no human participants or real health data were used. The Supporting Information includes: (</w:t>
      </w:r>
      <w:r>
        <w:t>1</w:t>
      </w:r>
      <w:r w:rsidRPr="00280231">
        <w:t>) chatbot data used in testing, (</w:t>
      </w:r>
      <w:r>
        <w:t>2</w:t>
      </w:r>
      <w:r w:rsidRPr="00280231">
        <w:t>) synthetic Pathology reports 1–50, (</w:t>
      </w:r>
      <w:r>
        <w:t>3</w:t>
      </w:r>
      <w:r w:rsidRPr="00280231">
        <w:t>) synthetic Pedigree reports 1–50 (three-generation pedigrees), (</w:t>
      </w:r>
      <w:r>
        <w:t>4</w:t>
      </w:r>
      <w:r w:rsidRPr="00280231">
        <w:t>) AI/eligibility reports with guideline-grounded rationales, (</w:t>
      </w:r>
      <w:r>
        <w:t>5</w:t>
      </w:r>
      <w:r w:rsidRPr="00280231">
        <w:t>) the eligibility rule table for all 50 cases,</w:t>
      </w:r>
      <w:r>
        <w:t xml:space="preserve"> (6) Images for the Application</w:t>
      </w:r>
      <w:r w:rsidRPr="00280231">
        <w:t xml:space="preserve"> (</w:t>
      </w:r>
      <w:r>
        <w:t>7</w:t>
      </w:r>
      <w:r w:rsidRPr="00280231">
        <w:t>) Metrics &amp; Future Work (accuracy, sensitivity/specificity, κ/AUC, and planned extensions), and (</w:t>
      </w:r>
      <w:r>
        <w:t>8</w:t>
      </w:r>
      <w:r w:rsidRPr="00280231">
        <w:t>) Statistical Analysis (methods, tests, and parameters).</w:t>
      </w:r>
      <w:r w:rsidR="00F8111A">
        <w:t xml:space="preserve"> </w:t>
      </w:r>
      <w:r w:rsidR="00F8111A" w:rsidRPr="00F8111A">
        <w:t>Other materials are available from the corresponding author upon reasonable request</w:t>
      </w:r>
    </w:p>
    <w:p w14:paraId="6DBB3765" w14:textId="77777777" w:rsidR="00001F96" w:rsidRPr="00F317D6" w:rsidRDefault="00001F96" w:rsidP="00280231">
      <w:pPr>
        <w:tabs>
          <w:tab w:val="left" w:pos="720"/>
        </w:tabs>
        <w:spacing w:line="480" w:lineRule="auto"/>
        <w:ind w:right="86"/>
        <w:jc w:val="both"/>
        <w:rPr>
          <w:rFonts w:asciiTheme="majorBidi" w:hAnsiTheme="majorBidi" w:cstheme="majorBidi"/>
        </w:rPr>
      </w:pPr>
    </w:p>
    <w:p w14:paraId="029F0FE6" w14:textId="1AD9ACB6" w:rsidR="00AB4E9E" w:rsidRPr="00F317D6" w:rsidRDefault="00AB4E9E" w:rsidP="00986ADE">
      <w:pPr>
        <w:pStyle w:val="ListParagraph"/>
        <w:numPr>
          <w:ilvl w:val="0"/>
          <w:numId w:val="4"/>
        </w:numPr>
        <w:spacing w:line="480" w:lineRule="auto"/>
        <w:rPr>
          <w:rFonts w:asciiTheme="majorBidi" w:hAnsiTheme="majorBidi" w:cstheme="majorBidi"/>
          <w:b/>
          <w:bCs/>
        </w:rPr>
      </w:pPr>
      <w:r w:rsidRPr="00F317D6">
        <w:rPr>
          <w:rFonts w:asciiTheme="majorBidi" w:hAnsiTheme="majorBidi" w:cstheme="majorBidi"/>
          <w:b/>
          <w:bCs/>
        </w:rPr>
        <w:t xml:space="preserve">Author </w:t>
      </w:r>
      <w:r w:rsidR="00481483" w:rsidRPr="00F317D6">
        <w:rPr>
          <w:rFonts w:asciiTheme="majorBidi" w:hAnsiTheme="majorBidi" w:cstheme="majorBidi"/>
          <w:b/>
          <w:bCs/>
        </w:rPr>
        <w:t>C</w:t>
      </w:r>
      <w:r w:rsidRPr="00F317D6">
        <w:rPr>
          <w:rFonts w:asciiTheme="majorBidi" w:hAnsiTheme="majorBidi" w:cstheme="majorBidi"/>
          <w:b/>
          <w:bCs/>
        </w:rPr>
        <w:t>ontributions</w:t>
      </w:r>
    </w:p>
    <w:p w14:paraId="2D516DC5" w14:textId="4F831C86" w:rsidR="00D0113F" w:rsidRDefault="00634F76" w:rsidP="00FE6758">
      <w:pPr>
        <w:spacing w:line="480" w:lineRule="auto"/>
        <w:ind w:left="58"/>
        <w:jc w:val="both"/>
        <w:rPr>
          <w:rFonts w:asciiTheme="majorBidi" w:hAnsiTheme="majorBidi" w:cstheme="majorBidi"/>
        </w:rPr>
      </w:pPr>
      <w:r w:rsidRPr="00634F76">
        <w:rPr>
          <w:rFonts w:asciiTheme="majorBidi" w:hAnsiTheme="majorBidi" w:cstheme="majorBidi"/>
        </w:rPr>
        <w:lastRenderedPageBreak/>
        <w:t xml:space="preserve">Conceptualization: </w:t>
      </w:r>
      <w:r w:rsidR="00540EFE">
        <w:rPr>
          <w:rFonts w:asciiTheme="majorBidi" w:hAnsiTheme="majorBidi" w:cstheme="majorBidi"/>
        </w:rPr>
        <w:t>Lama Abujamous</w:t>
      </w:r>
      <w:r w:rsidRPr="00634F76">
        <w:rPr>
          <w:rFonts w:asciiTheme="majorBidi" w:hAnsiTheme="majorBidi" w:cstheme="majorBidi"/>
        </w:rPr>
        <w:t xml:space="preserve">. Methodology: </w:t>
      </w:r>
      <w:r w:rsidR="00540EFE">
        <w:rPr>
          <w:rFonts w:asciiTheme="majorBidi" w:hAnsiTheme="majorBidi" w:cstheme="majorBidi"/>
        </w:rPr>
        <w:t xml:space="preserve">Lama </w:t>
      </w:r>
      <w:proofErr w:type="spellStart"/>
      <w:r w:rsidR="00540EFE">
        <w:rPr>
          <w:rFonts w:asciiTheme="majorBidi" w:hAnsiTheme="majorBidi" w:cstheme="majorBidi"/>
        </w:rPr>
        <w:t>Abujamous</w:t>
      </w:r>
      <w:proofErr w:type="spellEnd"/>
      <w:r w:rsidR="00540EFE">
        <w:rPr>
          <w:rFonts w:asciiTheme="majorBidi" w:hAnsiTheme="majorBidi" w:cstheme="majorBidi"/>
        </w:rPr>
        <w:t xml:space="preserve"> &amp; Iyad Sultan</w:t>
      </w:r>
      <w:r w:rsidR="00FE6758">
        <w:rPr>
          <w:rFonts w:asciiTheme="majorBidi" w:hAnsiTheme="majorBidi" w:cstheme="majorBidi"/>
        </w:rPr>
        <w:t xml:space="preserve"> </w:t>
      </w:r>
      <w:r w:rsidR="00FE6758" w:rsidRPr="00FE6758">
        <w:rPr>
          <w:rFonts w:asciiTheme="majorBidi" w:hAnsiTheme="majorBidi" w:cstheme="majorBidi"/>
          <w:color w:val="EE0000"/>
          <w:highlight w:val="yellow"/>
        </w:rPr>
        <w:t>&amp; Ahmed E. Alkaff. Software: Ahmed E. Alkaff</w:t>
      </w:r>
      <w:r w:rsidRPr="00FE6758">
        <w:rPr>
          <w:rFonts w:asciiTheme="majorBidi" w:hAnsiTheme="majorBidi" w:cstheme="majorBidi"/>
          <w:color w:val="EE0000"/>
          <w:highlight w:val="yellow"/>
        </w:rPr>
        <w:t>.</w:t>
      </w:r>
      <w:r w:rsidRPr="00FE6758">
        <w:rPr>
          <w:rFonts w:asciiTheme="majorBidi" w:hAnsiTheme="majorBidi" w:cstheme="majorBidi"/>
          <w:color w:val="EE0000"/>
        </w:rPr>
        <w:t xml:space="preserve"> </w:t>
      </w:r>
      <w:r w:rsidRPr="00634F76">
        <w:rPr>
          <w:rFonts w:asciiTheme="majorBidi" w:hAnsiTheme="majorBidi" w:cstheme="majorBidi"/>
        </w:rPr>
        <w:t xml:space="preserve">Validation: </w:t>
      </w:r>
      <w:r w:rsidR="00540EFE">
        <w:rPr>
          <w:rFonts w:asciiTheme="majorBidi" w:hAnsiTheme="majorBidi" w:cstheme="majorBidi"/>
        </w:rPr>
        <w:t>Lama Abujamous, Iyad Sultan</w:t>
      </w:r>
      <w:r w:rsidRPr="00634F76">
        <w:rPr>
          <w:rFonts w:asciiTheme="majorBidi" w:hAnsiTheme="majorBidi" w:cstheme="majorBidi"/>
        </w:rPr>
        <w:t>,</w:t>
      </w:r>
      <w:r w:rsidR="00540EFE">
        <w:rPr>
          <w:rFonts w:asciiTheme="majorBidi" w:hAnsiTheme="majorBidi" w:cstheme="majorBidi"/>
        </w:rPr>
        <w:t xml:space="preserve"> </w:t>
      </w:r>
      <w:r w:rsidR="00540EFE" w:rsidRPr="00540EFE">
        <w:rPr>
          <w:rFonts w:asciiTheme="majorBidi" w:hAnsiTheme="majorBidi" w:cstheme="majorBidi"/>
        </w:rPr>
        <w:t>Abdelghani Tbakhi</w:t>
      </w:r>
      <w:r w:rsidR="00A715C4">
        <w:rPr>
          <w:rFonts w:asciiTheme="majorBidi" w:hAnsiTheme="majorBidi" w:cstheme="majorBidi"/>
        </w:rPr>
        <w:t xml:space="preserve"> </w:t>
      </w:r>
      <w:r w:rsidR="00540EFE">
        <w:rPr>
          <w:rFonts w:asciiTheme="majorBidi" w:hAnsiTheme="majorBidi" w:cstheme="majorBidi"/>
        </w:rPr>
        <w:t>and Nancy Hakooz</w:t>
      </w:r>
      <w:r w:rsidRPr="00634F76">
        <w:rPr>
          <w:rFonts w:asciiTheme="majorBidi" w:hAnsiTheme="majorBidi" w:cstheme="majorBidi"/>
        </w:rPr>
        <w:t xml:space="preserve">. Formal analysis: </w:t>
      </w:r>
      <w:r w:rsidR="00540EFE">
        <w:rPr>
          <w:rFonts w:asciiTheme="majorBidi" w:hAnsiTheme="majorBidi" w:cstheme="majorBidi"/>
        </w:rPr>
        <w:t>Lama Abujamous &amp; Iyad Sultan</w:t>
      </w:r>
      <w:r w:rsidRPr="00634F76">
        <w:rPr>
          <w:rFonts w:asciiTheme="majorBidi" w:hAnsiTheme="majorBidi" w:cstheme="majorBidi"/>
        </w:rPr>
        <w:t xml:space="preserve">. Investigation: </w:t>
      </w:r>
      <w:r w:rsidR="00540EFE">
        <w:rPr>
          <w:rFonts w:asciiTheme="majorBidi" w:hAnsiTheme="majorBidi" w:cstheme="majorBidi"/>
        </w:rPr>
        <w:t>Lama Abujamous &amp; Iyad Sultan</w:t>
      </w:r>
      <w:r w:rsidRPr="00634F76">
        <w:rPr>
          <w:rFonts w:asciiTheme="majorBidi" w:hAnsiTheme="majorBidi" w:cstheme="majorBidi"/>
        </w:rPr>
        <w:t xml:space="preserve">. Data curation (synthetic cases): </w:t>
      </w:r>
      <w:r w:rsidR="00540EFE">
        <w:rPr>
          <w:rFonts w:asciiTheme="majorBidi" w:hAnsiTheme="majorBidi" w:cstheme="majorBidi"/>
        </w:rPr>
        <w:t>Lama Abujamous</w:t>
      </w:r>
      <w:r w:rsidRPr="00634F76">
        <w:rPr>
          <w:rFonts w:asciiTheme="majorBidi" w:hAnsiTheme="majorBidi" w:cstheme="majorBidi"/>
        </w:rPr>
        <w:t xml:space="preserve">. Writing-original draft: </w:t>
      </w:r>
      <w:r w:rsidR="00540EFE">
        <w:rPr>
          <w:rFonts w:asciiTheme="majorBidi" w:hAnsiTheme="majorBidi" w:cstheme="majorBidi"/>
        </w:rPr>
        <w:t>Lama Abujamous</w:t>
      </w:r>
      <w:r w:rsidRPr="00634F76">
        <w:rPr>
          <w:rFonts w:asciiTheme="majorBidi" w:hAnsiTheme="majorBidi" w:cstheme="majorBidi"/>
        </w:rPr>
        <w:t xml:space="preserve">. Writing- review &amp; editing: </w:t>
      </w:r>
      <w:r w:rsidR="00540EFE">
        <w:rPr>
          <w:rFonts w:asciiTheme="majorBidi" w:hAnsiTheme="majorBidi" w:cstheme="majorBidi"/>
        </w:rPr>
        <w:t>Lama Abujamous, Iyad Sultan</w:t>
      </w:r>
      <w:r w:rsidRPr="00634F76">
        <w:rPr>
          <w:rFonts w:asciiTheme="majorBidi" w:hAnsiTheme="majorBidi" w:cstheme="majorBidi"/>
        </w:rPr>
        <w:t>,</w:t>
      </w:r>
      <w:r w:rsidR="00540EFE">
        <w:rPr>
          <w:rFonts w:asciiTheme="majorBidi" w:hAnsiTheme="majorBidi" w:cstheme="majorBidi"/>
        </w:rPr>
        <w:t xml:space="preserve"> Hamda Al-</w:t>
      </w:r>
      <w:proofErr w:type="spellStart"/>
      <w:proofErr w:type="gramStart"/>
      <w:r w:rsidR="00540EFE">
        <w:rPr>
          <w:rFonts w:asciiTheme="majorBidi" w:hAnsiTheme="majorBidi" w:cstheme="majorBidi"/>
        </w:rPr>
        <w:t>Thawadi</w:t>
      </w:r>
      <w:proofErr w:type="spellEnd"/>
      <w:r w:rsidR="00540EFE">
        <w:rPr>
          <w:rFonts w:asciiTheme="majorBidi" w:hAnsiTheme="majorBidi" w:cstheme="majorBidi"/>
        </w:rPr>
        <w:t xml:space="preserve">,  </w:t>
      </w:r>
      <w:r w:rsidR="00540EFE" w:rsidRPr="00540EFE">
        <w:rPr>
          <w:rFonts w:asciiTheme="majorBidi" w:hAnsiTheme="majorBidi" w:cstheme="majorBidi"/>
        </w:rPr>
        <w:t>Abdelghani</w:t>
      </w:r>
      <w:proofErr w:type="gramEnd"/>
      <w:r w:rsidR="00540EFE" w:rsidRPr="00540EFE">
        <w:rPr>
          <w:rFonts w:asciiTheme="majorBidi" w:hAnsiTheme="majorBidi" w:cstheme="majorBidi"/>
        </w:rPr>
        <w:t xml:space="preserve"> Tbakhi,</w:t>
      </w:r>
      <w:r w:rsidR="00540EFE">
        <w:rPr>
          <w:rFonts w:asciiTheme="majorBidi" w:hAnsiTheme="majorBidi" w:cstheme="majorBidi"/>
        </w:rPr>
        <w:t xml:space="preserve"> Nancy </w:t>
      </w:r>
      <w:proofErr w:type="spellStart"/>
      <w:r w:rsidR="00540EFE">
        <w:rPr>
          <w:rFonts w:asciiTheme="majorBidi" w:hAnsiTheme="majorBidi" w:cstheme="majorBidi"/>
        </w:rPr>
        <w:t>Hakooz</w:t>
      </w:r>
      <w:proofErr w:type="spellEnd"/>
      <w:r w:rsidR="00540EFE">
        <w:rPr>
          <w:rFonts w:asciiTheme="majorBidi" w:hAnsiTheme="majorBidi" w:cstheme="majorBidi"/>
        </w:rPr>
        <w:t xml:space="preserve"> and Hikmat Abdel-Razeq</w:t>
      </w:r>
      <w:r w:rsidR="00FE6758">
        <w:rPr>
          <w:rFonts w:asciiTheme="majorBidi" w:hAnsiTheme="majorBidi" w:cstheme="majorBidi"/>
        </w:rPr>
        <w:t xml:space="preserve"> </w:t>
      </w:r>
      <w:r w:rsidR="00FE6758" w:rsidRPr="00FE6758">
        <w:rPr>
          <w:rFonts w:asciiTheme="majorBidi" w:hAnsiTheme="majorBidi" w:cstheme="majorBidi"/>
          <w:highlight w:val="yellow"/>
        </w:rPr>
        <w:t>&amp; Ahmed E. Alkaff</w:t>
      </w:r>
      <w:r w:rsidRPr="00634F76">
        <w:rPr>
          <w:rFonts w:asciiTheme="majorBidi" w:hAnsiTheme="majorBidi" w:cstheme="majorBidi"/>
        </w:rPr>
        <w:t xml:space="preserve">. Visualization: </w:t>
      </w:r>
      <w:r w:rsidR="00540EFE">
        <w:rPr>
          <w:rFonts w:asciiTheme="majorBidi" w:hAnsiTheme="majorBidi" w:cstheme="majorBidi"/>
        </w:rPr>
        <w:t>Lama Abujamous &amp; Iyad Sultan</w:t>
      </w:r>
      <w:r w:rsidRPr="00634F76">
        <w:rPr>
          <w:rFonts w:asciiTheme="majorBidi" w:hAnsiTheme="majorBidi" w:cstheme="majorBidi"/>
        </w:rPr>
        <w:t>. Supervision:</w:t>
      </w:r>
      <w:r w:rsidR="00734B4C">
        <w:rPr>
          <w:rFonts w:asciiTheme="majorBidi" w:hAnsiTheme="majorBidi" w:cstheme="majorBidi"/>
        </w:rPr>
        <w:t xml:space="preserve"> </w:t>
      </w:r>
      <w:r w:rsidR="00540EFE">
        <w:rPr>
          <w:rFonts w:asciiTheme="majorBidi" w:hAnsiTheme="majorBidi" w:cstheme="majorBidi"/>
        </w:rPr>
        <w:t>Iyad Sultan</w:t>
      </w:r>
      <w:r w:rsidR="00540EFE" w:rsidRPr="00634F76">
        <w:rPr>
          <w:rFonts w:asciiTheme="majorBidi" w:hAnsiTheme="majorBidi" w:cstheme="majorBidi"/>
        </w:rPr>
        <w:t>,</w:t>
      </w:r>
      <w:r w:rsidR="00540EFE">
        <w:rPr>
          <w:rFonts w:asciiTheme="majorBidi" w:hAnsiTheme="majorBidi" w:cstheme="majorBidi"/>
        </w:rPr>
        <w:t xml:space="preserve"> Hamda Al-</w:t>
      </w:r>
      <w:proofErr w:type="spellStart"/>
      <w:r w:rsidR="00540EFE">
        <w:rPr>
          <w:rFonts w:asciiTheme="majorBidi" w:hAnsiTheme="majorBidi" w:cstheme="majorBidi"/>
        </w:rPr>
        <w:t>Thawadi</w:t>
      </w:r>
      <w:proofErr w:type="spellEnd"/>
      <w:r w:rsidR="00001F96">
        <w:rPr>
          <w:rFonts w:asciiTheme="majorBidi" w:hAnsiTheme="majorBidi" w:cstheme="majorBidi"/>
        </w:rPr>
        <w:t xml:space="preserve"> and </w:t>
      </w:r>
      <w:r w:rsidR="00540EFE">
        <w:rPr>
          <w:rFonts w:asciiTheme="majorBidi" w:hAnsiTheme="majorBidi" w:cstheme="majorBidi"/>
        </w:rPr>
        <w:t>Nancy Hakooz</w:t>
      </w:r>
      <w:r w:rsidRPr="00634F76">
        <w:rPr>
          <w:rFonts w:asciiTheme="majorBidi" w:hAnsiTheme="majorBidi" w:cstheme="majorBidi"/>
        </w:rPr>
        <w:t xml:space="preserve">. Project administration: </w:t>
      </w:r>
      <w:r w:rsidR="00540EFE">
        <w:rPr>
          <w:rFonts w:asciiTheme="majorBidi" w:hAnsiTheme="majorBidi" w:cstheme="majorBidi"/>
        </w:rPr>
        <w:t>Iyad Sultan</w:t>
      </w:r>
      <w:r w:rsidRPr="00634F76">
        <w:rPr>
          <w:rFonts w:asciiTheme="majorBidi" w:hAnsiTheme="majorBidi" w:cstheme="majorBidi"/>
        </w:rPr>
        <w:t xml:space="preserve">. Funding acquisition: </w:t>
      </w:r>
      <w:r w:rsidR="00540EFE">
        <w:rPr>
          <w:rFonts w:asciiTheme="majorBidi" w:hAnsiTheme="majorBidi" w:cstheme="majorBidi"/>
        </w:rPr>
        <w:t>Hamda Al-</w:t>
      </w:r>
      <w:proofErr w:type="spellStart"/>
      <w:r w:rsidR="00540EFE">
        <w:rPr>
          <w:rFonts w:asciiTheme="majorBidi" w:hAnsiTheme="majorBidi" w:cstheme="majorBidi"/>
        </w:rPr>
        <w:t>Thawadi</w:t>
      </w:r>
      <w:proofErr w:type="spellEnd"/>
      <w:r w:rsidRPr="00634F76">
        <w:rPr>
          <w:rFonts w:asciiTheme="majorBidi" w:hAnsiTheme="majorBidi" w:cstheme="majorBidi"/>
        </w:rPr>
        <w:t>.</w:t>
      </w:r>
    </w:p>
    <w:p w14:paraId="25869855" w14:textId="77777777" w:rsidR="00634F76" w:rsidRPr="00F317D6" w:rsidRDefault="00634F76" w:rsidP="00986ADE">
      <w:pPr>
        <w:spacing w:line="480" w:lineRule="auto"/>
        <w:ind w:left="58"/>
        <w:rPr>
          <w:rFonts w:asciiTheme="majorBidi" w:hAnsiTheme="majorBidi" w:cstheme="majorBidi"/>
        </w:rPr>
      </w:pPr>
    </w:p>
    <w:p w14:paraId="2C7BAF31" w14:textId="77777777" w:rsidR="00D0113F" w:rsidRPr="00F317D6" w:rsidRDefault="007F1871" w:rsidP="00986ADE">
      <w:pPr>
        <w:pStyle w:val="ListParagraph"/>
        <w:numPr>
          <w:ilvl w:val="0"/>
          <w:numId w:val="4"/>
        </w:numPr>
        <w:spacing w:line="480" w:lineRule="auto"/>
        <w:rPr>
          <w:rFonts w:asciiTheme="majorBidi" w:hAnsiTheme="majorBidi" w:cstheme="majorBidi"/>
          <w:color w:val="000000" w:themeColor="text1"/>
        </w:rPr>
      </w:pPr>
      <w:r w:rsidRPr="00F317D6">
        <w:rPr>
          <w:rFonts w:asciiTheme="majorBidi" w:hAnsiTheme="majorBidi" w:cstheme="majorBidi"/>
          <w:b/>
          <w:bCs/>
          <w:color w:val="000000" w:themeColor="text1"/>
        </w:rPr>
        <w:t xml:space="preserve"> </w:t>
      </w:r>
      <w:r w:rsidR="00D0113F" w:rsidRPr="00F317D6">
        <w:rPr>
          <w:rFonts w:asciiTheme="majorBidi" w:hAnsiTheme="majorBidi" w:cstheme="majorBidi"/>
          <w:b/>
          <w:bCs/>
          <w:color w:val="000000" w:themeColor="text1"/>
        </w:rPr>
        <w:t>Competing Interests</w:t>
      </w:r>
    </w:p>
    <w:p w14:paraId="761F3BC7" w14:textId="0CF99FAA" w:rsidR="00340666" w:rsidRPr="00F317D6" w:rsidRDefault="004A2FF1" w:rsidP="00986ADE">
      <w:pPr>
        <w:tabs>
          <w:tab w:val="left" w:pos="720"/>
        </w:tabs>
        <w:spacing w:line="480" w:lineRule="auto"/>
        <w:ind w:right="90"/>
        <w:jc w:val="both"/>
        <w:rPr>
          <w:rFonts w:asciiTheme="majorBidi" w:hAnsiTheme="majorBidi" w:cstheme="majorBidi"/>
          <w:color w:val="000000" w:themeColor="text1"/>
        </w:rPr>
      </w:pPr>
      <w:r w:rsidRPr="00F317D6">
        <w:rPr>
          <w:rFonts w:asciiTheme="majorBidi" w:hAnsiTheme="majorBidi" w:cstheme="majorBidi"/>
          <w:color w:val="000000" w:themeColor="text1"/>
        </w:rPr>
        <w:t xml:space="preserve">  The authors declare no competing interests.</w:t>
      </w:r>
    </w:p>
    <w:p w14:paraId="506C8B38" w14:textId="77777777" w:rsidR="004A2FF1" w:rsidRPr="00F317D6" w:rsidRDefault="004A2FF1" w:rsidP="00986ADE">
      <w:pPr>
        <w:tabs>
          <w:tab w:val="left" w:pos="720"/>
        </w:tabs>
        <w:spacing w:line="480" w:lineRule="auto"/>
        <w:ind w:right="90"/>
        <w:jc w:val="both"/>
        <w:rPr>
          <w:rFonts w:asciiTheme="majorBidi" w:hAnsiTheme="majorBidi" w:cstheme="majorBidi"/>
          <w:color w:val="000000" w:themeColor="text1"/>
        </w:rPr>
      </w:pPr>
    </w:p>
    <w:p w14:paraId="5A83C1E5" w14:textId="71D09F92" w:rsidR="005B78E6" w:rsidRPr="00F317D6" w:rsidRDefault="001E51F9" w:rsidP="00986ADE">
      <w:pPr>
        <w:pStyle w:val="ListParagraph"/>
        <w:numPr>
          <w:ilvl w:val="0"/>
          <w:numId w:val="4"/>
        </w:numPr>
        <w:tabs>
          <w:tab w:val="left" w:pos="720"/>
        </w:tabs>
        <w:spacing w:line="480" w:lineRule="auto"/>
        <w:ind w:right="90"/>
        <w:jc w:val="both"/>
        <w:rPr>
          <w:rFonts w:asciiTheme="majorBidi" w:hAnsiTheme="majorBidi" w:cstheme="majorBidi"/>
          <w:b/>
          <w:bCs/>
          <w:color w:val="000000" w:themeColor="text1"/>
        </w:rPr>
      </w:pPr>
      <w:r w:rsidRPr="00F317D6">
        <w:rPr>
          <w:rFonts w:asciiTheme="majorBidi" w:hAnsiTheme="majorBidi" w:cstheme="majorBidi"/>
          <w:b/>
          <w:bCs/>
          <w:color w:val="000000" w:themeColor="text1"/>
        </w:rPr>
        <w:t xml:space="preserve"> </w:t>
      </w:r>
      <w:r w:rsidR="00BE2D19" w:rsidRPr="00F317D6">
        <w:rPr>
          <w:rFonts w:asciiTheme="majorBidi" w:hAnsiTheme="majorBidi" w:cstheme="majorBidi"/>
          <w:b/>
          <w:bCs/>
          <w:color w:val="000000" w:themeColor="text1"/>
        </w:rPr>
        <w:t xml:space="preserve">References </w:t>
      </w:r>
    </w:p>
    <w:sdt>
      <w:sdtPr>
        <w:rPr>
          <w:rFonts w:asciiTheme="majorBidi" w:hAnsiTheme="majorBidi" w:cstheme="majorBidi"/>
          <w:bCs/>
          <w:color w:val="000000" w:themeColor="text1"/>
        </w:rPr>
        <w:tag w:val="MENDELEY_BIBLIOGRAPHY"/>
        <w:id w:val="-1880385816"/>
        <w:placeholder>
          <w:docPart w:val="DefaultPlaceholder_-1854013440"/>
        </w:placeholder>
      </w:sdtPr>
      <w:sdtContent>
        <w:p w14:paraId="65EFF66A" w14:textId="77777777" w:rsidR="00A715C4" w:rsidRDefault="00A715C4">
          <w:pPr>
            <w:autoSpaceDE w:val="0"/>
            <w:autoSpaceDN w:val="0"/>
            <w:ind w:hanging="640"/>
            <w:divId w:val="546643948"/>
          </w:pPr>
          <w:r>
            <w:t>1.</w:t>
          </w:r>
          <w:r>
            <w:tab/>
            <w:t xml:space="preserve">Daly MB, Pal T, Maxwell KN, </w:t>
          </w:r>
          <w:proofErr w:type="spellStart"/>
          <w:r>
            <w:t>Churpek</w:t>
          </w:r>
          <w:proofErr w:type="spellEnd"/>
          <w:r>
            <w:t xml:space="preserve"> J, Kohlmann W, </w:t>
          </w:r>
          <w:proofErr w:type="spellStart"/>
          <w:r>
            <w:t>AlHilli</w:t>
          </w:r>
          <w:proofErr w:type="spellEnd"/>
          <w:r>
            <w:t xml:space="preserve"> Z, et al. NCCN Guidelines® Insights: Genetic/Familial High-Risk Assessment: Breast, Ovarian, and Pancreatic, Version 2.2024. Journal of the National Comprehensive Cancer Network. 2023 Oct;21(10):1000–10. </w:t>
          </w:r>
        </w:p>
        <w:p w14:paraId="41CD1ED8" w14:textId="77777777" w:rsidR="00A715C4" w:rsidRDefault="00A715C4">
          <w:pPr>
            <w:autoSpaceDE w:val="0"/>
            <w:autoSpaceDN w:val="0"/>
            <w:ind w:hanging="640"/>
            <w:divId w:val="228000368"/>
          </w:pPr>
          <w:r>
            <w:t>2.</w:t>
          </w:r>
          <w:r>
            <w:tab/>
          </w:r>
          <w:proofErr w:type="spellStart"/>
          <w:r>
            <w:t>Tayoun</w:t>
          </w:r>
          <w:proofErr w:type="spellEnd"/>
          <w:r>
            <w:t xml:space="preserve"> AAA, Fakhro KA, Alsheikh-Ali A, </w:t>
          </w:r>
          <w:proofErr w:type="spellStart"/>
          <w:r>
            <w:t>Alkuraya</w:t>
          </w:r>
          <w:proofErr w:type="spellEnd"/>
          <w:r>
            <w:t xml:space="preserve"> F. Genomic medicine in the Middle East. Genome Med. 2021; </w:t>
          </w:r>
        </w:p>
        <w:p w14:paraId="7525123E" w14:textId="77777777" w:rsidR="00A715C4" w:rsidRDefault="00A715C4">
          <w:pPr>
            <w:autoSpaceDE w:val="0"/>
            <w:autoSpaceDN w:val="0"/>
            <w:ind w:hanging="640"/>
            <w:divId w:val="1581594384"/>
          </w:pPr>
          <w:r>
            <w:t>3.</w:t>
          </w:r>
          <w:r>
            <w:tab/>
            <w:t xml:space="preserve">Wanis KN, Kuerer HM, Sun SX, Hunt KK, </w:t>
          </w:r>
          <w:proofErr w:type="spellStart"/>
          <w:r>
            <w:t>Glencer</w:t>
          </w:r>
          <w:proofErr w:type="spellEnd"/>
          <w:r>
            <w:t xml:space="preserve"> AC, Teshome M, et al. Clinical Outcomes for </w:t>
          </w:r>
          <w:r>
            <w:rPr>
              <w:i/>
              <w:iCs/>
            </w:rPr>
            <w:t>BRCA</w:t>
          </w:r>
          <w:r>
            <w:t xml:space="preserve"> Pathogenic Variant Carriers </w:t>
          </w:r>
          <w:proofErr w:type="gramStart"/>
          <w:r>
            <w:t>With</w:t>
          </w:r>
          <w:proofErr w:type="gramEnd"/>
          <w:r>
            <w:t xml:space="preserve"> Breast Cancer Undergoing Breast Conservation. JAMA </w:t>
          </w:r>
          <w:proofErr w:type="spellStart"/>
          <w:r>
            <w:t>Netw</w:t>
          </w:r>
          <w:proofErr w:type="spellEnd"/>
          <w:r>
            <w:t xml:space="preserve"> Open. 2024 Jun 25;7(6):e2418486. </w:t>
          </w:r>
        </w:p>
        <w:p w14:paraId="2A39C332" w14:textId="77777777" w:rsidR="00A715C4" w:rsidRDefault="00A715C4">
          <w:pPr>
            <w:autoSpaceDE w:val="0"/>
            <w:autoSpaceDN w:val="0"/>
            <w:ind w:hanging="640"/>
            <w:divId w:val="1406953730"/>
          </w:pPr>
          <w:r>
            <w:t>4.</w:t>
          </w:r>
          <w:r>
            <w:tab/>
            <w:t xml:space="preserve">Hu C, Hart SN, </w:t>
          </w:r>
          <w:proofErr w:type="spellStart"/>
          <w:r>
            <w:t>Gnanaolivu</w:t>
          </w:r>
          <w:proofErr w:type="spellEnd"/>
          <w:r>
            <w:t xml:space="preserve"> R, Huang H, Lee KY, Na J, et al. A Population-Based Study of Genes Previously Implicated in Breast Cancer. New England Journal of Medicine. 2021 Feb 4;384(5):440–51. </w:t>
          </w:r>
        </w:p>
        <w:p w14:paraId="05021395" w14:textId="77777777" w:rsidR="00A715C4" w:rsidRDefault="00A715C4">
          <w:pPr>
            <w:autoSpaceDE w:val="0"/>
            <w:autoSpaceDN w:val="0"/>
            <w:ind w:hanging="640"/>
            <w:divId w:val="21640563"/>
          </w:pPr>
          <w:r>
            <w:t>5.</w:t>
          </w:r>
          <w:r>
            <w:tab/>
            <w:t xml:space="preserve">Abou </w:t>
          </w:r>
          <w:proofErr w:type="spellStart"/>
          <w:r>
            <w:t>Tayoun</w:t>
          </w:r>
          <w:proofErr w:type="spellEnd"/>
          <w:r>
            <w:t xml:space="preserve"> AN, AlHarthi H, </w:t>
          </w:r>
          <w:proofErr w:type="spellStart"/>
          <w:r>
            <w:t>AlMubarak</w:t>
          </w:r>
          <w:proofErr w:type="spellEnd"/>
          <w:r>
            <w:t xml:space="preserve"> BR, others. Recommendations for interpreting genetic variants in Arab populations. NPJ </w:t>
          </w:r>
          <w:proofErr w:type="spellStart"/>
          <w:r>
            <w:t>Genom</w:t>
          </w:r>
          <w:proofErr w:type="spellEnd"/>
          <w:r>
            <w:t xml:space="preserve"> Med. 2021;6(1):52. </w:t>
          </w:r>
        </w:p>
        <w:p w14:paraId="3BB5FA5E" w14:textId="77777777" w:rsidR="00A715C4" w:rsidRDefault="00A715C4">
          <w:pPr>
            <w:autoSpaceDE w:val="0"/>
            <w:autoSpaceDN w:val="0"/>
            <w:ind w:hanging="640"/>
            <w:divId w:val="1064647731"/>
          </w:pPr>
          <w:r>
            <w:t>6.</w:t>
          </w:r>
          <w:r>
            <w:tab/>
            <w:t>Green S, Hartzfeld D, Terry AB, Fissell K, Friedman S, Paolino N, et al. An &lt;</w:t>
          </w:r>
          <w:proofErr w:type="spellStart"/>
          <w:r>
            <w:t>scp</w:t>
          </w:r>
          <w:proofErr w:type="spellEnd"/>
          <w:r>
            <w:t>&gt;evidence‐based&lt;/</w:t>
          </w:r>
          <w:proofErr w:type="spellStart"/>
          <w:r>
            <w:t>scp</w:t>
          </w:r>
          <w:proofErr w:type="spellEnd"/>
          <w:r>
            <w:t xml:space="preserve">&gt; practice guideline of the National Society of Genetic </w:t>
          </w:r>
          <w:proofErr w:type="spellStart"/>
          <w:r>
            <w:t>Counselors</w:t>
          </w:r>
          <w:proofErr w:type="spellEnd"/>
          <w:r>
            <w:t xml:space="preserve"> for telehealth genetic </w:t>
          </w:r>
          <w:proofErr w:type="spellStart"/>
          <w:r>
            <w:t>counseling</w:t>
          </w:r>
          <w:proofErr w:type="spellEnd"/>
          <w:r>
            <w:t xml:space="preserve">. J Genet Couns. 2023 Feb 30;32(1):4–17. </w:t>
          </w:r>
        </w:p>
        <w:p w14:paraId="4F52CDAD" w14:textId="77777777" w:rsidR="00A715C4" w:rsidRDefault="00A715C4">
          <w:pPr>
            <w:autoSpaceDE w:val="0"/>
            <w:autoSpaceDN w:val="0"/>
            <w:ind w:hanging="640"/>
            <w:divId w:val="270866806"/>
          </w:pPr>
          <w:r>
            <w:t>7.</w:t>
          </w:r>
          <w:r>
            <w:tab/>
          </w:r>
          <w:proofErr w:type="spellStart"/>
          <w:r>
            <w:t>Danylchuk</w:t>
          </w:r>
          <w:proofErr w:type="spellEnd"/>
          <w:r>
            <w:t xml:space="preserve"> NR, Cook L, Shane‐Carson KP, Cacioppo CN, Hardy MW, Nusbaum R, et al. Telehealth for genetic </w:t>
          </w:r>
          <w:proofErr w:type="spellStart"/>
          <w:r>
            <w:t>counseling</w:t>
          </w:r>
          <w:proofErr w:type="spellEnd"/>
          <w:r>
            <w:t xml:space="preserve">: A systematic evidence </w:t>
          </w:r>
          <w:proofErr w:type="gramStart"/>
          <w:r>
            <w:t>review</w:t>
          </w:r>
          <w:proofErr w:type="gramEnd"/>
          <w:r>
            <w:t xml:space="preserve">. J Genet Couns. 2021 Oct 6;30(5):1361–78. </w:t>
          </w:r>
        </w:p>
        <w:p w14:paraId="36A94468" w14:textId="77777777" w:rsidR="00A715C4" w:rsidRDefault="00A715C4">
          <w:pPr>
            <w:autoSpaceDE w:val="0"/>
            <w:autoSpaceDN w:val="0"/>
            <w:ind w:hanging="640"/>
            <w:divId w:val="1286765821"/>
          </w:pPr>
          <w:r>
            <w:lastRenderedPageBreak/>
            <w:t>8.</w:t>
          </w:r>
          <w:r>
            <w:tab/>
          </w:r>
          <w:proofErr w:type="spellStart"/>
          <w:r>
            <w:t>Shendure</w:t>
          </w:r>
          <w:proofErr w:type="spellEnd"/>
          <w:r>
            <w:t xml:space="preserve"> J, Ji H. Next-generation DNA sequencing. Vol. 26, Nature Biotechnology. 2008. p. 1135–45. </w:t>
          </w:r>
        </w:p>
        <w:p w14:paraId="16B22C77" w14:textId="77777777" w:rsidR="00A715C4" w:rsidRDefault="00A715C4">
          <w:pPr>
            <w:autoSpaceDE w:val="0"/>
            <w:autoSpaceDN w:val="0"/>
            <w:ind w:hanging="640"/>
            <w:divId w:val="1963801036"/>
          </w:pPr>
          <w:r>
            <w:t>9.</w:t>
          </w:r>
          <w:r>
            <w:tab/>
            <w:t xml:space="preserve">Bamshad MJ, Ng SB, Bigham AW, Tabor HK, Emond MJ, Nickerson DA, et al. Exome sequencing as a tool for Mendelian disease gene discovery. Vol. 12, Nature Reviews Genetics. 2011. p. 745–55. </w:t>
          </w:r>
        </w:p>
        <w:p w14:paraId="4C608D2C" w14:textId="77777777" w:rsidR="00A715C4" w:rsidRDefault="00A715C4">
          <w:pPr>
            <w:autoSpaceDE w:val="0"/>
            <w:autoSpaceDN w:val="0"/>
            <w:ind w:hanging="640"/>
            <w:divId w:val="1493595175"/>
          </w:pPr>
          <w:r>
            <w:t>10.</w:t>
          </w:r>
          <w:r>
            <w:tab/>
          </w:r>
          <w:proofErr w:type="spellStart"/>
          <w:r>
            <w:t>Yorczyk</w:t>
          </w:r>
          <w:proofErr w:type="spellEnd"/>
          <w:r>
            <w:t xml:space="preserve"> A, Robinson LS, Ross TS. Use of panel tests in place of single gene tests in the cancer genetics clinic. Clin Genet. 2015 Sep 1;88(3):278–82. </w:t>
          </w:r>
        </w:p>
        <w:p w14:paraId="2F14B6D0" w14:textId="77777777" w:rsidR="00A715C4" w:rsidRDefault="00A715C4">
          <w:pPr>
            <w:autoSpaceDE w:val="0"/>
            <w:autoSpaceDN w:val="0"/>
            <w:ind w:hanging="640"/>
            <w:divId w:val="45379968"/>
          </w:pPr>
          <w:r>
            <w:t>11.</w:t>
          </w:r>
          <w:r>
            <w:tab/>
          </w:r>
          <w:proofErr w:type="spellStart"/>
          <w:r>
            <w:t>Lynce</w:t>
          </w:r>
          <w:proofErr w:type="spellEnd"/>
          <w:r>
            <w:t xml:space="preserve"> F, Isaacs C. How Far Do We Go </w:t>
          </w:r>
          <w:proofErr w:type="gramStart"/>
          <w:r>
            <w:t>With</w:t>
          </w:r>
          <w:proofErr w:type="gramEnd"/>
          <w:r>
            <w:t xml:space="preserve"> Genetic Evaluation? Gene, Panel, and </w:t>
          </w:r>
          <w:proofErr w:type="spellStart"/>
          <w:r>
            <w:t>Tumor</w:t>
          </w:r>
          <w:proofErr w:type="spellEnd"/>
          <w:r>
            <w:t xml:space="preserve"> Testing. American Society of Clinical Oncology Educational Book. 2016 May;(36):e72–8. </w:t>
          </w:r>
        </w:p>
        <w:p w14:paraId="48B61DA2" w14:textId="77777777" w:rsidR="00A715C4" w:rsidRDefault="00A715C4">
          <w:pPr>
            <w:autoSpaceDE w:val="0"/>
            <w:autoSpaceDN w:val="0"/>
            <w:ind w:hanging="640"/>
            <w:divId w:val="440035476"/>
          </w:pPr>
          <w:r>
            <w:t>12.</w:t>
          </w:r>
          <w:r>
            <w:tab/>
            <w:t xml:space="preserve">Daly MB, Pal T, Berry MP, Buys SS, Dickson P, </w:t>
          </w:r>
          <w:proofErr w:type="spellStart"/>
          <w:r>
            <w:t>Domchek</w:t>
          </w:r>
          <w:proofErr w:type="spellEnd"/>
          <w:r>
            <w:t xml:space="preserve"> SM, et al. Genetic/familial high-risk assessment: Breast, ovarian, and pancreatic, version 2.2021. Vol. 19, JNCCN Journal of the National Comprehensive Cancer Network. Harborside Press; 2021. p. 77–102. </w:t>
          </w:r>
        </w:p>
        <w:p w14:paraId="0D9BA20D" w14:textId="77777777" w:rsidR="00A715C4" w:rsidRDefault="00A715C4">
          <w:pPr>
            <w:autoSpaceDE w:val="0"/>
            <w:autoSpaceDN w:val="0"/>
            <w:ind w:hanging="640"/>
            <w:divId w:val="1188635531"/>
          </w:pPr>
          <w:r>
            <w:t>13.</w:t>
          </w:r>
          <w:r>
            <w:tab/>
            <w:t xml:space="preserve">Abdel-Razeq H, Sharaf B, Tamimi F, Hani HB, </w:t>
          </w:r>
          <w:proofErr w:type="spellStart"/>
          <w:r>
            <w:t>Alsmadi</w:t>
          </w:r>
          <w:proofErr w:type="spellEnd"/>
          <w:r>
            <w:t xml:space="preserve"> O, Khalil H, et al. Establishment of a clinical cancer genetics program for breast cancer in a resource-limited country; challenges and opportunities. Front Oncol. 2024 Oct 23;14. </w:t>
          </w:r>
        </w:p>
        <w:p w14:paraId="26A48A2A" w14:textId="77777777" w:rsidR="00A715C4" w:rsidRDefault="00A715C4">
          <w:pPr>
            <w:autoSpaceDE w:val="0"/>
            <w:autoSpaceDN w:val="0"/>
            <w:ind w:hanging="640"/>
            <w:divId w:val="1667587726"/>
          </w:pPr>
          <w:r>
            <w:t>14.</w:t>
          </w:r>
          <w:r>
            <w:tab/>
            <w:t xml:space="preserve">El </w:t>
          </w:r>
          <w:proofErr w:type="spellStart"/>
          <w:r>
            <w:t>Naofal</w:t>
          </w:r>
          <w:proofErr w:type="spellEnd"/>
          <w:r>
            <w:t xml:space="preserve"> M, Ramaswamy S, </w:t>
          </w:r>
          <w:proofErr w:type="spellStart"/>
          <w:r>
            <w:t>Alsarhan</w:t>
          </w:r>
          <w:proofErr w:type="spellEnd"/>
          <w:r>
            <w:t xml:space="preserve"> A, </w:t>
          </w:r>
          <w:proofErr w:type="spellStart"/>
          <w:r>
            <w:t>Nugud</w:t>
          </w:r>
          <w:proofErr w:type="spellEnd"/>
          <w:r>
            <w:t xml:space="preserve"> A, Sarfraz F, </w:t>
          </w:r>
          <w:proofErr w:type="spellStart"/>
          <w:r>
            <w:t>Janbaz</w:t>
          </w:r>
          <w:proofErr w:type="spellEnd"/>
          <w:r>
            <w:t xml:space="preserve"> H, et al. The genomic landscape of rare disorders in the Middle East. Genome Med. 2023 Dec 1;15(1). </w:t>
          </w:r>
        </w:p>
        <w:p w14:paraId="11554501" w14:textId="77777777" w:rsidR="00A715C4" w:rsidRDefault="00A715C4">
          <w:pPr>
            <w:autoSpaceDE w:val="0"/>
            <w:autoSpaceDN w:val="0"/>
            <w:ind w:hanging="640"/>
            <w:divId w:val="1443183989"/>
          </w:pPr>
          <w:r>
            <w:t>15.</w:t>
          </w:r>
          <w:r>
            <w:tab/>
            <w:t xml:space="preserve">Abou </w:t>
          </w:r>
          <w:proofErr w:type="spellStart"/>
          <w:r>
            <w:t>Tayoun</w:t>
          </w:r>
          <w:proofErr w:type="spellEnd"/>
          <w:r>
            <w:t xml:space="preserve"> AN, Fakhro KA, Alsheikh-Ali A, </w:t>
          </w:r>
          <w:proofErr w:type="spellStart"/>
          <w:r>
            <w:t>Alkuraya</w:t>
          </w:r>
          <w:proofErr w:type="spellEnd"/>
          <w:r>
            <w:t xml:space="preserve"> FS. Genomic medicine in the Middle East. Genome Med. 2021 Dec 1;13(1). </w:t>
          </w:r>
        </w:p>
        <w:p w14:paraId="0F44DF61" w14:textId="77777777" w:rsidR="00A715C4" w:rsidRDefault="00A715C4">
          <w:pPr>
            <w:autoSpaceDE w:val="0"/>
            <w:autoSpaceDN w:val="0"/>
            <w:ind w:hanging="640"/>
            <w:divId w:val="1449084152"/>
          </w:pPr>
          <w:r>
            <w:t>16.</w:t>
          </w:r>
          <w:r>
            <w:tab/>
          </w:r>
          <w:proofErr w:type="spellStart"/>
          <w:r>
            <w:t>Abacan</w:t>
          </w:r>
          <w:proofErr w:type="spellEnd"/>
          <w:r>
            <w:t xml:space="preserve"> MA, </w:t>
          </w:r>
          <w:proofErr w:type="spellStart"/>
          <w:r>
            <w:t>Alsubaie</w:t>
          </w:r>
          <w:proofErr w:type="spellEnd"/>
          <w:r>
            <w:t xml:space="preserve"> L, Barlow-Stewart K, </w:t>
          </w:r>
          <w:proofErr w:type="spellStart"/>
          <w:r>
            <w:t>Caanen</w:t>
          </w:r>
          <w:proofErr w:type="spellEnd"/>
          <w:r>
            <w:t xml:space="preserve"> B, Cordier C, Courtney E, et al. The Global State of the Genetic </w:t>
          </w:r>
          <w:proofErr w:type="spellStart"/>
          <w:r>
            <w:t>Counseling</w:t>
          </w:r>
          <w:proofErr w:type="spellEnd"/>
          <w:r>
            <w:t xml:space="preserve"> Profession. Vol. 27, European Journal of Human Genetics. Nature Publishing Group; 2019. p. 183–97. </w:t>
          </w:r>
        </w:p>
        <w:p w14:paraId="603A3F90" w14:textId="77777777" w:rsidR="00A715C4" w:rsidRDefault="00A715C4">
          <w:pPr>
            <w:autoSpaceDE w:val="0"/>
            <w:autoSpaceDN w:val="0"/>
            <w:ind w:hanging="640"/>
            <w:divId w:val="52971407"/>
          </w:pPr>
          <w:r>
            <w:t>17.</w:t>
          </w:r>
          <w:r>
            <w:tab/>
          </w:r>
          <w:proofErr w:type="spellStart"/>
          <w:r>
            <w:t>Schmidlen</w:t>
          </w:r>
          <w:proofErr w:type="spellEnd"/>
          <w:r>
            <w:t xml:space="preserve"> T, Sturm AC, Hovick S, </w:t>
          </w:r>
          <w:proofErr w:type="spellStart"/>
          <w:r>
            <w:t>Scheinfeldt</w:t>
          </w:r>
          <w:proofErr w:type="spellEnd"/>
          <w:r>
            <w:t xml:space="preserve"> L, Scott Roberts J, Morr L, et al. Operationalizing the Reciprocal Engagement Model of Genetic </w:t>
          </w:r>
          <w:proofErr w:type="spellStart"/>
          <w:r>
            <w:t>Counseling</w:t>
          </w:r>
          <w:proofErr w:type="spellEnd"/>
          <w:r>
            <w:t xml:space="preserve"> Practice: </w:t>
          </w:r>
          <w:proofErr w:type="gramStart"/>
          <w:r>
            <w:t>a</w:t>
          </w:r>
          <w:proofErr w:type="gramEnd"/>
          <w:r>
            <w:t xml:space="preserve"> Framework for the Scalable Delivery of Genomic </w:t>
          </w:r>
          <w:proofErr w:type="spellStart"/>
          <w:r>
            <w:t>Counseling</w:t>
          </w:r>
          <w:proofErr w:type="spellEnd"/>
          <w:r>
            <w:t xml:space="preserve"> and Testing. J Genet Couns. 2018 Sep 1;27(5):1111–29. </w:t>
          </w:r>
        </w:p>
        <w:p w14:paraId="35A56169" w14:textId="77777777" w:rsidR="00A715C4" w:rsidRDefault="00A715C4">
          <w:pPr>
            <w:autoSpaceDE w:val="0"/>
            <w:autoSpaceDN w:val="0"/>
            <w:ind w:hanging="640"/>
            <w:divId w:val="427386524"/>
          </w:pPr>
          <w:r>
            <w:t>18.</w:t>
          </w:r>
          <w:r>
            <w:tab/>
            <w:t xml:space="preserve">Bombard Y, </w:t>
          </w:r>
          <w:proofErr w:type="spellStart"/>
          <w:r>
            <w:t>Hayeems</w:t>
          </w:r>
          <w:proofErr w:type="spellEnd"/>
          <w:r>
            <w:t xml:space="preserve"> RZ. How digital tools can advance quality and equity in genomic medicine. Vol. 21, Nature Reviews Genetics. Nature Research; 2020. p. 505–6. </w:t>
          </w:r>
        </w:p>
        <w:p w14:paraId="2496DAC7" w14:textId="77777777" w:rsidR="00A715C4" w:rsidRDefault="00A715C4">
          <w:pPr>
            <w:autoSpaceDE w:val="0"/>
            <w:autoSpaceDN w:val="0"/>
            <w:ind w:hanging="640"/>
            <w:divId w:val="1895694872"/>
          </w:pPr>
          <w:r>
            <w:t>19.</w:t>
          </w:r>
          <w:r>
            <w:tab/>
            <w:t xml:space="preserve">Phillips KA, </w:t>
          </w:r>
          <w:proofErr w:type="spellStart"/>
          <w:r>
            <w:t>Deverka</w:t>
          </w:r>
          <w:proofErr w:type="spellEnd"/>
          <w:r>
            <w:t xml:space="preserve"> PA, Hooker GW, Douglas MP. Genetic test availability and spending: Where are we now? Where are we going? Health Aff. 2018;37(5):710–6. </w:t>
          </w:r>
        </w:p>
        <w:p w14:paraId="4A53D1C5" w14:textId="77777777" w:rsidR="00A715C4" w:rsidRDefault="00A715C4">
          <w:pPr>
            <w:autoSpaceDE w:val="0"/>
            <w:autoSpaceDN w:val="0"/>
            <w:ind w:hanging="640"/>
            <w:divId w:val="797526586"/>
          </w:pPr>
          <w:r>
            <w:t>20.</w:t>
          </w:r>
          <w:r>
            <w:tab/>
            <w:t xml:space="preserve">Peffers K, </w:t>
          </w:r>
          <w:proofErr w:type="spellStart"/>
          <w:r>
            <w:t>Tuunanen</w:t>
          </w:r>
          <w:proofErr w:type="spellEnd"/>
          <w:r>
            <w:t xml:space="preserve"> T, Rothenberger MA, Chatterjee S. A design science research methodology for information systems research. Journal of Management Information Systems. 2007 Dec;24(3):45–77. </w:t>
          </w:r>
        </w:p>
        <w:p w14:paraId="0CA3455E" w14:textId="77777777" w:rsidR="00A715C4" w:rsidRDefault="00A715C4">
          <w:pPr>
            <w:autoSpaceDE w:val="0"/>
            <w:autoSpaceDN w:val="0"/>
            <w:ind w:hanging="640"/>
            <w:divId w:val="2043094299"/>
          </w:pPr>
          <w:r>
            <w:t>21.</w:t>
          </w:r>
          <w:r>
            <w:tab/>
            <w:t xml:space="preserve">Sabri MO, Odeh M, Saad M. Incremental development of business process architecture using the design science research methodology. In: Proceedings of the European Conference on Research Methods in Business and Management Studies. Academic Conferences Limited; 2019. p. 285–93. </w:t>
          </w:r>
        </w:p>
        <w:p w14:paraId="6EA8CF9B" w14:textId="77777777" w:rsidR="00A715C4" w:rsidRDefault="00A715C4">
          <w:pPr>
            <w:autoSpaceDE w:val="0"/>
            <w:autoSpaceDN w:val="0"/>
            <w:ind w:hanging="640"/>
            <w:divId w:val="1021009611"/>
          </w:pPr>
          <w:r>
            <w:t>22.</w:t>
          </w:r>
          <w:r>
            <w:tab/>
          </w:r>
          <w:proofErr w:type="gramStart"/>
          <w:r>
            <w:t>Hevner A CS. Design research</w:t>
          </w:r>
          <w:proofErr w:type="gramEnd"/>
          <w:r>
            <w:t xml:space="preserve"> in information systems. Theory and practice [Internet]. 2010. Available from: http://www.springer.com/series/6157</w:t>
          </w:r>
        </w:p>
        <w:p w14:paraId="5D3170CE" w14:textId="77777777" w:rsidR="00A715C4" w:rsidRDefault="00A715C4">
          <w:pPr>
            <w:autoSpaceDE w:val="0"/>
            <w:autoSpaceDN w:val="0"/>
            <w:ind w:hanging="640"/>
            <w:divId w:val="208886244"/>
          </w:pPr>
          <w:r>
            <w:t>23.</w:t>
          </w:r>
          <w:r>
            <w:tab/>
            <w:t>Hajian-</w:t>
          </w:r>
          <w:proofErr w:type="spellStart"/>
          <w:r>
            <w:t>Tilaki</w:t>
          </w:r>
          <w:proofErr w:type="spellEnd"/>
          <w:r>
            <w:t xml:space="preserve"> K. Sample size estimation in diagnostic test studies of biomedical informatics. J Biomed Inform. 2014 Apr;48:193–204. </w:t>
          </w:r>
        </w:p>
        <w:p w14:paraId="4CC186A5" w14:textId="77777777" w:rsidR="00A715C4" w:rsidRDefault="00A715C4">
          <w:pPr>
            <w:autoSpaceDE w:val="0"/>
            <w:autoSpaceDN w:val="0"/>
            <w:ind w:hanging="640"/>
            <w:divId w:val="733309907"/>
          </w:pPr>
          <w:r>
            <w:t>24.</w:t>
          </w:r>
          <w:r>
            <w:tab/>
            <w:t xml:space="preserve">Al-Turki D, Hettiarachchi H, Gaber MM, </w:t>
          </w:r>
          <w:proofErr w:type="spellStart"/>
          <w:r>
            <w:t>Abdelsamea</w:t>
          </w:r>
          <w:proofErr w:type="spellEnd"/>
          <w:r>
            <w:t xml:space="preserve"> MM, </w:t>
          </w:r>
          <w:proofErr w:type="spellStart"/>
          <w:r>
            <w:t>Basurra</w:t>
          </w:r>
          <w:proofErr w:type="spellEnd"/>
          <w:r>
            <w:t xml:space="preserve"> S, </w:t>
          </w:r>
          <w:proofErr w:type="spellStart"/>
          <w:r>
            <w:t>Iranmanesh</w:t>
          </w:r>
          <w:proofErr w:type="spellEnd"/>
          <w:r>
            <w:t xml:space="preserve"> S, et al. Human-in-the-Loop Learning with LLMs for Efficient RASE Tagging in Building Compliance Regulations. IEEE Access. 2024; </w:t>
          </w:r>
        </w:p>
        <w:p w14:paraId="375752CA" w14:textId="77777777" w:rsidR="00A715C4" w:rsidRDefault="00A715C4">
          <w:pPr>
            <w:autoSpaceDE w:val="0"/>
            <w:autoSpaceDN w:val="0"/>
            <w:ind w:hanging="640"/>
            <w:divId w:val="1739203287"/>
          </w:pPr>
          <w:r>
            <w:lastRenderedPageBreak/>
            <w:t>25.</w:t>
          </w:r>
          <w:r>
            <w:tab/>
            <w:t xml:space="preserve">Cohen-Kfir N, </w:t>
          </w:r>
          <w:proofErr w:type="spellStart"/>
          <w:r>
            <w:t>Bentwich</w:t>
          </w:r>
          <w:proofErr w:type="spellEnd"/>
          <w:r>
            <w:t xml:space="preserve"> ME, Kent A, Dickman N, Tanus M, </w:t>
          </w:r>
          <w:proofErr w:type="spellStart"/>
          <w:r>
            <w:t>Higazi</w:t>
          </w:r>
          <w:proofErr w:type="spellEnd"/>
          <w:r>
            <w:t xml:space="preserve"> B, et al. Challenges to effective and autonomous genetic testing and </w:t>
          </w:r>
          <w:proofErr w:type="spellStart"/>
          <w:r>
            <w:t>counseling</w:t>
          </w:r>
          <w:proofErr w:type="spellEnd"/>
          <w:r>
            <w:t xml:space="preserve"> for ethno-cultural minorities: a qualitative study. BMC Med Ethics. 2020 Dec 1;21(1). </w:t>
          </w:r>
        </w:p>
        <w:p w14:paraId="2C0FE9F9" w14:textId="77777777" w:rsidR="00A715C4" w:rsidRDefault="00A715C4">
          <w:pPr>
            <w:autoSpaceDE w:val="0"/>
            <w:autoSpaceDN w:val="0"/>
            <w:ind w:hanging="640"/>
            <w:divId w:val="1520043161"/>
          </w:pPr>
          <w:r>
            <w:t>26.</w:t>
          </w:r>
          <w:r>
            <w:tab/>
            <w:t xml:space="preserve">Rahman Jazieh A. Adaptation of NCCN Guidelines to the Middle East and North Africa Region. Vol. 12, Journal of the National Comprehensive Cancer Network Commentary © JNCCN-Journal of the National Comprehensive Cancer Network |. 2014. </w:t>
          </w:r>
        </w:p>
        <w:p w14:paraId="798FC015" w14:textId="77777777" w:rsidR="00A715C4" w:rsidRDefault="00A715C4">
          <w:pPr>
            <w:autoSpaceDE w:val="0"/>
            <w:autoSpaceDN w:val="0"/>
            <w:ind w:hanging="640"/>
            <w:divId w:val="784158392"/>
          </w:pPr>
          <w:r>
            <w:t>27.</w:t>
          </w:r>
          <w:r>
            <w:tab/>
          </w:r>
          <w:proofErr w:type="spellStart"/>
          <w:r>
            <w:t>Jazieh</w:t>
          </w:r>
          <w:proofErr w:type="spellEnd"/>
          <w:r>
            <w:t xml:space="preserve"> AR, Azim HA, McClure J, Jahanzeb M. The Process of NCCN </w:t>
          </w:r>
          <w:proofErr w:type="spellStart"/>
          <w:r>
            <w:t>Guidelines</w:t>
          </w:r>
          <w:r>
            <w:rPr>
              <w:vertAlign w:val="superscript"/>
            </w:rPr>
            <w:t>TM</w:t>
          </w:r>
          <w:proofErr w:type="spellEnd"/>
          <w:r>
            <w:t xml:space="preserve"> Adaptation to the Middle East and North Africa Region. J Natl </w:t>
          </w:r>
          <w:proofErr w:type="spellStart"/>
          <w:r>
            <w:t>Compr</w:t>
          </w:r>
          <w:proofErr w:type="spellEnd"/>
          <w:r>
            <w:t xml:space="preserve"> </w:t>
          </w:r>
          <w:proofErr w:type="spellStart"/>
          <w:r>
            <w:t>Canc</w:t>
          </w:r>
          <w:proofErr w:type="spellEnd"/>
          <w:r>
            <w:t xml:space="preserve"> </w:t>
          </w:r>
          <w:proofErr w:type="spellStart"/>
          <w:r>
            <w:t>Netw</w:t>
          </w:r>
          <w:proofErr w:type="spellEnd"/>
          <w:r>
            <w:t xml:space="preserve"> [Internet]. 2010 Jul;8(</w:t>
          </w:r>
          <w:proofErr w:type="spellStart"/>
          <w:r>
            <w:t>Suppl</w:t>
          </w:r>
          <w:proofErr w:type="spellEnd"/>
          <w:r>
            <w:t xml:space="preserve"> 3):S-5-S-7. Available from: https://jnccn.org/doi/10.6004/jnccn.2010.0125</w:t>
          </w:r>
        </w:p>
        <w:p w14:paraId="1AC8E289" w14:textId="77777777" w:rsidR="00A715C4" w:rsidRDefault="00A715C4">
          <w:pPr>
            <w:autoSpaceDE w:val="0"/>
            <w:autoSpaceDN w:val="0"/>
            <w:ind w:hanging="640"/>
            <w:divId w:val="250047902"/>
          </w:pPr>
          <w:r>
            <w:t>28.</w:t>
          </w:r>
          <w:r>
            <w:tab/>
            <w:t xml:space="preserve">Dianne Alameddine MS L. From West to East: Understanding the Cultural Implications of Genetic </w:t>
          </w:r>
          <w:proofErr w:type="spellStart"/>
          <w:r>
            <w:t>Counseling</w:t>
          </w:r>
          <w:proofErr w:type="spellEnd"/>
          <w:r>
            <w:t xml:space="preserve"> in the Middle East. perspectives.nsgc.org. 2023 Mar 23; </w:t>
          </w:r>
        </w:p>
        <w:p w14:paraId="394B9113" w14:textId="27A773D1" w:rsidR="0084038E" w:rsidRPr="00F317D6" w:rsidRDefault="00A715C4" w:rsidP="00D13965">
          <w:p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r>
            <w:t> </w:t>
          </w:r>
        </w:p>
      </w:sdtContent>
    </w:sdt>
    <w:p w14:paraId="4EF31BBC" w14:textId="77777777" w:rsidR="0044536D" w:rsidRPr="00F317D6" w:rsidRDefault="0044536D" w:rsidP="00986ADE">
      <w:pPr>
        <w:pStyle w:val="ListParagraph"/>
        <w:numPr>
          <w:ilvl w:val="0"/>
          <w:numId w:val="4"/>
        </w:numPr>
        <w:spacing w:line="480" w:lineRule="auto"/>
        <w:rPr>
          <w:rFonts w:asciiTheme="majorBidi" w:hAnsiTheme="majorBidi" w:cstheme="majorBidi"/>
          <w:b/>
          <w:bCs/>
        </w:rPr>
      </w:pPr>
      <w:r w:rsidRPr="00F317D6">
        <w:rPr>
          <w:rFonts w:asciiTheme="majorBidi" w:hAnsiTheme="majorBidi" w:cstheme="majorBidi"/>
          <w:b/>
          <w:bCs/>
        </w:rPr>
        <w:t>Figure legends:</w:t>
      </w:r>
    </w:p>
    <w:p w14:paraId="5F7BD416" w14:textId="03A5D9FC" w:rsidR="0044536D" w:rsidRPr="007C77DD" w:rsidRDefault="0044536D" w:rsidP="00986ADE">
      <w:pPr>
        <w:tabs>
          <w:tab w:val="left" w:pos="720"/>
        </w:tabs>
        <w:spacing w:line="480" w:lineRule="auto"/>
        <w:ind w:left="60" w:right="90"/>
        <w:jc w:val="both"/>
        <w:rPr>
          <w:rFonts w:asciiTheme="majorBidi" w:hAnsiTheme="majorBidi" w:cstheme="majorBidi"/>
          <w:strike/>
          <w:color w:val="00B0F0"/>
          <w:spacing w:val="-2"/>
          <w:rPrChange w:id="296" w:author="Ahmed Alkaff" w:date="2026-06-14T13:34:00Z" w16du:dateUtc="2026-06-14T10:34:00Z">
            <w:rPr>
              <w:rFonts w:asciiTheme="majorBidi" w:hAnsiTheme="majorBidi" w:cstheme="majorBidi"/>
              <w:color w:val="000000" w:themeColor="text1"/>
              <w:spacing w:val="-2"/>
            </w:rPr>
          </w:rPrChange>
        </w:rPr>
      </w:pPr>
      <w:r w:rsidRPr="007C77DD">
        <w:rPr>
          <w:rFonts w:asciiTheme="majorBidi" w:hAnsiTheme="majorBidi" w:cstheme="majorBidi"/>
          <w:b/>
          <w:bCs/>
          <w:strike/>
          <w:color w:val="00B0F0"/>
          <w:spacing w:val="-2"/>
          <w:rPrChange w:id="297" w:author="Ahmed Alkaff" w:date="2026-06-14T13:34:00Z" w16du:dateUtc="2026-06-14T10:34:00Z">
            <w:rPr>
              <w:rFonts w:asciiTheme="majorBidi" w:hAnsiTheme="majorBidi" w:cstheme="majorBidi"/>
              <w:b/>
              <w:bCs/>
              <w:color w:val="000000" w:themeColor="text1"/>
              <w:spacing w:val="-2"/>
            </w:rPr>
          </w:rPrChange>
        </w:rPr>
        <w:t xml:space="preserve">Figure 1: </w:t>
      </w:r>
      <w:r w:rsidRPr="007C77DD">
        <w:rPr>
          <w:rFonts w:asciiTheme="majorBidi" w:hAnsiTheme="majorBidi" w:cstheme="majorBidi"/>
          <w:strike/>
          <w:color w:val="00B0F0"/>
          <w:spacing w:val="-2"/>
          <w:rPrChange w:id="298" w:author="Ahmed Alkaff" w:date="2026-06-14T13:34:00Z" w16du:dateUtc="2026-06-14T10:34:00Z">
            <w:rPr>
              <w:rFonts w:asciiTheme="majorBidi" w:hAnsiTheme="majorBidi" w:cstheme="majorBidi"/>
              <w:color w:val="000000" w:themeColor="text1"/>
              <w:spacing w:val="-2"/>
            </w:rPr>
          </w:rPrChange>
        </w:rPr>
        <w:t xml:space="preserve">DSA &amp; </w:t>
      </w:r>
      <w:r w:rsidR="00D55AF3" w:rsidRPr="007C77DD">
        <w:rPr>
          <w:rFonts w:asciiTheme="majorBidi" w:hAnsiTheme="majorBidi" w:cstheme="majorBidi"/>
          <w:strike/>
          <w:color w:val="00B0F0"/>
          <w:spacing w:val="-2"/>
          <w:rPrChange w:id="299" w:author="Ahmed Alkaff" w:date="2026-06-14T13:34:00Z" w16du:dateUtc="2026-06-14T10:34:00Z">
            <w:rPr>
              <w:rFonts w:asciiTheme="majorBidi" w:hAnsiTheme="majorBidi" w:cstheme="majorBidi"/>
              <w:color w:val="000000" w:themeColor="text1"/>
              <w:spacing w:val="-2"/>
            </w:rPr>
          </w:rPrChange>
        </w:rPr>
        <w:t>Chatbot</w:t>
      </w:r>
      <w:r w:rsidRPr="007C77DD">
        <w:rPr>
          <w:rFonts w:asciiTheme="majorBidi" w:hAnsiTheme="majorBidi" w:cstheme="majorBidi"/>
          <w:strike/>
          <w:color w:val="00B0F0"/>
          <w:spacing w:val="-2"/>
          <w:rPrChange w:id="300" w:author="Ahmed Alkaff" w:date="2026-06-14T13:34:00Z" w16du:dateUtc="2026-06-14T10:34:00Z">
            <w:rPr>
              <w:rFonts w:asciiTheme="majorBidi" w:hAnsiTheme="majorBidi" w:cstheme="majorBidi"/>
              <w:color w:val="000000" w:themeColor="text1"/>
              <w:spacing w:val="-2"/>
            </w:rPr>
          </w:rPrChange>
        </w:rPr>
        <w:t xml:space="preserve"> Research Framework. This diagram summarizes the decision-aid (DSA) and </w:t>
      </w:r>
      <w:r w:rsidR="00D55AF3" w:rsidRPr="007C77DD">
        <w:rPr>
          <w:rFonts w:asciiTheme="majorBidi" w:hAnsiTheme="majorBidi" w:cstheme="majorBidi"/>
          <w:strike/>
          <w:color w:val="00B0F0"/>
          <w:spacing w:val="-2"/>
          <w:rPrChange w:id="301" w:author="Ahmed Alkaff" w:date="2026-06-14T13:34:00Z" w16du:dateUtc="2026-06-14T10:34:00Z">
            <w:rPr>
              <w:rFonts w:asciiTheme="majorBidi" w:hAnsiTheme="majorBidi" w:cstheme="majorBidi"/>
              <w:color w:val="000000" w:themeColor="text1"/>
              <w:spacing w:val="-2"/>
            </w:rPr>
          </w:rPrChange>
        </w:rPr>
        <w:t>Chatbot</w:t>
      </w:r>
      <w:r w:rsidRPr="007C77DD">
        <w:rPr>
          <w:rFonts w:asciiTheme="majorBidi" w:hAnsiTheme="majorBidi" w:cstheme="majorBidi"/>
          <w:strike/>
          <w:color w:val="00B0F0"/>
          <w:spacing w:val="-2"/>
          <w:rPrChange w:id="302" w:author="Ahmed Alkaff" w:date="2026-06-14T13:34:00Z" w16du:dateUtc="2026-06-14T10:34:00Z">
            <w:rPr>
              <w:rFonts w:asciiTheme="majorBidi" w:hAnsiTheme="majorBidi" w:cstheme="majorBidi"/>
              <w:color w:val="000000" w:themeColor="text1"/>
              <w:spacing w:val="-2"/>
            </w:rPr>
          </w:rPrChange>
        </w:rPr>
        <w:t xml:space="preserve"> research framework used to design, build, and evaluate a pre-test genetic counselling tool. The framework follows a design-science cycle, progressing from problem definition and objective setting to iterative design/development, demonstration, and evaluation. Core components include structured intake (personal and family history), eligibility logic aligned to established clinical criteria for hereditary breast-cancer testing, education modules (benefits, risks, and limitations of testing), informed-consent support, and real-time Q&amp;A via the </w:t>
      </w:r>
      <w:r w:rsidR="00D55AF3" w:rsidRPr="007C77DD">
        <w:rPr>
          <w:rFonts w:asciiTheme="majorBidi" w:hAnsiTheme="majorBidi" w:cstheme="majorBidi"/>
          <w:strike/>
          <w:color w:val="00B0F0"/>
          <w:spacing w:val="-2"/>
          <w:rPrChange w:id="303" w:author="Ahmed Alkaff" w:date="2026-06-14T13:34:00Z" w16du:dateUtc="2026-06-14T10:34:00Z">
            <w:rPr>
              <w:rFonts w:asciiTheme="majorBidi" w:hAnsiTheme="majorBidi" w:cstheme="majorBidi"/>
              <w:color w:val="000000" w:themeColor="text1"/>
              <w:spacing w:val="-2"/>
            </w:rPr>
          </w:rPrChange>
        </w:rPr>
        <w:t>Chatbot</w:t>
      </w:r>
      <w:r w:rsidRPr="007C77DD">
        <w:rPr>
          <w:rFonts w:asciiTheme="majorBidi" w:hAnsiTheme="majorBidi" w:cstheme="majorBidi"/>
          <w:strike/>
          <w:color w:val="00B0F0"/>
          <w:spacing w:val="-2"/>
          <w:rPrChange w:id="304" w:author="Ahmed Alkaff" w:date="2026-06-14T13:34:00Z" w16du:dateUtc="2026-06-14T10:34:00Z">
            <w:rPr>
              <w:rFonts w:asciiTheme="majorBidi" w:hAnsiTheme="majorBidi" w:cstheme="majorBidi"/>
              <w:color w:val="000000" w:themeColor="text1"/>
              <w:spacing w:val="-2"/>
            </w:rPr>
          </w:rPrChange>
        </w:rPr>
        <w:t xml:space="preserve">. Outputs include transparent eligibility rationales and printable summaries for clinicians and patients. The framework is intended to augment -not replace- clinical judgement, help prioritize high-risk </w:t>
      </w:r>
      <w:r w:rsidR="00F93194" w:rsidRPr="007C77DD">
        <w:rPr>
          <w:rFonts w:asciiTheme="majorBidi" w:hAnsiTheme="majorBidi" w:cstheme="majorBidi"/>
          <w:strike/>
          <w:color w:val="00B0F0"/>
          <w:spacing w:val="-2"/>
          <w:rPrChange w:id="305" w:author="Ahmed Alkaff" w:date="2026-06-14T13:34:00Z" w16du:dateUtc="2026-06-14T10:34:00Z">
            <w:rPr>
              <w:rFonts w:asciiTheme="majorBidi" w:hAnsiTheme="majorBidi" w:cstheme="majorBidi"/>
              <w:color w:val="000000" w:themeColor="text1"/>
              <w:spacing w:val="-2"/>
            </w:rPr>
          </w:rPrChange>
        </w:rPr>
        <w:t>referrals and</w:t>
      </w:r>
      <w:r w:rsidRPr="007C77DD">
        <w:rPr>
          <w:rFonts w:asciiTheme="majorBidi" w:hAnsiTheme="majorBidi" w:cstheme="majorBidi"/>
          <w:strike/>
          <w:color w:val="00B0F0"/>
          <w:spacing w:val="-2"/>
          <w:rPrChange w:id="306" w:author="Ahmed Alkaff" w:date="2026-06-14T13:34:00Z" w16du:dateUtc="2026-06-14T10:34:00Z">
            <w:rPr>
              <w:rFonts w:asciiTheme="majorBidi" w:hAnsiTheme="majorBidi" w:cstheme="majorBidi"/>
              <w:color w:val="000000" w:themeColor="text1"/>
              <w:spacing w:val="-2"/>
            </w:rPr>
          </w:rPrChange>
        </w:rPr>
        <w:t xml:space="preserve"> standardize documentation in settings with limited genetics capacity.</w:t>
      </w:r>
    </w:p>
    <w:p w14:paraId="3F4F7EFE" w14:textId="77777777" w:rsidR="0044536D" w:rsidRPr="007C77DD" w:rsidRDefault="0044536D" w:rsidP="00986ADE">
      <w:pPr>
        <w:tabs>
          <w:tab w:val="left" w:pos="720"/>
        </w:tabs>
        <w:spacing w:line="480" w:lineRule="auto"/>
        <w:ind w:left="60" w:right="90"/>
        <w:jc w:val="both"/>
        <w:rPr>
          <w:rFonts w:asciiTheme="majorBidi" w:hAnsiTheme="majorBidi" w:cstheme="majorBidi"/>
          <w:strike/>
          <w:color w:val="00B0F0"/>
          <w:spacing w:val="-2"/>
          <w:rPrChange w:id="307" w:author="Ahmed Alkaff" w:date="2026-06-14T13:34:00Z" w16du:dateUtc="2026-06-14T10:34:00Z">
            <w:rPr>
              <w:rFonts w:asciiTheme="majorBidi" w:hAnsiTheme="majorBidi" w:cstheme="majorBidi"/>
              <w:color w:val="000000" w:themeColor="text1"/>
              <w:spacing w:val="-2"/>
            </w:rPr>
          </w:rPrChange>
        </w:rPr>
      </w:pPr>
    </w:p>
    <w:p w14:paraId="66ACF1E2" w14:textId="77777777" w:rsidR="0044536D" w:rsidRPr="007C77DD" w:rsidRDefault="0044536D" w:rsidP="00986ADE">
      <w:pPr>
        <w:spacing w:line="480" w:lineRule="auto"/>
        <w:ind w:left="60"/>
        <w:jc w:val="both"/>
        <w:rPr>
          <w:rFonts w:asciiTheme="majorBidi" w:hAnsiTheme="majorBidi" w:cstheme="majorBidi"/>
          <w:strike/>
          <w:color w:val="00B0F0"/>
          <w:rPrChange w:id="308" w:author="Ahmed Alkaff" w:date="2026-06-14T13:34:00Z" w16du:dateUtc="2026-06-14T10:34:00Z">
            <w:rPr>
              <w:rFonts w:asciiTheme="majorBidi" w:hAnsiTheme="majorBidi" w:cstheme="majorBidi"/>
            </w:rPr>
          </w:rPrChange>
        </w:rPr>
      </w:pPr>
      <w:r w:rsidRPr="007C77DD">
        <w:rPr>
          <w:rFonts w:asciiTheme="majorBidi" w:hAnsiTheme="majorBidi" w:cstheme="majorBidi"/>
          <w:b/>
          <w:bCs/>
          <w:strike/>
          <w:color w:val="00B0F0"/>
          <w:rPrChange w:id="309" w:author="Ahmed Alkaff" w:date="2026-06-14T13:34:00Z" w16du:dateUtc="2026-06-14T10:34:00Z">
            <w:rPr>
              <w:rFonts w:asciiTheme="majorBidi" w:hAnsiTheme="majorBidi" w:cstheme="majorBidi"/>
              <w:b/>
              <w:bCs/>
              <w:color w:val="000000" w:themeColor="text1"/>
            </w:rPr>
          </w:rPrChange>
        </w:rPr>
        <w:t>Figure 2:</w:t>
      </w:r>
      <w:r w:rsidRPr="007C77DD">
        <w:rPr>
          <w:rFonts w:asciiTheme="majorBidi" w:hAnsiTheme="majorBidi" w:cstheme="majorBidi"/>
          <w:strike/>
          <w:color w:val="00B0F0"/>
          <w:rPrChange w:id="310" w:author="Ahmed Alkaff" w:date="2026-06-14T13:34:00Z" w16du:dateUtc="2026-06-14T10:34:00Z">
            <w:rPr>
              <w:rFonts w:asciiTheme="majorBidi" w:hAnsiTheme="majorBidi" w:cstheme="majorBidi"/>
              <w:color w:val="000000" w:themeColor="text1"/>
            </w:rPr>
          </w:rPrChange>
        </w:rPr>
        <w:t xml:space="preserve"> Methodological flow of the validation study. </w:t>
      </w:r>
      <w:r w:rsidRPr="007C77DD">
        <w:rPr>
          <w:rFonts w:asciiTheme="majorBidi" w:hAnsiTheme="majorBidi" w:cstheme="majorBidi"/>
          <w:strike/>
          <w:color w:val="00B0F0"/>
          <w:rPrChange w:id="311" w:author="Ahmed Alkaff" w:date="2026-06-14T13:34:00Z" w16du:dateUtc="2026-06-14T10:34:00Z">
            <w:rPr>
              <w:rFonts w:asciiTheme="majorBidi" w:hAnsiTheme="majorBidi" w:cstheme="majorBidi"/>
            </w:rPr>
          </w:rPrChange>
        </w:rPr>
        <w:t xml:space="preserve">Methodological flow of the validation study using 50 synthetic, non-identifiable cases. The pipeline depicts: (a) case construction and blinding; (b) two independent DSA runs (AI-1 and AI-2) applying the same published eligibility rules; (c) reference review by traditional manual assessment; and (d) </w:t>
      </w:r>
      <w:r w:rsidRPr="007C77DD">
        <w:rPr>
          <w:rFonts w:asciiTheme="majorBidi" w:hAnsiTheme="majorBidi" w:cstheme="majorBidi"/>
          <w:strike/>
          <w:color w:val="00B0F0"/>
          <w:rPrChange w:id="312" w:author="Ahmed Alkaff" w:date="2026-06-14T13:34:00Z" w16du:dateUtc="2026-06-14T10:34:00Z">
            <w:rPr>
              <w:rFonts w:asciiTheme="majorBidi" w:hAnsiTheme="majorBidi" w:cstheme="majorBidi"/>
            </w:rPr>
          </w:rPrChange>
        </w:rPr>
        <w:lastRenderedPageBreak/>
        <w:t>concordance analysis (sensitivity, specificity, overall agreement, Cohen’s κ) and receiver-operating-characteristic analysis (AUC). In our evaluation, the system showed perfect sensitivity for identifying eligible cases, specificity of 0.91, overall agreement of 98% with manual review (κ = 0.94), and AUC = 0.96. Internal reproducibility was perfect across the two independent runs (κ = 1.00), with any differences confined to non-critical explanatory notes that did not alter eligibility calls. This flow illustrates how reproducibility and agreement were assessed without using human participants or real-world health data.</w:t>
      </w:r>
    </w:p>
    <w:p w14:paraId="7066351B" w14:textId="77777777" w:rsidR="0044536D" w:rsidRPr="007C77DD" w:rsidRDefault="0044536D" w:rsidP="00986ADE">
      <w:pPr>
        <w:spacing w:line="480" w:lineRule="auto"/>
        <w:rPr>
          <w:rFonts w:asciiTheme="majorBidi" w:hAnsiTheme="majorBidi" w:cstheme="majorBidi"/>
          <w:strike/>
          <w:color w:val="00B0F0"/>
          <w:rPrChange w:id="313" w:author="Ahmed Alkaff" w:date="2026-06-14T13:34:00Z" w16du:dateUtc="2026-06-14T10:34:00Z">
            <w:rPr>
              <w:rFonts w:asciiTheme="majorBidi" w:hAnsiTheme="majorBidi" w:cstheme="majorBidi"/>
            </w:rPr>
          </w:rPrChange>
        </w:rPr>
      </w:pPr>
    </w:p>
    <w:p w14:paraId="08429E1C" w14:textId="0CA83912" w:rsidR="0044536D" w:rsidRPr="007C77DD" w:rsidRDefault="0044536D" w:rsidP="00986ADE">
      <w:pPr>
        <w:spacing w:line="480" w:lineRule="auto"/>
        <w:ind w:left="60"/>
        <w:jc w:val="both"/>
        <w:rPr>
          <w:rFonts w:asciiTheme="majorBidi" w:hAnsiTheme="majorBidi" w:cstheme="majorBidi"/>
          <w:strike/>
          <w:color w:val="00B0F0"/>
          <w:rPrChange w:id="314" w:author="Ahmed Alkaff" w:date="2026-06-14T13:34:00Z" w16du:dateUtc="2026-06-14T10:34:00Z">
            <w:rPr>
              <w:rFonts w:asciiTheme="majorBidi" w:hAnsiTheme="majorBidi" w:cstheme="majorBidi"/>
            </w:rPr>
          </w:rPrChange>
        </w:rPr>
      </w:pPr>
      <w:r w:rsidRPr="007C77DD">
        <w:rPr>
          <w:rFonts w:asciiTheme="majorBidi" w:hAnsiTheme="majorBidi" w:cstheme="majorBidi"/>
          <w:b/>
          <w:bCs/>
          <w:strike/>
          <w:color w:val="00B0F0"/>
          <w:rPrChange w:id="315" w:author="Ahmed Alkaff" w:date="2026-06-14T13:34:00Z" w16du:dateUtc="2026-06-14T10:34:00Z">
            <w:rPr>
              <w:rFonts w:asciiTheme="majorBidi" w:hAnsiTheme="majorBidi" w:cstheme="majorBidi"/>
              <w:b/>
              <w:bCs/>
              <w:color w:val="000000" w:themeColor="text1"/>
            </w:rPr>
          </w:rPrChange>
        </w:rPr>
        <w:t xml:space="preserve">Figure 3: </w:t>
      </w:r>
      <w:r w:rsidRPr="007C77DD">
        <w:rPr>
          <w:rFonts w:asciiTheme="majorBidi" w:hAnsiTheme="majorBidi" w:cstheme="majorBidi"/>
          <w:strike/>
          <w:color w:val="00B0F0"/>
          <w:rPrChange w:id="316" w:author="Ahmed Alkaff" w:date="2026-06-14T13:34:00Z" w16du:dateUtc="2026-06-14T10:34:00Z">
            <w:rPr>
              <w:rFonts w:asciiTheme="majorBidi" w:hAnsiTheme="majorBidi" w:cstheme="majorBidi"/>
              <w:color w:val="000000" w:themeColor="text1"/>
            </w:rPr>
          </w:rPrChange>
        </w:rPr>
        <w:t xml:space="preserve">Workflow of the </w:t>
      </w:r>
      <w:proofErr w:type="spellStart"/>
      <w:r w:rsidRPr="007C77DD">
        <w:rPr>
          <w:rFonts w:asciiTheme="majorBidi" w:hAnsiTheme="majorBidi" w:cstheme="majorBidi"/>
          <w:strike/>
          <w:color w:val="00B0F0"/>
          <w:rPrChange w:id="317" w:author="Ahmed Alkaff" w:date="2026-06-14T13:34:00Z" w16du:dateUtc="2026-06-14T10:34:00Z">
            <w:rPr>
              <w:rFonts w:asciiTheme="majorBidi" w:hAnsiTheme="majorBidi" w:cstheme="majorBidi"/>
              <w:color w:val="000000" w:themeColor="text1"/>
            </w:rPr>
          </w:rPrChange>
        </w:rPr>
        <w:t>GeneticBot</w:t>
      </w:r>
      <w:proofErr w:type="spellEnd"/>
      <w:r w:rsidRPr="007C77DD">
        <w:rPr>
          <w:rFonts w:asciiTheme="majorBidi" w:hAnsiTheme="majorBidi" w:cstheme="majorBidi"/>
          <w:strike/>
          <w:color w:val="00B0F0"/>
          <w:rPrChange w:id="318" w:author="Ahmed Alkaff" w:date="2026-06-14T13:34:00Z" w16du:dateUtc="2026-06-14T10:34:00Z">
            <w:rPr>
              <w:rFonts w:asciiTheme="majorBidi" w:hAnsiTheme="majorBidi" w:cstheme="majorBidi"/>
              <w:color w:val="000000" w:themeColor="text1"/>
            </w:rPr>
          </w:rPrChange>
        </w:rPr>
        <w:t xml:space="preserve"> web-based decision aid. </w:t>
      </w:r>
      <w:r w:rsidRPr="007C77DD">
        <w:rPr>
          <w:rFonts w:asciiTheme="majorBidi" w:hAnsiTheme="majorBidi" w:cstheme="majorBidi"/>
          <w:strike/>
          <w:color w:val="00B0F0"/>
          <w:rPrChange w:id="319" w:author="Ahmed Alkaff" w:date="2026-06-14T13:34:00Z" w16du:dateUtc="2026-06-14T10:34:00Z">
            <w:rPr>
              <w:rFonts w:asciiTheme="majorBidi" w:hAnsiTheme="majorBidi" w:cstheme="majorBidi"/>
            </w:rPr>
          </w:rPrChange>
        </w:rPr>
        <w:t xml:space="preserve">Workflow of the </w:t>
      </w:r>
      <w:proofErr w:type="spellStart"/>
      <w:r w:rsidRPr="007C77DD">
        <w:rPr>
          <w:rFonts w:asciiTheme="majorBidi" w:hAnsiTheme="majorBidi" w:cstheme="majorBidi"/>
          <w:strike/>
          <w:color w:val="00B0F0"/>
          <w:rPrChange w:id="320" w:author="Ahmed Alkaff" w:date="2026-06-14T13:34:00Z" w16du:dateUtc="2026-06-14T10:34:00Z">
            <w:rPr>
              <w:rFonts w:asciiTheme="majorBidi" w:hAnsiTheme="majorBidi" w:cstheme="majorBidi"/>
            </w:rPr>
          </w:rPrChange>
        </w:rPr>
        <w:t>GeneticBot</w:t>
      </w:r>
      <w:proofErr w:type="spellEnd"/>
      <w:r w:rsidRPr="007C77DD">
        <w:rPr>
          <w:rFonts w:asciiTheme="majorBidi" w:hAnsiTheme="majorBidi" w:cstheme="majorBidi"/>
          <w:strike/>
          <w:color w:val="00B0F0"/>
          <w:rPrChange w:id="321" w:author="Ahmed Alkaff" w:date="2026-06-14T13:34:00Z" w16du:dateUtc="2026-06-14T10:34:00Z">
            <w:rPr>
              <w:rFonts w:asciiTheme="majorBidi" w:hAnsiTheme="majorBidi" w:cstheme="majorBidi"/>
            </w:rPr>
          </w:rPrChange>
        </w:rPr>
        <w:t xml:space="preserve"> decision aid from user intake to output. The sequence includes: (a) guided collection of personal and family history; (b) pedigree capture via an integrated drawing tool or upload; (c) automated extraction and normalization of relevant clinical/genetic details; (d) application of established eligibility rules with explicit triggers; (e) educational prompts covering indications for testing, benefits, risks, and limitations; and (f) generation of auditable rationales and printable summaries for patients and clinicians. Optional </w:t>
      </w:r>
      <w:r w:rsidR="00D55AF3" w:rsidRPr="007C77DD">
        <w:rPr>
          <w:rFonts w:asciiTheme="majorBidi" w:hAnsiTheme="majorBidi" w:cstheme="majorBidi"/>
          <w:strike/>
          <w:color w:val="00B0F0"/>
          <w:rPrChange w:id="322" w:author="Ahmed Alkaff" w:date="2026-06-14T13:34:00Z" w16du:dateUtc="2026-06-14T10:34:00Z">
            <w:rPr>
              <w:rFonts w:asciiTheme="majorBidi" w:hAnsiTheme="majorBidi" w:cstheme="majorBidi"/>
            </w:rPr>
          </w:rPrChange>
        </w:rPr>
        <w:t>Chatbot</w:t>
      </w:r>
      <w:r w:rsidRPr="007C77DD">
        <w:rPr>
          <w:rFonts w:asciiTheme="majorBidi" w:hAnsiTheme="majorBidi" w:cstheme="majorBidi"/>
          <w:strike/>
          <w:color w:val="00B0F0"/>
          <w:rPrChange w:id="323" w:author="Ahmed Alkaff" w:date="2026-06-14T13:34:00Z" w16du:dateUtc="2026-06-14T10:34:00Z">
            <w:rPr>
              <w:rFonts w:asciiTheme="majorBidi" w:hAnsiTheme="majorBidi" w:cstheme="majorBidi"/>
            </w:rPr>
          </w:rPrChange>
        </w:rPr>
        <w:t xml:space="preserve"> interaction supports clarification during intake and consent preparation. The system is designed to improve preparedness for counselling visits, standardize eligibility decisions, and reduce administrative burden while preserving human oversight.</w:t>
      </w:r>
    </w:p>
    <w:p w14:paraId="2E7AE230" w14:textId="77777777" w:rsidR="007C77DD" w:rsidRPr="003B26C9" w:rsidRDefault="007C77DD" w:rsidP="007C77DD">
      <w:pPr>
        <w:rPr>
          <w:ins w:id="324" w:author="Ahmed Alkaff" w:date="2026-06-14T13:34:00Z" w16du:dateUtc="2026-06-14T10:34:00Z"/>
          <w:color w:val="00B050"/>
          <w:highlight w:val="yellow"/>
        </w:rPr>
      </w:pPr>
      <w:ins w:id="325" w:author="Ahmed Alkaff" w:date="2026-06-14T13:34:00Z" w16du:dateUtc="2026-06-14T10:34:00Z">
        <w:r w:rsidRPr="003B26C9">
          <w:rPr>
            <w:color w:val="00B050"/>
            <w:highlight w:val="yellow"/>
          </w:rPr>
          <w:t xml:space="preserve">Figure 1. Design Science Research Methodology (DSRM) framework for </w:t>
        </w:r>
        <w:proofErr w:type="spellStart"/>
        <w:r w:rsidRPr="003B26C9">
          <w:rPr>
            <w:color w:val="00B050"/>
            <w:highlight w:val="yellow"/>
          </w:rPr>
          <w:t>GeneticBot</w:t>
        </w:r>
        <w:proofErr w:type="spellEnd"/>
        <w:r w:rsidRPr="003B26C9">
          <w:rPr>
            <w:color w:val="00B050"/>
            <w:highlight w:val="yellow"/>
          </w:rPr>
          <w:t xml:space="preserve"> development. </w:t>
        </w:r>
      </w:ins>
    </w:p>
    <w:p w14:paraId="3B442A99" w14:textId="77777777" w:rsidR="007C77DD" w:rsidRPr="003B26C9" w:rsidRDefault="007C77DD" w:rsidP="007C77DD">
      <w:pPr>
        <w:ind w:left="720"/>
        <w:rPr>
          <w:ins w:id="326" w:author="Ahmed Alkaff" w:date="2026-06-14T13:34:00Z" w16du:dateUtc="2026-06-14T10:34:00Z"/>
          <w:color w:val="00B050"/>
          <w:highlight w:val="yellow"/>
          <w:rtl/>
        </w:rPr>
      </w:pPr>
      <w:ins w:id="327" w:author="Ahmed Alkaff" w:date="2026-06-14T13:34:00Z" w16du:dateUtc="2026-06-14T10:34:00Z">
        <w:r w:rsidRPr="003B26C9">
          <w:rPr>
            <w:color w:val="00B050"/>
            <w:highlight w:val="yellow"/>
          </w:rPr>
          <w:t>This flowchart tracks the sequential six-phase lifecycle used to design, develop, and evaluate the web-based decision aid and chatbot. Phases 1 and 2 establish the clinical problem and objectives. Phases 3 through 5 encapsulate the core system build across three iterative design increments: workflow baseline assessment (First Increment), knowledge base structure configuration (Second Increment), and process assembly (Third Increment). Phase 6 completes the cycle via communication and reporting of early feasibility findings.</w:t>
        </w:r>
      </w:ins>
    </w:p>
    <w:p w14:paraId="41230BAB" w14:textId="77777777" w:rsidR="007C77DD" w:rsidRPr="003B26C9" w:rsidRDefault="007C77DD" w:rsidP="007C77DD">
      <w:pPr>
        <w:ind w:left="720"/>
        <w:rPr>
          <w:ins w:id="328" w:author="Ahmed Alkaff" w:date="2026-06-14T13:34:00Z" w16du:dateUtc="2026-06-14T10:34:00Z"/>
          <w:color w:val="00B050"/>
          <w:highlight w:val="yellow"/>
        </w:rPr>
      </w:pPr>
    </w:p>
    <w:p w14:paraId="78838206" w14:textId="77777777" w:rsidR="007C77DD" w:rsidRPr="003B26C9" w:rsidRDefault="007C77DD" w:rsidP="007C77DD">
      <w:pPr>
        <w:rPr>
          <w:ins w:id="329" w:author="Ahmed Alkaff" w:date="2026-06-14T13:34:00Z" w16du:dateUtc="2026-06-14T10:34:00Z"/>
          <w:color w:val="00B050"/>
          <w:highlight w:val="yellow"/>
        </w:rPr>
      </w:pPr>
      <w:ins w:id="330" w:author="Ahmed Alkaff" w:date="2026-06-14T13:34:00Z" w16du:dateUtc="2026-06-14T10:34:00Z">
        <w:r w:rsidRPr="003B26C9">
          <w:rPr>
            <w:color w:val="00B050"/>
            <w:highlight w:val="yellow"/>
          </w:rPr>
          <w:t xml:space="preserve">Figure 2. Pedigree data ingestion and preprocessing pipeline. </w:t>
        </w:r>
      </w:ins>
    </w:p>
    <w:p w14:paraId="68201763" w14:textId="77777777" w:rsidR="007C77DD" w:rsidRPr="003B26C9" w:rsidRDefault="007C77DD" w:rsidP="007C77DD">
      <w:pPr>
        <w:ind w:left="720"/>
        <w:rPr>
          <w:ins w:id="331" w:author="Ahmed Alkaff" w:date="2026-06-14T13:34:00Z" w16du:dateUtc="2026-06-14T10:34:00Z"/>
          <w:color w:val="00B050"/>
          <w:highlight w:val="yellow"/>
        </w:rPr>
      </w:pPr>
      <w:ins w:id="332" w:author="Ahmed Alkaff" w:date="2026-06-14T13:34:00Z" w16du:dateUtc="2026-06-14T10:34:00Z">
        <w:r w:rsidRPr="003B26C9">
          <w:rPr>
            <w:color w:val="00B050"/>
            <w:highlight w:val="yellow"/>
          </w:rPr>
          <w:t xml:space="preserve">This flowchart details the programmatic decision logic used to parse family history inputs based on data format variables. The system evaluates whether a user has uploaded a file or submitted structured data, checking for JSON/CSV text strings, </w:t>
        </w:r>
        <w:r w:rsidRPr="003B26C9">
          <w:rPr>
            <w:color w:val="00B050"/>
            <w:highlight w:val="yellow"/>
          </w:rPr>
          <w:lastRenderedPageBreak/>
          <w:t>image fallbacks, and multi-format MIME types (PDF, DOCX). Valid inputs are routed to specialized extraction modules (e.g., PyPDF2, docx text parser, or Base64 image encoding) to normalize the pedigree architecture prior to language model prompt construction, while unmappable file formats trigger dedicated error exceptions.</w:t>
        </w:r>
      </w:ins>
    </w:p>
    <w:p w14:paraId="322E30DE" w14:textId="77777777" w:rsidR="007C77DD" w:rsidRPr="003B26C9" w:rsidRDefault="007C77DD" w:rsidP="007C77DD">
      <w:pPr>
        <w:ind w:left="720"/>
        <w:rPr>
          <w:ins w:id="333" w:author="Ahmed Alkaff" w:date="2026-06-14T13:34:00Z" w16du:dateUtc="2026-06-14T10:34:00Z"/>
          <w:color w:val="00B050"/>
          <w:highlight w:val="yellow"/>
        </w:rPr>
      </w:pPr>
    </w:p>
    <w:p w14:paraId="311590D0" w14:textId="77777777" w:rsidR="007C77DD" w:rsidRPr="003B26C9" w:rsidRDefault="007C77DD" w:rsidP="007C77DD">
      <w:pPr>
        <w:rPr>
          <w:ins w:id="334" w:author="Ahmed Alkaff" w:date="2026-06-14T13:34:00Z" w16du:dateUtc="2026-06-14T10:34:00Z"/>
          <w:color w:val="00B050"/>
          <w:highlight w:val="yellow"/>
        </w:rPr>
      </w:pPr>
      <w:ins w:id="335" w:author="Ahmed Alkaff" w:date="2026-06-14T13:34:00Z" w16du:dateUtc="2026-06-14T10:34:00Z">
        <w:r w:rsidRPr="003B26C9">
          <w:rPr>
            <w:color w:val="00B050"/>
            <w:highlight w:val="yellow"/>
          </w:rPr>
          <w:t>Figure 3. End-to-end programmatic transaction and system sequence.</w:t>
        </w:r>
      </w:ins>
    </w:p>
    <w:p w14:paraId="23613F13" w14:textId="77777777" w:rsidR="007C77DD" w:rsidRPr="003B26C9" w:rsidRDefault="007C77DD" w:rsidP="007C77DD">
      <w:pPr>
        <w:ind w:left="720"/>
        <w:rPr>
          <w:ins w:id="336" w:author="Ahmed Alkaff" w:date="2026-06-14T13:34:00Z" w16du:dateUtc="2026-06-14T10:34:00Z"/>
          <w:color w:val="00B050"/>
          <w:highlight w:val="yellow"/>
        </w:rPr>
      </w:pPr>
      <w:ins w:id="337" w:author="Ahmed Alkaff" w:date="2026-06-14T13:34:00Z" w16du:dateUtc="2026-06-14T10:34:00Z">
        <w:r w:rsidRPr="003B26C9">
          <w:rPr>
            <w:color w:val="00B050"/>
            <w:highlight w:val="yellow"/>
          </w:rPr>
          <w:t xml:space="preserve">This sequence diagram details the real-time communications flow across the system infrastructure layers during a case evaluation. The execution sequence traces a user-initiated POST request through the </w:t>
        </w:r>
        <w:proofErr w:type="spellStart"/>
        <w:r w:rsidRPr="003B26C9">
          <w:rPr>
            <w:color w:val="00B050"/>
            <w:highlight w:val="yellow"/>
          </w:rPr>
          <w:t>FastAPI</w:t>
        </w:r>
        <w:proofErr w:type="spellEnd"/>
        <w:r w:rsidRPr="003B26C9">
          <w:rPr>
            <w:color w:val="00B050"/>
            <w:highlight w:val="yellow"/>
          </w:rPr>
          <w:t xml:space="preserve"> router layer, which queries historical patient records from the MySQL database and forwards raw elements to the Data Extraction Module. Following conditional document formatting loop processes (extracting text from raw uploads versus parsing native structured JSON strings), a unified prompt context is constructed and evaluated by the GPT-4o decision engine to generate the structured eligibility assessment payload.</w:t>
        </w:r>
      </w:ins>
    </w:p>
    <w:p w14:paraId="64BD88A1" w14:textId="77777777" w:rsidR="007C77DD" w:rsidRPr="003B26C9" w:rsidRDefault="007C77DD" w:rsidP="003B26C9">
      <w:pPr>
        <w:rPr>
          <w:color w:val="00B050"/>
          <w:highlight w:val="yellow"/>
        </w:rPr>
      </w:pPr>
    </w:p>
    <w:p w14:paraId="1EB92861" w14:textId="02AD2FD7" w:rsidR="003B26C9" w:rsidRPr="003B26C9" w:rsidRDefault="003B26C9" w:rsidP="003B26C9">
      <w:pPr>
        <w:rPr>
          <w:ins w:id="338" w:author="Ahmed Alkaff" w:date="2026-06-14T13:34:00Z" w16du:dateUtc="2026-06-14T10:34:00Z"/>
          <w:color w:val="00B050"/>
          <w:highlight w:val="yellow"/>
        </w:rPr>
      </w:pPr>
      <w:ins w:id="339" w:author="Ahmed Alkaff" w:date="2026-06-14T13:34:00Z" w16du:dateUtc="2026-06-14T10:34:00Z">
        <w:r w:rsidRPr="003B26C9">
          <w:rPr>
            <w:color w:val="00B050"/>
            <w:highlight w:val="yellow"/>
          </w:rPr>
          <w:t xml:space="preserve">Figure </w:t>
        </w:r>
      </w:ins>
      <w:r w:rsidRPr="003B26C9">
        <w:rPr>
          <w:color w:val="00B050"/>
          <w:highlight w:val="yellow"/>
        </w:rPr>
        <w:t>4</w:t>
      </w:r>
      <w:ins w:id="340" w:author="Ahmed Alkaff" w:date="2026-06-14T13:34:00Z" w16du:dateUtc="2026-06-14T10:34:00Z">
        <w:r w:rsidRPr="003B26C9">
          <w:rPr>
            <w:color w:val="00B050"/>
            <w:highlight w:val="yellow"/>
          </w:rPr>
          <w:t>. System architecture and decision logic boundaries.</w:t>
        </w:r>
      </w:ins>
    </w:p>
    <w:p w14:paraId="404EE143" w14:textId="77777777" w:rsidR="003B26C9" w:rsidRPr="003B26C9" w:rsidRDefault="003B26C9" w:rsidP="003B26C9">
      <w:pPr>
        <w:ind w:left="720"/>
        <w:rPr>
          <w:ins w:id="341" w:author="Ahmed Alkaff" w:date="2026-06-14T13:34:00Z" w16du:dateUtc="2026-06-14T10:34:00Z"/>
          <w:color w:val="00B050"/>
          <w:highlight w:val="yellow"/>
        </w:rPr>
      </w:pPr>
      <w:ins w:id="342" w:author="Ahmed Alkaff" w:date="2026-06-14T13:34:00Z" w16du:dateUtc="2026-06-14T10:34:00Z">
        <w:r w:rsidRPr="003B26C9">
          <w:rPr>
            <w:color w:val="00B050"/>
            <w:highlight w:val="yellow"/>
          </w:rPr>
          <w:t xml:space="preserve">This block diagram outlines the operational dividing line between </w:t>
        </w:r>
        <w:proofErr w:type="spellStart"/>
        <w:r w:rsidRPr="003B26C9">
          <w:rPr>
            <w:color w:val="00B050"/>
            <w:highlight w:val="yellow"/>
          </w:rPr>
          <w:t>GeneticBot's</w:t>
        </w:r>
        <w:proofErr w:type="spellEnd"/>
        <w:r w:rsidRPr="003B26C9">
          <w:rPr>
            <w:color w:val="00B050"/>
            <w:highlight w:val="yellow"/>
          </w:rPr>
          <w:t xml:space="preserve"> deterministic, rule-based components and its generative evaluation model. Raw clinical inputs and the contextually isolated text extracted by the RAG retriever are fed into the prompt boundary layer. Prompt-level safety mechanisms, including explicit zero-shot constraints and a strict temperature setting of 0, apply logical guardrails to the GPT-4o evaluation engine to restrict hallucination risks and enforce textual anchoring to authorized NCCN guidelines during generation.</w:t>
        </w:r>
      </w:ins>
    </w:p>
    <w:p w14:paraId="753B00B8" w14:textId="77777777" w:rsidR="003B26C9" w:rsidRPr="003B26C9" w:rsidRDefault="003B26C9" w:rsidP="003B26C9">
      <w:pPr>
        <w:rPr>
          <w:ins w:id="343" w:author="Ahmed Alkaff" w:date="2026-06-14T13:34:00Z" w16du:dateUtc="2026-06-14T10:34:00Z"/>
          <w:color w:val="00B050"/>
          <w:highlight w:val="yellow"/>
        </w:rPr>
      </w:pPr>
    </w:p>
    <w:p w14:paraId="7D4CC4D3" w14:textId="77777777" w:rsidR="007C77DD" w:rsidRPr="003B26C9" w:rsidRDefault="007C77DD" w:rsidP="007C77DD">
      <w:pPr>
        <w:ind w:left="720"/>
        <w:rPr>
          <w:ins w:id="344" w:author="Ahmed Alkaff" w:date="2026-06-14T13:34:00Z" w16du:dateUtc="2026-06-14T10:34:00Z"/>
          <w:color w:val="00B050"/>
          <w:highlight w:val="yellow"/>
        </w:rPr>
      </w:pPr>
    </w:p>
    <w:p w14:paraId="0527C752" w14:textId="77777777" w:rsidR="007C77DD" w:rsidRPr="003B26C9" w:rsidRDefault="007C77DD" w:rsidP="007C77DD">
      <w:pPr>
        <w:rPr>
          <w:ins w:id="345" w:author="Ahmed Alkaff" w:date="2026-06-14T13:34:00Z" w16du:dateUtc="2026-06-14T10:34:00Z"/>
          <w:color w:val="00B050"/>
          <w:highlight w:val="yellow"/>
        </w:rPr>
      </w:pPr>
      <w:ins w:id="346" w:author="Ahmed Alkaff" w:date="2026-06-14T13:34:00Z" w16du:dateUtc="2026-06-14T10:34:00Z">
        <w:r w:rsidRPr="003B26C9">
          <w:rPr>
            <w:color w:val="00B050"/>
            <w:highlight w:val="yellow"/>
          </w:rPr>
          <w:t xml:space="preserve">Figure 5. Methodological flow and performance outcomes of the synthetic-case validation study. </w:t>
        </w:r>
      </w:ins>
    </w:p>
    <w:p w14:paraId="62164138" w14:textId="77777777" w:rsidR="007C77DD" w:rsidRPr="003B26C9" w:rsidRDefault="007C77DD" w:rsidP="007C77DD">
      <w:pPr>
        <w:ind w:left="720"/>
        <w:rPr>
          <w:ins w:id="347" w:author="Ahmed Alkaff" w:date="2026-06-14T13:34:00Z" w16du:dateUtc="2026-06-14T10:34:00Z"/>
          <w:color w:val="00B050"/>
        </w:rPr>
      </w:pPr>
      <w:ins w:id="348" w:author="Ahmed Alkaff" w:date="2026-06-14T13:34:00Z" w16du:dateUtc="2026-06-14T10:34:00Z">
        <w:r w:rsidRPr="003B26C9">
          <w:rPr>
            <w:color w:val="00B050"/>
            <w:highlight w:val="yellow"/>
          </w:rPr>
          <w:t>This flowchart tracks the experimental architecture utilized to evaluate system accuracy and reproducibility. The pipeline highlights the generation of 50 synthetic test scenarios containing multi-generational pedigrees and pathology data, followed by a dual-processing track comparison. This track balances two independent system executions (DAS Run 1 and DAS Run 2) against a manual traditional reference assessment to calculate core performance metrics, statistical analysis values, and final concordance results.</w:t>
        </w:r>
      </w:ins>
    </w:p>
    <w:p w14:paraId="0AD0F689" w14:textId="77777777" w:rsidR="007C77DD" w:rsidRDefault="007C77DD" w:rsidP="007C77DD">
      <w:pPr>
        <w:rPr>
          <w:ins w:id="349" w:author="Ahmed Alkaff" w:date="2026-06-14T13:34:00Z" w16du:dateUtc="2026-06-14T10:34:00Z"/>
          <w:color w:val="00B050"/>
          <w:highlight w:val="yellow"/>
        </w:rPr>
      </w:pPr>
    </w:p>
    <w:p w14:paraId="49BDF7AC" w14:textId="77777777" w:rsidR="00083758" w:rsidRPr="003B26C9" w:rsidRDefault="00083758" w:rsidP="00083758">
      <w:pPr>
        <w:rPr>
          <w:ins w:id="350" w:author="Ahmed Alkaff" w:date="2026-06-14T13:34:00Z" w16du:dateUtc="2026-06-14T10:34:00Z"/>
          <w:color w:val="00B050"/>
          <w:highlight w:val="yellow"/>
        </w:rPr>
      </w:pPr>
      <w:ins w:id="351" w:author="Ahmed Alkaff" w:date="2026-06-14T13:34:00Z" w16du:dateUtc="2026-06-14T10:34:00Z">
        <w:r w:rsidRPr="003B26C9">
          <w:rPr>
            <w:color w:val="00B050"/>
            <w:highlight w:val="yellow"/>
          </w:rPr>
          <w:t xml:space="preserve">Figure </w:t>
        </w:r>
      </w:ins>
      <w:r>
        <w:rPr>
          <w:rFonts w:hint="cs"/>
          <w:color w:val="00B050"/>
          <w:highlight w:val="yellow"/>
          <w:rtl/>
        </w:rPr>
        <w:t>6</w:t>
      </w:r>
      <w:ins w:id="352" w:author="Ahmed Alkaff" w:date="2026-06-14T13:34:00Z" w16du:dateUtc="2026-06-14T10:34:00Z">
        <w:r w:rsidRPr="003B26C9">
          <w:rPr>
            <w:color w:val="00B050"/>
            <w:highlight w:val="yellow"/>
          </w:rPr>
          <w:t xml:space="preserve">. Patient intake and decision-support workflow within the </w:t>
        </w:r>
        <w:proofErr w:type="spellStart"/>
        <w:r w:rsidRPr="003B26C9">
          <w:rPr>
            <w:color w:val="00B050"/>
            <w:highlight w:val="yellow"/>
          </w:rPr>
          <w:t>GeneticBot</w:t>
        </w:r>
        <w:proofErr w:type="spellEnd"/>
        <w:r w:rsidRPr="003B26C9">
          <w:rPr>
            <w:color w:val="00B050"/>
            <w:highlight w:val="yellow"/>
          </w:rPr>
          <w:t xml:space="preserve"> portal. </w:t>
        </w:r>
      </w:ins>
    </w:p>
    <w:p w14:paraId="17D34BF7" w14:textId="77777777" w:rsidR="00083758" w:rsidRPr="003B26C9" w:rsidRDefault="00083758" w:rsidP="00083758">
      <w:pPr>
        <w:ind w:left="720"/>
        <w:rPr>
          <w:ins w:id="353" w:author="Ahmed Alkaff" w:date="2026-06-14T13:34:00Z" w16du:dateUtc="2026-06-14T10:34:00Z"/>
          <w:color w:val="00B050"/>
          <w:highlight w:val="yellow"/>
        </w:rPr>
      </w:pPr>
      <w:ins w:id="354" w:author="Ahmed Alkaff" w:date="2026-06-14T13:34:00Z" w16du:dateUtc="2026-06-14T10:34:00Z">
        <w:r w:rsidRPr="003B26C9">
          <w:rPr>
            <w:color w:val="00B050"/>
            <w:highlight w:val="yellow"/>
          </w:rPr>
          <w:t>This diagram outlines the sequential web interface workflow from patient onboarding to final documentation support. The system captures demographic inputs, clinical histories, and pedigree structures via manual canvas drawing or file uploads before running a retrieval-augmented NCCN guidelines evaluation. Following the binary triage decision, eligible candidates are routed to targeted genetic education modules, informed consent protocols, and comprehension quizzes under continuous chatbot availability, while non-eligible candidates receive alternative clinical recommendations.</w:t>
        </w:r>
      </w:ins>
    </w:p>
    <w:p w14:paraId="220212B5" w14:textId="0710735F" w:rsidR="00967E33" w:rsidRPr="00D13965" w:rsidRDefault="00967E33" w:rsidP="00D13965">
      <w:pPr>
        <w:tabs>
          <w:tab w:val="left" w:pos="0"/>
          <w:tab w:val="left" w:pos="90"/>
          <w:tab w:val="left" w:pos="270"/>
          <w:tab w:val="left" w:pos="450"/>
          <w:tab w:val="left" w:pos="720"/>
        </w:tabs>
        <w:spacing w:line="480" w:lineRule="auto"/>
        <w:ind w:right="90"/>
        <w:jc w:val="both"/>
        <w:rPr>
          <w:rFonts w:asciiTheme="majorBidi" w:hAnsiTheme="majorBidi" w:cstheme="majorBidi"/>
          <w:b/>
          <w:color w:val="000000" w:themeColor="text1"/>
        </w:rPr>
      </w:pPr>
    </w:p>
    <w:p w14:paraId="0BA50DF0" w14:textId="5DF1B7FC" w:rsidR="002D69F5" w:rsidRDefault="002D69F5" w:rsidP="002D69F5">
      <w:pPr>
        <w:pStyle w:val="ListParagraph"/>
        <w:numPr>
          <w:ilvl w:val="0"/>
          <w:numId w:val="4"/>
        </w:numPr>
        <w:shd w:val="clear" w:color="auto" w:fill="FFFFFF"/>
        <w:spacing w:after="270" w:line="270" w:lineRule="atLeast"/>
        <w:outlineLvl w:val="3"/>
        <w:rPr>
          <w:rFonts w:asciiTheme="majorBidi" w:hAnsiTheme="majorBidi" w:cstheme="majorBidi"/>
          <w:b/>
          <w:bCs/>
          <w:color w:val="202020"/>
        </w:rPr>
      </w:pPr>
      <w:r w:rsidRPr="002D69F5">
        <w:rPr>
          <w:rFonts w:asciiTheme="majorBidi" w:hAnsiTheme="majorBidi" w:cstheme="majorBidi"/>
          <w:b/>
          <w:bCs/>
          <w:color w:val="202020"/>
          <w:sz w:val="22"/>
          <w:szCs w:val="22"/>
        </w:rPr>
        <w:t>Supporting information captions</w:t>
      </w:r>
      <w:r>
        <w:rPr>
          <w:rFonts w:asciiTheme="majorBidi" w:hAnsiTheme="majorBidi" w:cstheme="majorBidi"/>
          <w:b/>
          <w:bCs/>
          <w:color w:val="202020"/>
        </w:rPr>
        <w:t>:</w:t>
      </w:r>
    </w:p>
    <w:p w14:paraId="424B41A2" w14:textId="77777777" w:rsidR="002D69F5" w:rsidRPr="002D69F5" w:rsidRDefault="002D69F5" w:rsidP="002D69F5">
      <w:pPr>
        <w:pStyle w:val="ListParagraph"/>
        <w:shd w:val="clear" w:color="auto" w:fill="FFFFFF"/>
        <w:spacing w:after="270" w:line="270" w:lineRule="atLeast"/>
        <w:ind w:left="450"/>
        <w:outlineLvl w:val="3"/>
        <w:rPr>
          <w:rFonts w:asciiTheme="majorBidi" w:hAnsiTheme="majorBidi" w:cstheme="majorBidi"/>
          <w:b/>
          <w:bCs/>
          <w:color w:val="202020"/>
          <w:sz w:val="22"/>
          <w:szCs w:val="22"/>
        </w:rPr>
      </w:pPr>
    </w:p>
    <w:p w14:paraId="5B1BBAAD" w14:textId="5186D7F3" w:rsidR="00967E33" w:rsidRDefault="002D69F5" w:rsidP="002D69F5">
      <w:pPr>
        <w:pStyle w:val="ListParagraph"/>
        <w:numPr>
          <w:ilvl w:val="0"/>
          <w:numId w:val="31"/>
        </w:num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r w:rsidRPr="002D69F5">
        <w:rPr>
          <w:rFonts w:asciiTheme="majorBidi" w:hAnsiTheme="majorBidi" w:cstheme="majorBidi"/>
          <w:bCs/>
          <w:color w:val="000000" w:themeColor="text1"/>
        </w:rPr>
        <w:t>Supporting Data 1</w:t>
      </w:r>
      <w:r>
        <w:rPr>
          <w:rFonts w:asciiTheme="majorBidi" w:hAnsiTheme="majorBidi" w:cstheme="majorBidi"/>
          <w:bCs/>
          <w:color w:val="000000" w:themeColor="text1"/>
        </w:rPr>
        <w:t xml:space="preserve">: </w:t>
      </w:r>
      <w:r w:rsidRPr="002D69F5">
        <w:rPr>
          <w:rFonts w:asciiTheme="majorBidi" w:hAnsiTheme="majorBidi" w:cstheme="majorBidi"/>
          <w:bCs/>
          <w:color w:val="000000" w:themeColor="text1"/>
        </w:rPr>
        <w:t>Chatbot data</w:t>
      </w:r>
      <w:r w:rsidR="00001F96">
        <w:rPr>
          <w:rFonts w:asciiTheme="majorBidi" w:hAnsiTheme="majorBidi" w:cstheme="majorBidi"/>
          <w:bCs/>
          <w:color w:val="000000" w:themeColor="text1"/>
        </w:rPr>
        <w:t>.</w:t>
      </w:r>
    </w:p>
    <w:p w14:paraId="0DC4FDAA" w14:textId="4A5432E1" w:rsidR="002D69F5" w:rsidRDefault="008D5F58" w:rsidP="002D69F5">
      <w:pPr>
        <w:pStyle w:val="ListParagraph"/>
        <w:numPr>
          <w:ilvl w:val="0"/>
          <w:numId w:val="31"/>
        </w:num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r w:rsidRPr="002D69F5">
        <w:rPr>
          <w:rFonts w:asciiTheme="majorBidi" w:hAnsiTheme="majorBidi" w:cstheme="majorBidi"/>
          <w:bCs/>
          <w:color w:val="000000" w:themeColor="text1"/>
        </w:rPr>
        <w:lastRenderedPageBreak/>
        <w:t xml:space="preserve">Supporting Data </w:t>
      </w:r>
      <w:r>
        <w:rPr>
          <w:rFonts w:asciiTheme="majorBidi" w:hAnsiTheme="majorBidi" w:cstheme="majorBidi"/>
          <w:bCs/>
          <w:color w:val="000000" w:themeColor="text1"/>
        </w:rPr>
        <w:t>2:</w:t>
      </w:r>
      <w:r w:rsidR="00975A03">
        <w:rPr>
          <w:rFonts w:asciiTheme="majorBidi" w:hAnsiTheme="majorBidi" w:cstheme="majorBidi"/>
          <w:bCs/>
          <w:color w:val="000000" w:themeColor="text1"/>
        </w:rPr>
        <w:t xml:space="preserve"> </w:t>
      </w:r>
      <w:r w:rsidR="00975A03" w:rsidRPr="00975A03">
        <w:rPr>
          <w:rFonts w:asciiTheme="majorBidi" w:hAnsiTheme="majorBidi" w:cstheme="majorBidi"/>
          <w:bCs/>
          <w:color w:val="000000" w:themeColor="text1"/>
        </w:rPr>
        <w:t>Pathology_Report_1 to 50.</w:t>
      </w:r>
    </w:p>
    <w:p w14:paraId="45D4F24F" w14:textId="3ED020CB" w:rsidR="008D5F58" w:rsidRPr="002D69F5" w:rsidRDefault="008D5F58" w:rsidP="008D5F58">
      <w:pPr>
        <w:pStyle w:val="ListParagraph"/>
        <w:numPr>
          <w:ilvl w:val="0"/>
          <w:numId w:val="31"/>
        </w:num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r w:rsidRPr="002D69F5">
        <w:rPr>
          <w:rFonts w:asciiTheme="majorBidi" w:hAnsiTheme="majorBidi" w:cstheme="majorBidi"/>
          <w:bCs/>
          <w:color w:val="000000" w:themeColor="text1"/>
        </w:rPr>
        <w:t xml:space="preserve">Supporting Data </w:t>
      </w:r>
      <w:r w:rsidR="00975A03">
        <w:rPr>
          <w:rFonts w:asciiTheme="majorBidi" w:hAnsiTheme="majorBidi" w:cstheme="majorBidi"/>
          <w:bCs/>
          <w:color w:val="000000" w:themeColor="text1"/>
        </w:rPr>
        <w:t>3</w:t>
      </w:r>
      <w:r>
        <w:rPr>
          <w:rFonts w:asciiTheme="majorBidi" w:hAnsiTheme="majorBidi" w:cstheme="majorBidi"/>
          <w:bCs/>
          <w:color w:val="000000" w:themeColor="text1"/>
        </w:rPr>
        <w:t>:</w:t>
      </w:r>
      <w:r w:rsidR="00001F96">
        <w:rPr>
          <w:rFonts w:asciiTheme="majorBidi" w:hAnsiTheme="majorBidi" w:cstheme="majorBidi"/>
          <w:bCs/>
          <w:color w:val="000000" w:themeColor="text1"/>
        </w:rPr>
        <w:t xml:space="preserve"> </w:t>
      </w:r>
      <w:proofErr w:type="spellStart"/>
      <w:r w:rsidR="00001F96" w:rsidRPr="00001F96">
        <w:rPr>
          <w:rFonts w:asciiTheme="majorBidi" w:hAnsiTheme="majorBidi" w:cstheme="majorBidi"/>
          <w:bCs/>
          <w:color w:val="000000" w:themeColor="text1"/>
        </w:rPr>
        <w:t>Pedigree_reports</w:t>
      </w:r>
      <w:proofErr w:type="spellEnd"/>
      <w:r w:rsidR="00001F96" w:rsidRPr="00001F96">
        <w:rPr>
          <w:rFonts w:asciiTheme="majorBidi" w:hAnsiTheme="majorBidi" w:cstheme="majorBidi"/>
          <w:bCs/>
          <w:color w:val="000000" w:themeColor="text1"/>
        </w:rPr>
        <w:t>_ 1 to 50</w:t>
      </w:r>
      <w:r w:rsidR="00001F96">
        <w:rPr>
          <w:rFonts w:asciiTheme="majorBidi" w:hAnsiTheme="majorBidi" w:cstheme="majorBidi"/>
          <w:bCs/>
          <w:color w:val="000000" w:themeColor="text1"/>
        </w:rPr>
        <w:t>.</w:t>
      </w:r>
    </w:p>
    <w:p w14:paraId="15609765" w14:textId="3FA1D75F" w:rsidR="008D5F58" w:rsidRPr="002D69F5" w:rsidRDefault="008D5F58" w:rsidP="008D5F58">
      <w:pPr>
        <w:pStyle w:val="ListParagraph"/>
        <w:numPr>
          <w:ilvl w:val="0"/>
          <w:numId w:val="31"/>
        </w:num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r w:rsidRPr="002D69F5">
        <w:rPr>
          <w:rFonts w:asciiTheme="majorBidi" w:hAnsiTheme="majorBidi" w:cstheme="majorBidi"/>
          <w:bCs/>
          <w:color w:val="000000" w:themeColor="text1"/>
        </w:rPr>
        <w:t xml:space="preserve">Supporting Data </w:t>
      </w:r>
      <w:r w:rsidR="00975A03">
        <w:rPr>
          <w:rFonts w:asciiTheme="majorBidi" w:hAnsiTheme="majorBidi" w:cstheme="majorBidi"/>
          <w:bCs/>
          <w:color w:val="000000" w:themeColor="text1"/>
        </w:rPr>
        <w:t>4</w:t>
      </w:r>
      <w:r>
        <w:rPr>
          <w:rFonts w:asciiTheme="majorBidi" w:hAnsiTheme="majorBidi" w:cstheme="majorBidi"/>
          <w:bCs/>
          <w:color w:val="000000" w:themeColor="text1"/>
        </w:rPr>
        <w:t>:</w:t>
      </w:r>
      <w:r w:rsidR="00001F96">
        <w:rPr>
          <w:rFonts w:asciiTheme="majorBidi" w:hAnsiTheme="majorBidi" w:cstheme="majorBidi"/>
          <w:bCs/>
          <w:color w:val="000000" w:themeColor="text1"/>
        </w:rPr>
        <w:t xml:space="preserve"> </w:t>
      </w:r>
      <w:r w:rsidR="00001F96" w:rsidRPr="00001F96">
        <w:rPr>
          <w:rFonts w:asciiTheme="majorBidi" w:hAnsiTheme="majorBidi" w:cstheme="majorBidi"/>
          <w:bCs/>
          <w:color w:val="000000" w:themeColor="text1"/>
        </w:rPr>
        <w:t>AI Reports</w:t>
      </w:r>
      <w:r w:rsidR="00001F96">
        <w:rPr>
          <w:rFonts w:asciiTheme="majorBidi" w:hAnsiTheme="majorBidi" w:cstheme="majorBidi"/>
          <w:bCs/>
          <w:color w:val="000000" w:themeColor="text1"/>
        </w:rPr>
        <w:t>.</w:t>
      </w:r>
    </w:p>
    <w:p w14:paraId="359CB73D" w14:textId="3D1754B4" w:rsidR="008D5F58" w:rsidRPr="002D69F5" w:rsidRDefault="008D5F58" w:rsidP="008D5F58">
      <w:pPr>
        <w:pStyle w:val="ListParagraph"/>
        <w:numPr>
          <w:ilvl w:val="0"/>
          <w:numId w:val="31"/>
        </w:num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r w:rsidRPr="002D69F5">
        <w:rPr>
          <w:rFonts w:asciiTheme="majorBidi" w:hAnsiTheme="majorBidi" w:cstheme="majorBidi"/>
          <w:bCs/>
          <w:color w:val="000000" w:themeColor="text1"/>
        </w:rPr>
        <w:t xml:space="preserve">Supporting Data </w:t>
      </w:r>
      <w:r w:rsidR="00975A03">
        <w:rPr>
          <w:rFonts w:asciiTheme="majorBidi" w:hAnsiTheme="majorBidi" w:cstheme="majorBidi"/>
          <w:bCs/>
          <w:color w:val="000000" w:themeColor="text1"/>
        </w:rPr>
        <w:t>5</w:t>
      </w:r>
      <w:r>
        <w:rPr>
          <w:rFonts w:asciiTheme="majorBidi" w:hAnsiTheme="majorBidi" w:cstheme="majorBidi"/>
          <w:bCs/>
          <w:color w:val="000000" w:themeColor="text1"/>
        </w:rPr>
        <w:t>:</w:t>
      </w:r>
      <w:r w:rsidR="00001F96">
        <w:rPr>
          <w:rFonts w:asciiTheme="majorBidi" w:hAnsiTheme="majorBidi" w:cstheme="majorBidi"/>
          <w:bCs/>
          <w:color w:val="000000" w:themeColor="text1"/>
        </w:rPr>
        <w:t xml:space="preserve"> </w:t>
      </w:r>
      <w:r w:rsidR="00001F96" w:rsidRPr="00001F96">
        <w:rPr>
          <w:rFonts w:asciiTheme="majorBidi" w:hAnsiTheme="majorBidi" w:cstheme="majorBidi"/>
          <w:bCs/>
          <w:color w:val="000000" w:themeColor="text1"/>
        </w:rPr>
        <w:t>Eligibility rule table for 50 cases</w:t>
      </w:r>
      <w:r w:rsidR="00001F96">
        <w:rPr>
          <w:rFonts w:asciiTheme="majorBidi" w:hAnsiTheme="majorBidi" w:cstheme="majorBidi"/>
          <w:bCs/>
          <w:color w:val="000000" w:themeColor="text1"/>
        </w:rPr>
        <w:t>.</w:t>
      </w:r>
    </w:p>
    <w:p w14:paraId="582E65D1" w14:textId="2BA3A29B" w:rsidR="008D5F58" w:rsidRPr="002D69F5" w:rsidRDefault="008D5F58" w:rsidP="008D5F58">
      <w:pPr>
        <w:pStyle w:val="ListParagraph"/>
        <w:numPr>
          <w:ilvl w:val="0"/>
          <w:numId w:val="31"/>
        </w:num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r w:rsidRPr="002D69F5">
        <w:rPr>
          <w:rFonts w:asciiTheme="majorBidi" w:hAnsiTheme="majorBidi" w:cstheme="majorBidi"/>
          <w:bCs/>
          <w:color w:val="000000" w:themeColor="text1"/>
        </w:rPr>
        <w:t xml:space="preserve">Supporting Data </w:t>
      </w:r>
      <w:r w:rsidR="00975A03">
        <w:rPr>
          <w:rFonts w:asciiTheme="majorBidi" w:hAnsiTheme="majorBidi" w:cstheme="majorBidi"/>
          <w:bCs/>
          <w:color w:val="000000" w:themeColor="text1"/>
        </w:rPr>
        <w:t>6</w:t>
      </w:r>
      <w:r>
        <w:rPr>
          <w:rFonts w:asciiTheme="majorBidi" w:hAnsiTheme="majorBidi" w:cstheme="majorBidi"/>
          <w:bCs/>
          <w:color w:val="000000" w:themeColor="text1"/>
        </w:rPr>
        <w:t>:</w:t>
      </w:r>
      <w:r w:rsidR="00001F96">
        <w:rPr>
          <w:rFonts w:asciiTheme="majorBidi" w:hAnsiTheme="majorBidi" w:cstheme="majorBidi"/>
          <w:bCs/>
          <w:color w:val="000000" w:themeColor="text1"/>
        </w:rPr>
        <w:t xml:space="preserve"> </w:t>
      </w:r>
      <w:r w:rsidR="00001F96" w:rsidRPr="00001F96">
        <w:rPr>
          <w:rFonts w:asciiTheme="majorBidi" w:hAnsiTheme="majorBidi" w:cstheme="majorBidi"/>
          <w:bCs/>
          <w:color w:val="000000" w:themeColor="text1"/>
        </w:rPr>
        <w:t>The application.</w:t>
      </w:r>
    </w:p>
    <w:p w14:paraId="0704E7C8" w14:textId="0AFC2066" w:rsidR="008D5F58" w:rsidRPr="002D69F5" w:rsidRDefault="008D5F58" w:rsidP="008D5F58">
      <w:pPr>
        <w:pStyle w:val="ListParagraph"/>
        <w:numPr>
          <w:ilvl w:val="0"/>
          <w:numId w:val="31"/>
        </w:num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r w:rsidRPr="002D69F5">
        <w:rPr>
          <w:rFonts w:asciiTheme="majorBidi" w:hAnsiTheme="majorBidi" w:cstheme="majorBidi"/>
          <w:bCs/>
          <w:color w:val="000000" w:themeColor="text1"/>
        </w:rPr>
        <w:t xml:space="preserve">Supporting Data </w:t>
      </w:r>
      <w:r w:rsidR="00975A03">
        <w:rPr>
          <w:rFonts w:asciiTheme="majorBidi" w:hAnsiTheme="majorBidi" w:cstheme="majorBidi"/>
          <w:bCs/>
          <w:color w:val="000000" w:themeColor="text1"/>
        </w:rPr>
        <w:t>7</w:t>
      </w:r>
      <w:r>
        <w:rPr>
          <w:rFonts w:asciiTheme="majorBidi" w:hAnsiTheme="majorBidi" w:cstheme="majorBidi"/>
          <w:bCs/>
          <w:color w:val="000000" w:themeColor="text1"/>
        </w:rPr>
        <w:t>:</w:t>
      </w:r>
      <w:r w:rsidR="00001F96">
        <w:rPr>
          <w:rFonts w:asciiTheme="majorBidi" w:hAnsiTheme="majorBidi" w:cstheme="majorBidi"/>
          <w:bCs/>
          <w:color w:val="000000" w:themeColor="text1"/>
        </w:rPr>
        <w:t xml:space="preserve"> </w:t>
      </w:r>
      <w:proofErr w:type="spellStart"/>
      <w:r w:rsidR="00001F96" w:rsidRPr="00001F96">
        <w:rPr>
          <w:rFonts w:asciiTheme="majorBidi" w:hAnsiTheme="majorBidi" w:cstheme="majorBidi"/>
          <w:bCs/>
          <w:color w:val="000000" w:themeColor="text1"/>
        </w:rPr>
        <w:t>Metrics_Future</w:t>
      </w:r>
      <w:proofErr w:type="spellEnd"/>
      <w:r w:rsidR="00001F96" w:rsidRPr="00001F96">
        <w:rPr>
          <w:rFonts w:asciiTheme="majorBidi" w:hAnsiTheme="majorBidi" w:cstheme="majorBidi"/>
          <w:bCs/>
          <w:color w:val="000000" w:themeColor="text1"/>
        </w:rPr>
        <w:t xml:space="preserve"> Work</w:t>
      </w:r>
    </w:p>
    <w:p w14:paraId="623CA9DD" w14:textId="55C76977" w:rsidR="008D5F58" w:rsidRPr="002D69F5" w:rsidRDefault="008D5F58" w:rsidP="008D5F58">
      <w:pPr>
        <w:pStyle w:val="ListParagraph"/>
        <w:numPr>
          <w:ilvl w:val="0"/>
          <w:numId w:val="31"/>
        </w:num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r w:rsidRPr="002D69F5">
        <w:rPr>
          <w:rFonts w:asciiTheme="majorBidi" w:hAnsiTheme="majorBidi" w:cstheme="majorBidi"/>
          <w:bCs/>
          <w:color w:val="000000" w:themeColor="text1"/>
        </w:rPr>
        <w:t xml:space="preserve">Supporting Data </w:t>
      </w:r>
      <w:r w:rsidR="00975A03">
        <w:rPr>
          <w:rFonts w:asciiTheme="majorBidi" w:hAnsiTheme="majorBidi" w:cstheme="majorBidi"/>
          <w:bCs/>
          <w:color w:val="000000" w:themeColor="text1"/>
        </w:rPr>
        <w:t>8</w:t>
      </w:r>
      <w:r>
        <w:rPr>
          <w:rFonts w:asciiTheme="majorBidi" w:hAnsiTheme="majorBidi" w:cstheme="majorBidi"/>
          <w:bCs/>
          <w:color w:val="000000" w:themeColor="text1"/>
        </w:rPr>
        <w:t>:</w:t>
      </w:r>
      <w:r w:rsidR="00001F96">
        <w:rPr>
          <w:rFonts w:asciiTheme="majorBidi" w:hAnsiTheme="majorBidi" w:cstheme="majorBidi"/>
          <w:bCs/>
          <w:color w:val="000000" w:themeColor="text1"/>
        </w:rPr>
        <w:t xml:space="preserve"> </w:t>
      </w:r>
      <w:r w:rsidR="00001F96" w:rsidRPr="00001F96">
        <w:rPr>
          <w:rFonts w:asciiTheme="majorBidi" w:hAnsiTheme="majorBidi" w:cstheme="majorBidi"/>
          <w:bCs/>
          <w:color w:val="000000" w:themeColor="text1"/>
        </w:rPr>
        <w:t>Statistical Analysis</w:t>
      </w:r>
    </w:p>
    <w:p w14:paraId="4C111163" w14:textId="77777777" w:rsidR="008D5F58" w:rsidRPr="002D69F5" w:rsidRDefault="008D5F58" w:rsidP="008D5F58">
      <w:pPr>
        <w:pStyle w:val="ListParagraph"/>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p>
    <w:p w14:paraId="4575CC0D" w14:textId="686CA679" w:rsidR="00BE2A91" w:rsidRPr="00F317D6" w:rsidRDefault="00BE2A91" w:rsidP="00986ADE">
      <w:pPr>
        <w:spacing w:after="120" w:line="480" w:lineRule="auto"/>
        <w:jc w:val="both"/>
        <w:rPr>
          <w:rFonts w:asciiTheme="majorBidi" w:hAnsiTheme="majorBidi" w:cstheme="majorBidi"/>
        </w:rPr>
      </w:pPr>
    </w:p>
    <w:p w14:paraId="45D85C8D" w14:textId="77777777" w:rsidR="007328E8" w:rsidRPr="00F317D6" w:rsidRDefault="007328E8" w:rsidP="00986ADE">
      <w:pPr>
        <w:spacing w:line="480" w:lineRule="auto"/>
        <w:jc w:val="both"/>
        <w:rPr>
          <w:rFonts w:asciiTheme="majorBidi" w:eastAsia="Calibri" w:hAnsiTheme="majorBidi" w:cstheme="majorBidi"/>
          <w:b/>
          <w:bCs/>
          <w:color w:val="000000" w:themeColor="text1"/>
          <w:lang w:bidi="ar-JO"/>
        </w:rPr>
      </w:pPr>
    </w:p>
    <w:p w14:paraId="7DEB1A8A" w14:textId="77777777" w:rsidR="00BE2A91" w:rsidRPr="00F317D6" w:rsidRDefault="00BE2A91" w:rsidP="00986ADE">
      <w:p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p>
    <w:p w14:paraId="76C932A6" w14:textId="77777777" w:rsidR="004203E3" w:rsidRPr="00F317D6" w:rsidRDefault="004203E3" w:rsidP="00986ADE">
      <w:pPr>
        <w:tabs>
          <w:tab w:val="left" w:pos="720"/>
          <w:tab w:val="left" w:pos="1032"/>
        </w:tabs>
        <w:kinsoku w:val="0"/>
        <w:overflowPunct w:val="0"/>
        <w:spacing w:line="480" w:lineRule="auto"/>
        <w:ind w:right="90"/>
        <w:jc w:val="both"/>
        <w:rPr>
          <w:rFonts w:asciiTheme="majorBidi" w:hAnsiTheme="majorBidi" w:cstheme="majorBidi"/>
          <w:color w:val="000000" w:themeColor="text1"/>
        </w:rPr>
      </w:pPr>
    </w:p>
    <w:p w14:paraId="11AD32B7" w14:textId="77777777" w:rsidR="00BE2A91" w:rsidRPr="00F317D6" w:rsidRDefault="00BE2A91" w:rsidP="00986ADE">
      <w:p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p>
    <w:p w14:paraId="28853287" w14:textId="77777777" w:rsidR="004203E3" w:rsidRPr="00BB7699" w:rsidRDefault="004203E3" w:rsidP="00986ADE">
      <w:pPr>
        <w:tabs>
          <w:tab w:val="left" w:pos="0"/>
          <w:tab w:val="left" w:pos="90"/>
          <w:tab w:val="left" w:pos="270"/>
          <w:tab w:val="left" w:pos="450"/>
          <w:tab w:val="left" w:pos="720"/>
        </w:tabs>
        <w:spacing w:line="480" w:lineRule="auto"/>
        <w:ind w:right="90"/>
        <w:jc w:val="both"/>
        <w:rPr>
          <w:rFonts w:asciiTheme="majorBidi" w:hAnsiTheme="majorBidi" w:cstheme="majorBidi"/>
          <w:bCs/>
          <w:color w:val="000000" w:themeColor="text1"/>
        </w:rPr>
      </w:pPr>
    </w:p>
    <w:sectPr w:rsidR="004203E3" w:rsidRPr="00BB7699" w:rsidSect="0045109B">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62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BC56D" w14:textId="77777777" w:rsidR="00A42A5E" w:rsidRDefault="00A42A5E" w:rsidP="00AB33E9">
      <w:r>
        <w:separator/>
      </w:r>
    </w:p>
  </w:endnote>
  <w:endnote w:type="continuationSeparator" w:id="0">
    <w:p w14:paraId="1ECFCF54" w14:textId="77777777" w:rsidR="00A42A5E" w:rsidRDefault="00A42A5E" w:rsidP="00AB3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2A82" w14:textId="77777777" w:rsidR="000421B1" w:rsidRDefault="000421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43810"/>
      <w:docPartObj>
        <w:docPartGallery w:val="Page Numbers (Bottom of Page)"/>
        <w:docPartUnique/>
      </w:docPartObj>
    </w:sdtPr>
    <w:sdtEndPr>
      <w:rPr>
        <w:color w:val="7F7F7F" w:themeColor="background1" w:themeShade="7F"/>
        <w:spacing w:val="60"/>
      </w:rPr>
    </w:sdtEndPr>
    <w:sdtContent>
      <w:p w14:paraId="70CD6875" w14:textId="518BC7C5" w:rsidR="00AB33E9" w:rsidRDefault="00AB33E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E6F9988" w14:textId="77777777" w:rsidR="00AB33E9" w:rsidRDefault="00AB33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FCDB2" w14:textId="77777777" w:rsidR="000421B1" w:rsidRDefault="000421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D84C1" w14:textId="77777777" w:rsidR="00A42A5E" w:rsidRDefault="00A42A5E" w:rsidP="00AB33E9">
      <w:r>
        <w:separator/>
      </w:r>
    </w:p>
  </w:footnote>
  <w:footnote w:type="continuationSeparator" w:id="0">
    <w:p w14:paraId="512650CA" w14:textId="77777777" w:rsidR="00A42A5E" w:rsidRDefault="00A42A5E" w:rsidP="00AB33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0256E" w14:textId="77777777" w:rsidR="000421B1" w:rsidRDefault="000421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05A5A" w14:textId="77777777" w:rsidR="000421B1" w:rsidRDefault="000421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96BB7" w14:textId="77777777" w:rsidR="000421B1" w:rsidRDefault="000421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346"/>
    <w:multiLevelType w:val="multilevel"/>
    <w:tmpl w:val="1B2E3470"/>
    <w:lvl w:ilvl="0">
      <w:start w:val="3"/>
      <w:numFmt w:val="decimal"/>
      <w:lvlText w:val="%1"/>
      <w:lvlJc w:val="left"/>
      <w:pPr>
        <w:ind w:left="360" w:hanging="360"/>
      </w:pPr>
      <w:rPr>
        <w:rFonts w:hint="default"/>
        <w:color w:val="auto"/>
      </w:rPr>
    </w:lvl>
    <w:lvl w:ilvl="1">
      <w:start w:val="3"/>
      <w:numFmt w:val="decimal"/>
      <w:lvlText w:val="%1.%2"/>
      <w:lvlJc w:val="left"/>
      <w:pPr>
        <w:ind w:left="420" w:hanging="360"/>
      </w:pPr>
      <w:rPr>
        <w:rFonts w:hint="default"/>
        <w:b/>
        <w:bCs/>
      </w:rPr>
    </w:lvl>
    <w:lvl w:ilvl="2">
      <w:start w:val="1"/>
      <w:numFmt w:val="decimal"/>
      <w:lvlText w:val="%1.%2.%3"/>
      <w:lvlJc w:val="left"/>
      <w:pPr>
        <w:ind w:left="840" w:hanging="720"/>
      </w:pPr>
      <w:rPr>
        <w:rFonts w:hint="default"/>
        <w:b/>
        <w:bCs/>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1920" w:hanging="1440"/>
      </w:pPr>
      <w:rPr>
        <w:rFonts w:hint="default"/>
      </w:rPr>
    </w:lvl>
  </w:abstractNum>
  <w:abstractNum w:abstractNumId="1" w15:restartNumberingAfterBreak="0">
    <w:nsid w:val="00AF72D9"/>
    <w:multiLevelType w:val="multilevel"/>
    <w:tmpl w:val="8DF6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40437"/>
    <w:multiLevelType w:val="hybridMultilevel"/>
    <w:tmpl w:val="97982740"/>
    <w:lvl w:ilvl="0" w:tplc="3FF023E4">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D64D94"/>
    <w:multiLevelType w:val="hybridMultilevel"/>
    <w:tmpl w:val="91BA2524"/>
    <w:lvl w:ilvl="0" w:tplc="2676D15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F031837"/>
    <w:multiLevelType w:val="multilevel"/>
    <w:tmpl w:val="3B34981C"/>
    <w:lvl w:ilvl="0">
      <w:start w:val="2"/>
      <w:numFmt w:val="decimal"/>
      <w:lvlText w:val="%1"/>
      <w:lvlJc w:val="left"/>
      <w:pPr>
        <w:ind w:left="360" w:hanging="360"/>
      </w:pPr>
      <w:rPr>
        <w:rFonts w:hint="default"/>
      </w:rPr>
    </w:lvl>
    <w:lvl w:ilvl="1">
      <w:start w:val="3"/>
      <w:numFmt w:val="decimal"/>
      <w:lvlText w:val="%1.%2"/>
      <w:lvlJc w:val="left"/>
      <w:pPr>
        <w:ind w:left="780" w:hanging="360"/>
      </w:pPr>
      <w:rPr>
        <w:rFonts w:hint="default"/>
        <w:b/>
        <w:bCs/>
      </w:rPr>
    </w:lvl>
    <w:lvl w:ilvl="2">
      <w:start w:val="1"/>
      <w:numFmt w:val="decimal"/>
      <w:lvlText w:val="%1.%2.%3"/>
      <w:lvlJc w:val="left"/>
      <w:pPr>
        <w:ind w:left="1560" w:hanging="720"/>
      </w:pPr>
      <w:rPr>
        <w:rFonts w:hint="default"/>
        <w:b/>
        <w:bCs/>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5" w15:restartNumberingAfterBreak="0">
    <w:nsid w:val="109A0C63"/>
    <w:multiLevelType w:val="hybridMultilevel"/>
    <w:tmpl w:val="BB7AE38C"/>
    <w:lvl w:ilvl="0" w:tplc="69B2543E">
      <w:start w:val="2"/>
      <w:numFmt w:val="decimal"/>
      <w:lvlText w:val="%1."/>
      <w:lvlJc w:val="left"/>
      <w:pPr>
        <w:ind w:left="420" w:hanging="360"/>
      </w:pPr>
      <w:rPr>
        <w:rFonts w:hint="default"/>
        <w:b/>
        <w:bCs/>
      </w:rPr>
    </w:lvl>
    <w:lvl w:ilvl="1" w:tplc="0A42FD76">
      <w:start w:val="1"/>
      <w:numFmt w:val="lowerLetter"/>
      <w:lvlText w:val="%2."/>
      <w:lvlJc w:val="left"/>
      <w:pPr>
        <w:ind w:left="1140" w:hanging="360"/>
      </w:pPr>
      <w:rPr>
        <w:b/>
        <w:bCs/>
      </w:r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 w15:restartNumberingAfterBreak="0">
    <w:nsid w:val="265418B0"/>
    <w:multiLevelType w:val="multilevel"/>
    <w:tmpl w:val="8346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63046"/>
    <w:multiLevelType w:val="multilevel"/>
    <w:tmpl w:val="BDC271DA"/>
    <w:lvl w:ilvl="0">
      <w:start w:val="6"/>
      <w:numFmt w:val="decimal"/>
      <w:lvlText w:val="%1"/>
      <w:lvlJc w:val="left"/>
      <w:pPr>
        <w:ind w:left="660" w:hanging="660"/>
      </w:pPr>
      <w:rPr>
        <w:rFonts w:hint="default"/>
      </w:rPr>
    </w:lvl>
    <w:lvl w:ilvl="1">
      <w:start w:val="2"/>
      <w:numFmt w:val="decimal"/>
      <w:lvlText w:val="%1.%2"/>
      <w:lvlJc w:val="left"/>
      <w:pPr>
        <w:ind w:left="1384" w:hanging="660"/>
      </w:pPr>
      <w:rPr>
        <w:rFonts w:hint="default"/>
      </w:rPr>
    </w:lvl>
    <w:lvl w:ilvl="2">
      <w:start w:val="2"/>
      <w:numFmt w:val="decimal"/>
      <w:lvlText w:val="%1.%2.%3"/>
      <w:lvlJc w:val="left"/>
      <w:pPr>
        <w:ind w:left="2168" w:hanging="720"/>
      </w:pPr>
      <w:rPr>
        <w:rFonts w:hint="default"/>
      </w:rPr>
    </w:lvl>
    <w:lvl w:ilvl="3">
      <w:start w:val="1"/>
      <w:numFmt w:val="decimal"/>
      <w:lvlText w:val="%1.%2.%3.%4"/>
      <w:lvlJc w:val="left"/>
      <w:pPr>
        <w:ind w:left="2892" w:hanging="720"/>
      </w:pPr>
      <w:rPr>
        <w:rFonts w:hint="default"/>
        <w:b/>
        <w:bCs/>
      </w:rPr>
    </w:lvl>
    <w:lvl w:ilvl="4">
      <w:start w:val="1"/>
      <w:numFmt w:val="decimal"/>
      <w:lvlText w:val="%1.%2.%3.%4.%5"/>
      <w:lvlJc w:val="left"/>
      <w:pPr>
        <w:ind w:left="3976" w:hanging="1080"/>
      </w:pPr>
      <w:rPr>
        <w:rFonts w:hint="default"/>
      </w:rPr>
    </w:lvl>
    <w:lvl w:ilvl="5">
      <w:start w:val="1"/>
      <w:numFmt w:val="decimal"/>
      <w:lvlText w:val="%1.%2.%3.%4.%5.%6"/>
      <w:lvlJc w:val="left"/>
      <w:pPr>
        <w:ind w:left="4700" w:hanging="1080"/>
      </w:pPr>
      <w:rPr>
        <w:rFonts w:hint="default"/>
      </w:rPr>
    </w:lvl>
    <w:lvl w:ilvl="6">
      <w:start w:val="1"/>
      <w:numFmt w:val="decimal"/>
      <w:lvlText w:val="%1.%2.%3.%4.%5.%6.%7"/>
      <w:lvlJc w:val="left"/>
      <w:pPr>
        <w:ind w:left="5784" w:hanging="1440"/>
      </w:pPr>
      <w:rPr>
        <w:rFonts w:hint="default"/>
      </w:rPr>
    </w:lvl>
    <w:lvl w:ilvl="7">
      <w:start w:val="1"/>
      <w:numFmt w:val="decimal"/>
      <w:lvlText w:val="%1.%2.%3.%4.%5.%6.%7.%8"/>
      <w:lvlJc w:val="left"/>
      <w:pPr>
        <w:ind w:left="6508" w:hanging="1440"/>
      </w:pPr>
      <w:rPr>
        <w:rFonts w:hint="default"/>
      </w:rPr>
    </w:lvl>
    <w:lvl w:ilvl="8">
      <w:start w:val="1"/>
      <w:numFmt w:val="decimal"/>
      <w:lvlText w:val="%1.%2.%3.%4.%5.%6.%7.%8.%9"/>
      <w:lvlJc w:val="left"/>
      <w:pPr>
        <w:ind w:left="7592" w:hanging="1800"/>
      </w:pPr>
      <w:rPr>
        <w:rFonts w:hint="default"/>
      </w:rPr>
    </w:lvl>
  </w:abstractNum>
  <w:abstractNum w:abstractNumId="8" w15:restartNumberingAfterBreak="0">
    <w:nsid w:val="2AA370A9"/>
    <w:multiLevelType w:val="hybridMultilevel"/>
    <w:tmpl w:val="EDAECDE6"/>
    <w:lvl w:ilvl="0" w:tplc="BA8878E2">
      <w:start w:val="1"/>
      <w:numFmt w:val="decimal"/>
      <w:lvlText w:val="%1."/>
      <w:lvlJc w:val="left"/>
      <w:pPr>
        <w:ind w:left="1080" w:hanging="360"/>
      </w:pPr>
      <w:rPr>
        <w:rFonts w:asciiTheme="majorBidi" w:eastAsia="Calibri" w:hAnsiTheme="majorBidi" w:cstheme="majorBidi" w:hint="default"/>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2B5D389E"/>
    <w:multiLevelType w:val="multilevel"/>
    <w:tmpl w:val="9F74C076"/>
    <w:lvl w:ilvl="0">
      <w:start w:val="3"/>
      <w:numFmt w:val="decimal"/>
      <w:lvlText w:val="%1"/>
      <w:lvlJc w:val="left"/>
      <w:pPr>
        <w:ind w:left="612" w:hanging="612"/>
      </w:pPr>
      <w:rPr>
        <w:rFonts w:hint="default"/>
        <w:b/>
      </w:rPr>
    </w:lvl>
    <w:lvl w:ilvl="1">
      <w:start w:val="2"/>
      <w:numFmt w:val="decimal"/>
      <w:lvlText w:val="%1.%2"/>
      <w:lvlJc w:val="left"/>
      <w:pPr>
        <w:ind w:left="612" w:hanging="612"/>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0" w15:restartNumberingAfterBreak="0">
    <w:nsid w:val="38432E92"/>
    <w:multiLevelType w:val="multilevel"/>
    <w:tmpl w:val="A176C7DC"/>
    <w:lvl w:ilvl="0">
      <w:start w:val="3"/>
      <w:numFmt w:val="decimal"/>
      <w:lvlText w:val="%1"/>
      <w:lvlJc w:val="left"/>
      <w:pPr>
        <w:ind w:left="612" w:hanging="612"/>
      </w:pPr>
      <w:rPr>
        <w:rFonts w:hint="default"/>
      </w:rPr>
    </w:lvl>
    <w:lvl w:ilvl="1">
      <w:start w:val="2"/>
      <w:numFmt w:val="decimal"/>
      <w:lvlText w:val="%1.%2"/>
      <w:lvlJc w:val="left"/>
      <w:pPr>
        <w:ind w:left="612" w:hanging="612"/>
      </w:pPr>
      <w:rPr>
        <w:rFonts w:hint="default"/>
      </w:rPr>
    </w:lvl>
    <w:lvl w:ilvl="2">
      <w:start w:val="1"/>
      <w:numFmt w:val="decimal"/>
      <w:lvlText w:val="%1.%2.%3"/>
      <w:lvlJc w:val="left"/>
      <w:pPr>
        <w:ind w:left="720" w:hanging="720"/>
      </w:pPr>
      <w:rPr>
        <w:rFonts w:hint="default"/>
      </w:rPr>
    </w:lvl>
    <w:lvl w:ilvl="3">
      <w:start w:val="8"/>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3BC24C9E"/>
    <w:multiLevelType w:val="multilevel"/>
    <w:tmpl w:val="4B74EE5A"/>
    <w:lvl w:ilvl="0">
      <w:start w:val="1"/>
      <w:numFmt w:val="decimal"/>
      <w:lvlText w:val="%1."/>
      <w:lvlJc w:val="left"/>
      <w:pPr>
        <w:ind w:left="450" w:hanging="360"/>
      </w:pPr>
      <w:rPr>
        <w:rFonts w:hint="default"/>
        <w:b/>
        <w:color w:val="auto"/>
      </w:rPr>
    </w:lvl>
    <w:lvl w:ilvl="1">
      <w:start w:val="1"/>
      <w:numFmt w:val="decimal"/>
      <w:isLgl/>
      <w:lvlText w:val="%1.%2"/>
      <w:lvlJc w:val="left"/>
      <w:pPr>
        <w:ind w:left="420" w:hanging="36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12" w15:restartNumberingAfterBreak="0">
    <w:nsid w:val="3C430439"/>
    <w:multiLevelType w:val="hybridMultilevel"/>
    <w:tmpl w:val="A20661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E396223"/>
    <w:multiLevelType w:val="multilevel"/>
    <w:tmpl w:val="EE6E8482"/>
    <w:lvl w:ilvl="0">
      <w:start w:val="1"/>
      <w:numFmt w:val="decimal"/>
      <w:lvlText w:val="%1."/>
      <w:lvlJc w:val="left"/>
      <w:pPr>
        <w:ind w:left="360" w:hanging="360"/>
      </w:pPr>
      <w:rPr>
        <w:rFonts w:hint="default"/>
        <w:b/>
        <w:bCs/>
        <w:color w:val="auto"/>
      </w:rPr>
    </w:lvl>
    <w:lvl w:ilvl="1">
      <w:start w:val="3"/>
      <w:numFmt w:val="decimal"/>
      <w:lvlText w:val="%1.%2"/>
      <w:lvlJc w:val="left"/>
      <w:pPr>
        <w:ind w:left="540" w:hanging="360"/>
      </w:pPr>
      <w:rPr>
        <w:rFonts w:hint="default"/>
        <w:b/>
        <w:bCs/>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14" w15:restartNumberingAfterBreak="0">
    <w:nsid w:val="3F1F55CD"/>
    <w:multiLevelType w:val="hybridMultilevel"/>
    <w:tmpl w:val="CBA27AEC"/>
    <w:lvl w:ilvl="0" w:tplc="3D80BD0C">
      <w:start w:val="1"/>
      <w:numFmt w:val="decimal"/>
      <w:lvlText w:val="%1."/>
      <w:lvlJc w:val="left"/>
      <w:pPr>
        <w:ind w:left="630" w:hanging="360"/>
      </w:pPr>
      <w:rPr>
        <w:rFonts w:asciiTheme="majorBidi" w:eastAsiaTheme="minorHAnsi" w:hAnsiTheme="majorBidi" w:cstheme="majorBidi"/>
        <w:vertAlign w:val="superscript"/>
      </w:rPr>
    </w:lvl>
    <w:lvl w:ilvl="1" w:tplc="08090019" w:tentative="1">
      <w:start w:val="1"/>
      <w:numFmt w:val="lowerLetter"/>
      <w:lvlText w:val="%2."/>
      <w:lvlJc w:val="left"/>
      <w:pPr>
        <w:ind w:left="1350" w:hanging="360"/>
      </w:pPr>
    </w:lvl>
    <w:lvl w:ilvl="2" w:tplc="0809001B" w:tentative="1">
      <w:start w:val="1"/>
      <w:numFmt w:val="lowerRoman"/>
      <w:lvlText w:val="%3."/>
      <w:lvlJc w:val="right"/>
      <w:pPr>
        <w:ind w:left="2070" w:hanging="180"/>
      </w:pPr>
    </w:lvl>
    <w:lvl w:ilvl="3" w:tplc="0809000F" w:tentative="1">
      <w:start w:val="1"/>
      <w:numFmt w:val="decimal"/>
      <w:lvlText w:val="%4."/>
      <w:lvlJc w:val="left"/>
      <w:pPr>
        <w:ind w:left="2790" w:hanging="360"/>
      </w:pPr>
    </w:lvl>
    <w:lvl w:ilvl="4" w:tplc="08090019" w:tentative="1">
      <w:start w:val="1"/>
      <w:numFmt w:val="lowerLetter"/>
      <w:lvlText w:val="%5."/>
      <w:lvlJc w:val="left"/>
      <w:pPr>
        <w:ind w:left="3510" w:hanging="360"/>
      </w:pPr>
    </w:lvl>
    <w:lvl w:ilvl="5" w:tplc="0809001B" w:tentative="1">
      <w:start w:val="1"/>
      <w:numFmt w:val="lowerRoman"/>
      <w:lvlText w:val="%6."/>
      <w:lvlJc w:val="right"/>
      <w:pPr>
        <w:ind w:left="4230" w:hanging="180"/>
      </w:pPr>
    </w:lvl>
    <w:lvl w:ilvl="6" w:tplc="0809000F" w:tentative="1">
      <w:start w:val="1"/>
      <w:numFmt w:val="decimal"/>
      <w:lvlText w:val="%7."/>
      <w:lvlJc w:val="left"/>
      <w:pPr>
        <w:ind w:left="4950" w:hanging="360"/>
      </w:pPr>
    </w:lvl>
    <w:lvl w:ilvl="7" w:tplc="08090019" w:tentative="1">
      <w:start w:val="1"/>
      <w:numFmt w:val="lowerLetter"/>
      <w:lvlText w:val="%8."/>
      <w:lvlJc w:val="left"/>
      <w:pPr>
        <w:ind w:left="5670" w:hanging="360"/>
      </w:pPr>
    </w:lvl>
    <w:lvl w:ilvl="8" w:tplc="0809001B" w:tentative="1">
      <w:start w:val="1"/>
      <w:numFmt w:val="lowerRoman"/>
      <w:lvlText w:val="%9."/>
      <w:lvlJc w:val="right"/>
      <w:pPr>
        <w:ind w:left="6390" w:hanging="180"/>
      </w:pPr>
    </w:lvl>
  </w:abstractNum>
  <w:abstractNum w:abstractNumId="15" w15:restartNumberingAfterBreak="0">
    <w:nsid w:val="3F585BA7"/>
    <w:multiLevelType w:val="multilevel"/>
    <w:tmpl w:val="A9FE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7030CE"/>
    <w:multiLevelType w:val="hybridMultilevel"/>
    <w:tmpl w:val="D0247212"/>
    <w:lvl w:ilvl="0" w:tplc="A4C242EA">
      <w:start w:val="1"/>
      <w:numFmt w:val="decimal"/>
      <w:lvlText w:val="%1."/>
      <w:lvlJc w:val="left"/>
      <w:pPr>
        <w:ind w:left="1440" w:hanging="360"/>
      </w:pPr>
      <w:rPr>
        <w:rFonts w:hint="default"/>
        <w:b w:val="0"/>
        <w:bCs/>
        <w:sz w:val="18"/>
        <w:szCs w:val="18"/>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47846572"/>
    <w:multiLevelType w:val="hybridMultilevel"/>
    <w:tmpl w:val="DBF0295E"/>
    <w:lvl w:ilvl="0" w:tplc="12081512">
      <w:numFmt w:val="bullet"/>
      <w:lvlText w:val=""/>
      <w:lvlJc w:val="left"/>
      <w:pPr>
        <w:ind w:left="720" w:hanging="360"/>
      </w:pPr>
      <w:rPr>
        <w:rFonts w:ascii="Symbol" w:eastAsiaTheme="minorHAnsi" w:hAnsi="Symbol" w:cstheme="maj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E957F61"/>
    <w:multiLevelType w:val="multilevel"/>
    <w:tmpl w:val="E16A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5B2CE0"/>
    <w:multiLevelType w:val="hybridMultilevel"/>
    <w:tmpl w:val="00E49CE4"/>
    <w:lvl w:ilvl="0" w:tplc="33908CAA">
      <w:start w:val="1"/>
      <w:numFmt w:val="decimal"/>
      <w:lvlText w:val="%1."/>
      <w:lvlJc w:val="left"/>
      <w:pPr>
        <w:ind w:left="850" w:hanging="360"/>
      </w:pPr>
      <w:rPr>
        <w:rFonts w:hint="default"/>
        <w:w w:val="100"/>
        <w:sz w:val="18"/>
      </w:rPr>
    </w:lvl>
    <w:lvl w:ilvl="1" w:tplc="08090019" w:tentative="1">
      <w:start w:val="1"/>
      <w:numFmt w:val="lowerLetter"/>
      <w:lvlText w:val="%2."/>
      <w:lvlJc w:val="left"/>
      <w:pPr>
        <w:ind w:left="1570" w:hanging="360"/>
      </w:pPr>
    </w:lvl>
    <w:lvl w:ilvl="2" w:tplc="0809001B" w:tentative="1">
      <w:start w:val="1"/>
      <w:numFmt w:val="lowerRoman"/>
      <w:lvlText w:val="%3."/>
      <w:lvlJc w:val="right"/>
      <w:pPr>
        <w:ind w:left="2290" w:hanging="180"/>
      </w:pPr>
    </w:lvl>
    <w:lvl w:ilvl="3" w:tplc="0809000F" w:tentative="1">
      <w:start w:val="1"/>
      <w:numFmt w:val="decimal"/>
      <w:lvlText w:val="%4."/>
      <w:lvlJc w:val="left"/>
      <w:pPr>
        <w:ind w:left="3010" w:hanging="360"/>
      </w:pPr>
    </w:lvl>
    <w:lvl w:ilvl="4" w:tplc="08090019" w:tentative="1">
      <w:start w:val="1"/>
      <w:numFmt w:val="lowerLetter"/>
      <w:lvlText w:val="%5."/>
      <w:lvlJc w:val="left"/>
      <w:pPr>
        <w:ind w:left="3730" w:hanging="360"/>
      </w:pPr>
    </w:lvl>
    <w:lvl w:ilvl="5" w:tplc="0809001B" w:tentative="1">
      <w:start w:val="1"/>
      <w:numFmt w:val="lowerRoman"/>
      <w:lvlText w:val="%6."/>
      <w:lvlJc w:val="right"/>
      <w:pPr>
        <w:ind w:left="4450" w:hanging="180"/>
      </w:pPr>
    </w:lvl>
    <w:lvl w:ilvl="6" w:tplc="0809000F" w:tentative="1">
      <w:start w:val="1"/>
      <w:numFmt w:val="decimal"/>
      <w:lvlText w:val="%7."/>
      <w:lvlJc w:val="left"/>
      <w:pPr>
        <w:ind w:left="5170" w:hanging="360"/>
      </w:pPr>
    </w:lvl>
    <w:lvl w:ilvl="7" w:tplc="08090019" w:tentative="1">
      <w:start w:val="1"/>
      <w:numFmt w:val="lowerLetter"/>
      <w:lvlText w:val="%8."/>
      <w:lvlJc w:val="left"/>
      <w:pPr>
        <w:ind w:left="5890" w:hanging="360"/>
      </w:pPr>
    </w:lvl>
    <w:lvl w:ilvl="8" w:tplc="0809001B" w:tentative="1">
      <w:start w:val="1"/>
      <w:numFmt w:val="lowerRoman"/>
      <w:lvlText w:val="%9."/>
      <w:lvlJc w:val="right"/>
      <w:pPr>
        <w:ind w:left="6610" w:hanging="180"/>
      </w:pPr>
    </w:lvl>
  </w:abstractNum>
  <w:abstractNum w:abstractNumId="20" w15:restartNumberingAfterBreak="0">
    <w:nsid w:val="4FCB567A"/>
    <w:multiLevelType w:val="multilevel"/>
    <w:tmpl w:val="B582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D42B23"/>
    <w:multiLevelType w:val="multilevel"/>
    <w:tmpl w:val="51F0EF82"/>
    <w:lvl w:ilvl="0">
      <w:start w:val="6"/>
      <w:numFmt w:val="decimal"/>
      <w:lvlText w:val="%1"/>
      <w:lvlJc w:val="left"/>
      <w:pPr>
        <w:ind w:left="360" w:hanging="360"/>
      </w:pPr>
      <w:rPr>
        <w:rFonts w:hint="default"/>
      </w:rPr>
    </w:lvl>
    <w:lvl w:ilvl="1">
      <w:start w:val="2"/>
      <w:numFmt w:val="decimal"/>
      <w:lvlText w:val="%1.%2"/>
      <w:lvlJc w:val="left"/>
      <w:pPr>
        <w:ind w:left="1814" w:hanging="360"/>
      </w:pPr>
      <w:rPr>
        <w:rFonts w:hint="default"/>
      </w:rPr>
    </w:lvl>
    <w:lvl w:ilvl="2">
      <w:start w:val="1"/>
      <w:numFmt w:val="decimal"/>
      <w:lvlText w:val="%1.%2.%3"/>
      <w:lvlJc w:val="left"/>
      <w:pPr>
        <w:ind w:left="3628" w:hanging="720"/>
      </w:pPr>
      <w:rPr>
        <w:rFonts w:hint="default"/>
      </w:rPr>
    </w:lvl>
    <w:lvl w:ilvl="3">
      <w:start w:val="1"/>
      <w:numFmt w:val="decimal"/>
      <w:lvlText w:val="%1.%2.%3.%4"/>
      <w:lvlJc w:val="left"/>
      <w:pPr>
        <w:ind w:left="5082" w:hanging="720"/>
      </w:pPr>
      <w:rPr>
        <w:rFonts w:hint="default"/>
      </w:rPr>
    </w:lvl>
    <w:lvl w:ilvl="4">
      <w:start w:val="1"/>
      <w:numFmt w:val="decimal"/>
      <w:lvlText w:val="%1.%2.%3.%4.%5"/>
      <w:lvlJc w:val="left"/>
      <w:pPr>
        <w:ind w:left="6896" w:hanging="1080"/>
      </w:pPr>
      <w:rPr>
        <w:rFonts w:hint="default"/>
      </w:rPr>
    </w:lvl>
    <w:lvl w:ilvl="5">
      <w:start w:val="1"/>
      <w:numFmt w:val="decimal"/>
      <w:lvlText w:val="%1.%2.%3.%4.%5.%6"/>
      <w:lvlJc w:val="left"/>
      <w:pPr>
        <w:ind w:left="8350" w:hanging="1080"/>
      </w:pPr>
      <w:rPr>
        <w:rFonts w:hint="default"/>
      </w:rPr>
    </w:lvl>
    <w:lvl w:ilvl="6">
      <w:start w:val="1"/>
      <w:numFmt w:val="decimal"/>
      <w:lvlText w:val="%1.%2.%3.%4.%5.%6.%7"/>
      <w:lvlJc w:val="left"/>
      <w:pPr>
        <w:ind w:left="10164" w:hanging="1440"/>
      </w:pPr>
      <w:rPr>
        <w:rFonts w:hint="default"/>
      </w:rPr>
    </w:lvl>
    <w:lvl w:ilvl="7">
      <w:start w:val="1"/>
      <w:numFmt w:val="decimal"/>
      <w:lvlText w:val="%1.%2.%3.%4.%5.%6.%7.%8"/>
      <w:lvlJc w:val="left"/>
      <w:pPr>
        <w:ind w:left="11618" w:hanging="1440"/>
      </w:pPr>
      <w:rPr>
        <w:rFonts w:hint="default"/>
      </w:rPr>
    </w:lvl>
    <w:lvl w:ilvl="8">
      <w:start w:val="1"/>
      <w:numFmt w:val="decimal"/>
      <w:lvlText w:val="%1.%2.%3.%4.%5.%6.%7.%8.%9"/>
      <w:lvlJc w:val="left"/>
      <w:pPr>
        <w:ind w:left="13432" w:hanging="1800"/>
      </w:pPr>
      <w:rPr>
        <w:rFonts w:hint="default"/>
      </w:rPr>
    </w:lvl>
  </w:abstractNum>
  <w:abstractNum w:abstractNumId="22" w15:restartNumberingAfterBreak="0">
    <w:nsid w:val="50F04403"/>
    <w:multiLevelType w:val="multilevel"/>
    <w:tmpl w:val="1846843E"/>
    <w:lvl w:ilvl="0">
      <w:start w:val="3"/>
      <w:numFmt w:val="decimal"/>
      <w:lvlText w:val="%1"/>
      <w:lvlJc w:val="left"/>
      <w:pPr>
        <w:ind w:left="780" w:hanging="780"/>
      </w:pPr>
      <w:rPr>
        <w:rFonts w:hint="default"/>
      </w:rPr>
    </w:lvl>
    <w:lvl w:ilvl="1">
      <w:start w:val="2"/>
      <w:numFmt w:val="decimal"/>
      <w:lvlText w:val="%1.%2"/>
      <w:lvlJc w:val="left"/>
      <w:pPr>
        <w:ind w:left="1140" w:hanging="780"/>
      </w:pPr>
      <w:rPr>
        <w:rFonts w:hint="default"/>
        <w:b/>
        <w:bCs/>
      </w:rPr>
    </w:lvl>
    <w:lvl w:ilvl="2">
      <w:start w:val="1"/>
      <w:numFmt w:val="decimal"/>
      <w:lvlText w:val="%1.%2.%3"/>
      <w:lvlJc w:val="left"/>
      <w:pPr>
        <w:ind w:left="1230" w:hanging="780"/>
      </w:pPr>
      <w:rPr>
        <w:rFonts w:hint="default"/>
      </w:rPr>
    </w:lvl>
    <w:lvl w:ilvl="3">
      <w:start w:val="2"/>
      <w:numFmt w:val="decimal"/>
      <w:lvlText w:val="%1.%2.%3.%4"/>
      <w:lvlJc w:val="left"/>
      <w:pPr>
        <w:ind w:left="1455" w:hanging="780"/>
      </w:pPr>
      <w:rPr>
        <w:rFonts w:hint="default"/>
      </w:rPr>
    </w:lvl>
    <w:lvl w:ilvl="4">
      <w:start w:val="1"/>
      <w:numFmt w:val="decimal"/>
      <w:lvlText w:val="%1.%2.%3.%4.%5"/>
      <w:lvlJc w:val="left"/>
      <w:pPr>
        <w:ind w:left="1980" w:hanging="1080"/>
      </w:pPr>
      <w:rPr>
        <w:rFonts w:hint="default"/>
        <w:b/>
        <w:bCs/>
      </w:rPr>
    </w:lvl>
    <w:lvl w:ilvl="5">
      <w:start w:val="1"/>
      <w:numFmt w:val="decimal"/>
      <w:lvlText w:val="%1.%2.%3.%4.%5.%6"/>
      <w:lvlJc w:val="left"/>
      <w:pPr>
        <w:ind w:left="2205" w:hanging="1080"/>
      </w:pPr>
      <w:rPr>
        <w:rFonts w:hint="default"/>
      </w:rPr>
    </w:lvl>
    <w:lvl w:ilvl="6">
      <w:start w:val="1"/>
      <w:numFmt w:val="decimal"/>
      <w:lvlText w:val="%1.%2.%3.%4.%5.%6.%7"/>
      <w:lvlJc w:val="left"/>
      <w:pPr>
        <w:ind w:left="2790" w:hanging="1440"/>
      </w:pPr>
      <w:rPr>
        <w:rFonts w:hint="default"/>
      </w:rPr>
    </w:lvl>
    <w:lvl w:ilvl="7">
      <w:start w:val="1"/>
      <w:numFmt w:val="decimal"/>
      <w:lvlText w:val="%1.%2.%3.%4.%5.%6.%7.%8"/>
      <w:lvlJc w:val="left"/>
      <w:pPr>
        <w:ind w:left="3015" w:hanging="1440"/>
      </w:pPr>
      <w:rPr>
        <w:rFonts w:hint="default"/>
      </w:rPr>
    </w:lvl>
    <w:lvl w:ilvl="8">
      <w:start w:val="1"/>
      <w:numFmt w:val="decimal"/>
      <w:lvlText w:val="%1.%2.%3.%4.%5.%6.%7.%8.%9"/>
      <w:lvlJc w:val="left"/>
      <w:pPr>
        <w:ind w:left="3240" w:hanging="1440"/>
      </w:pPr>
      <w:rPr>
        <w:rFonts w:hint="default"/>
      </w:rPr>
    </w:lvl>
  </w:abstractNum>
  <w:abstractNum w:abstractNumId="23" w15:restartNumberingAfterBreak="0">
    <w:nsid w:val="53E07212"/>
    <w:multiLevelType w:val="multilevel"/>
    <w:tmpl w:val="E69217BC"/>
    <w:lvl w:ilvl="0">
      <w:start w:val="1"/>
      <w:numFmt w:val="decimal"/>
      <w:lvlText w:val="%1."/>
      <w:lvlJc w:val="left"/>
      <w:pPr>
        <w:ind w:left="720" w:hanging="360"/>
      </w:pPr>
      <w:rPr>
        <w:b/>
        <w:color w:val="2E75B5"/>
      </w:rPr>
    </w:lvl>
    <w:lvl w:ilvl="1">
      <w:start w:val="1"/>
      <w:numFmt w:val="decimal"/>
      <w:lvlText w:val="%1.%2"/>
      <w:lvlJc w:val="left"/>
      <w:pPr>
        <w:ind w:left="720" w:hanging="360"/>
      </w:pPr>
      <w:rPr>
        <w:b/>
        <w:color w:val="242424"/>
      </w:rPr>
    </w:lvl>
    <w:lvl w:ilvl="2">
      <w:start w:val="1"/>
      <w:numFmt w:val="decimal"/>
      <w:lvlText w:val="%1.%2.%3"/>
      <w:lvlJc w:val="left"/>
      <w:pPr>
        <w:ind w:left="1800" w:hanging="720"/>
      </w:pPr>
      <w:rPr>
        <w:color w:val="242424"/>
      </w:rPr>
    </w:lvl>
    <w:lvl w:ilvl="3">
      <w:start w:val="1"/>
      <w:numFmt w:val="decimal"/>
      <w:lvlText w:val="%1.%2.%3.%4"/>
      <w:lvlJc w:val="left"/>
      <w:pPr>
        <w:ind w:left="2160" w:hanging="720"/>
      </w:pPr>
      <w:rPr>
        <w:color w:val="242424"/>
      </w:rPr>
    </w:lvl>
    <w:lvl w:ilvl="4">
      <w:start w:val="1"/>
      <w:numFmt w:val="decimal"/>
      <w:lvlText w:val="%1.%2.%3.%4.%5"/>
      <w:lvlJc w:val="left"/>
      <w:pPr>
        <w:ind w:left="2880" w:hanging="1080"/>
      </w:pPr>
      <w:rPr>
        <w:color w:val="242424"/>
      </w:rPr>
    </w:lvl>
    <w:lvl w:ilvl="5">
      <w:start w:val="1"/>
      <w:numFmt w:val="decimal"/>
      <w:lvlText w:val="%1.%2.%3.%4.%5.%6"/>
      <w:lvlJc w:val="left"/>
      <w:pPr>
        <w:ind w:left="3240" w:hanging="1080"/>
      </w:pPr>
      <w:rPr>
        <w:color w:val="242424"/>
      </w:rPr>
    </w:lvl>
    <w:lvl w:ilvl="6">
      <w:start w:val="1"/>
      <w:numFmt w:val="decimal"/>
      <w:lvlText w:val="%1.%2.%3.%4.%5.%6.%7"/>
      <w:lvlJc w:val="left"/>
      <w:pPr>
        <w:ind w:left="3960" w:hanging="1440"/>
      </w:pPr>
      <w:rPr>
        <w:color w:val="242424"/>
      </w:rPr>
    </w:lvl>
    <w:lvl w:ilvl="7">
      <w:start w:val="1"/>
      <w:numFmt w:val="decimal"/>
      <w:lvlText w:val="%1.%2.%3.%4.%5.%6.%7.%8"/>
      <w:lvlJc w:val="left"/>
      <w:pPr>
        <w:ind w:left="4320" w:hanging="1440"/>
      </w:pPr>
      <w:rPr>
        <w:color w:val="242424"/>
      </w:rPr>
    </w:lvl>
    <w:lvl w:ilvl="8">
      <w:start w:val="1"/>
      <w:numFmt w:val="decimal"/>
      <w:lvlText w:val="%1.%2.%3.%4.%5.%6.%7.%8.%9"/>
      <w:lvlJc w:val="left"/>
      <w:pPr>
        <w:ind w:left="5040" w:hanging="1800"/>
      </w:pPr>
      <w:rPr>
        <w:color w:val="242424"/>
      </w:rPr>
    </w:lvl>
  </w:abstractNum>
  <w:abstractNum w:abstractNumId="24" w15:restartNumberingAfterBreak="0">
    <w:nsid w:val="5E8606E3"/>
    <w:multiLevelType w:val="multilevel"/>
    <w:tmpl w:val="1AC20A94"/>
    <w:lvl w:ilvl="0">
      <w:start w:val="5"/>
      <w:numFmt w:val="decimal"/>
      <w:lvlText w:val="%1"/>
      <w:lvlJc w:val="left"/>
      <w:pPr>
        <w:ind w:left="360" w:hanging="360"/>
      </w:pPr>
      <w:rPr>
        <w:rFonts w:eastAsiaTheme="minorHAnsi" w:hint="default"/>
        <w:b/>
        <w:bCs/>
      </w:rPr>
    </w:lvl>
    <w:lvl w:ilvl="1">
      <w:start w:val="2"/>
      <w:numFmt w:val="decimal"/>
      <w:lvlText w:val="%1.%2"/>
      <w:lvlJc w:val="left"/>
      <w:pPr>
        <w:ind w:left="810" w:hanging="360"/>
      </w:pPr>
      <w:rPr>
        <w:rFonts w:eastAsiaTheme="minorHAnsi" w:hint="default"/>
      </w:rPr>
    </w:lvl>
    <w:lvl w:ilvl="2">
      <w:start w:val="1"/>
      <w:numFmt w:val="decimal"/>
      <w:lvlText w:val="%1.%2.%3"/>
      <w:lvlJc w:val="left"/>
      <w:pPr>
        <w:ind w:left="1620" w:hanging="720"/>
      </w:pPr>
      <w:rPr>
        <w:rFonts w:eastAsiaTheme="minorHAnsi" w:hint="default"/>
      </w:rPr>
    </w:lvl>
    <w:lvl w:ilvl="3">
      <w:start w:val="1"/>
      <w:numFmt w:val="decimal"/>
      <w:lvlText w:val="%1.%2.%3.%4"/>
      <w:lvlJc w:val="left"/>
      <w:pPr>
        <w:ind w:left="2070" w:hanging="720"/>
      </w:pPr>
      <w:rPr>
        <w:rFonts w:eastAsiaTheme="minorHAnsi" w:hint="default"/>
      </w:rPr>
    </w:lvl>
    <w:lvl w:ilvl="4">
      <w:start w:val="1"/>
      <w:numFmt w:val="decimal"/>
      <w:lvlText w:val="%1.%2.%3.%4.%5"/>
      <w:lvlJc w:val="left"/>
      <w:pPr>
        <w:ind w:left="2880" w:hanging="1080"/>
      </w:pPr>
      <w:rPr>
        <w:rFonts w:eastAsiaTheme="minorHAnsi" w:hint="default"/>
      </w:rPr>
    </w:lvl>
    <w:lvl w:ilvl="5">
      <w:start w:val="1"/>
      <w:numFmt w:val="decimal"/>
      <w:lvlText w:val="%1.%2.%3.%4.%5.%6"/>
      <w:lvlJc w:val="left"/>
      <w:pPr>
        <w:ind w:left="3330" w:hanging="1080"/>
      </w:pPr>
      <w:rPr>
        <w:rFonts w:eastAsiaTheme="minorHAnsi" w:hint="default"/>
      </w:rPr>
    </w:lvl>
    <w:lvl w:ilvl="6">
      <w:start w:val="1"/>
      <w:numFmt w:val="decimal"/>
      <w:lvlText w:val="%1.%2.%3.%4.%5.%6.%7"/>
      <w:lvlJc w:val="left"/>
      <w:pPr>
        <w:ind w:left="4140" w:hanging="1440"/>
      </w:pPr>
      <w:rPr>
        <w:rFonts w:eastAsiaTheme="minorHAnsi" w:hint="default"/>
      </w:rPr>
    </w:lvl>
    <w:lvl w:ilvl="7">
      <w:start w:val="1"/>
      <w:numFmt w:val="decimal"/>
      <w:lvlText w:val="%1.%2.%3.%4.%5.%6.%7.%8"/>
      <w:lvlJc w:val="left"/>
      <w:pPr>
        <w:ind w:left="4590" w:hanging="1440"/>
      </w:pPr>
      <w:rPr>
        <w:rFonts w:eastAsiaTheme="minorHAnsi" w:hint="default"/>
      </w:rPr>
    </w:lvl>
    <w:lvl w:ilvl="8">
      <w:start w:val="1"/>
      <w:numFmt w:val="decimal"/>
      <w:lvlText w:val="%1.%2.%3.%4.%5.%6.%7.%8.%9"/>
      <w:lvlJc w:val="left"/>
      <w:pPr>
        <w:ind w:left="5040" w:hanging="1440"/>
      </w:pPr>
      <w:rPr>
        <w:rFonts w:eastAsiaTheme="minorHAnsi" w:hint="default"/>
      </w:rPr>
    </w:lvl>
  </w:abstractNum>
  <w:abstractNum w:abstractNumId="25" w15:restartNumberingAfterBreak="0">
    <w:nsid w:val="612108DA"/>
    <w:multiLevelType w:val="hybridMultilevel"/>
    <w:tmpl w:val="9AE25C9E"/>
    <w:lvl w:ilvl="0" w:tplc="714026A2">
      <w:start w:val="1"/>
      <w:numFmt w:val="decimal"/>
      <w:lvlText w:val="%1."/>
      <w:lvlJc w:val="left"/>
      <w:pPr>
        <w:ind w:left="1440" w:hanging="360"/>
      </w:pPr>
      <w:rPr>
        <w:rFonts w:asciiTheme="majorBidi" w:eastAsia="Times New Roman" w:hAnsiTheme="majorBidi" w:cstheme="majorBidi"/>
        <w:sz w:val="18"/>
        <w:szCs w:val="18"/>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6" w15:restartNumberingAfterBreak="0">
    <w:nsid w:val="658A2102"/>
    <w:multiLevelType w:val="hybridMultilevel"/>
    <w:tmpl w:val="EABCBFC8"/>
    <w:lvl w:ilvl="0" w:tplc="96C2FC12">
      <w:start w:val="1"/>
      <w:numFmt w:val="decimal"/>
      <w:lvlText w:val="%1."/>
      <w:lvlJc w:val="left"/>
      <w:pPr>
        <w:ind w:left="810" w:hanging="360"/>
      </w:pPr>
      <w:rPr>
        <w:rFonts w:hint="default"/>
      </w:rPr>
    </w:lvl>
    <w:lvl w:ilvl="1" w:tplc="08090019" w:tentative="1">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27" w15:restartNumberingAfterBreak="0">
    <w:nsid w:val="6C6E00FF"/>
    <w:multiLevelType w:val="multilevel"/>
    <w:tmpl w:val="BC7C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8B173D"/>
    <w:multiLevelType w:val="multilevel"/>
    <w:tmpl w:val="22346D84"/>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0F0FF2"/>
    <w:multiLevelType w:val="multilevel"/>
    <w:tmpl w:val="D0108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44638A"/>
    <w:multiLevelType w:val="multilevel"/>
    <w:tmpl w:val="E1AC137C"/>
    <w:lvl w:ilvl="0">
      <w:start w:val="3"/>
      <w:numFmt w:val="decimal"/>
      <w:lvlText w:val="%1"/>
      <w:lvlJc w:val="left"/>
      <w:pPr>
        <w:ind w:left="612" w:hanging="612"/>
      </w:pPr>
      <w:rPr>
        <w:rFonts w:hint="default"/>
      </w:rPr>
    </w:lvl>
    <w:lvl w:ilvl="1">
      <w:start w:val="2"/>
      <w:numFmt w:val="decimal"/>
      <w:lvlText w:val="%1.%2"/>
      <w:lvlJc w:val="left"/>
      <w:pPr>
        <w:ind w:left="612" w:hanging="612"/>
      </w:pPr>
      <w:rPr>
        <w:rFonts w:hint="default"/>
      </w:rPr>
    </w:lvl>
    <w:lvl w:ilvl="2">
      <w:start w:val="1"/>
      <w:numFmt w:val="decimal"/>
      <w:lvlText w:val="%1.%2.%3"/>
      <w:lvlJc w:val="left"/>
      <w:pPr>
        <w:ind w:left="720" w:hanging="720"/>
      </w:pPr>
      <w:rPr>
        <w:rFonts w:hint="default"/>
      </w:rPr>
    </w:lvl>
    <w:lvl w:ilvl="3">
      <w:start w:val="9"/>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77D91D5F"/>
    <w:multiLevelType w:val="multilevel"/>
    <w:tmpl w:val="2728A524"/>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8074447">
    <w:abstractNumId w:val="15"/>
  </w:num>
  <w:num w:numId="2" w16cid:durableId="1174302623">
    <w:abstractNumId w:val="8"/>
  </w:num>
  <w:num w:numId="3" w16cid:durableId="1825316855">
    <w:abstractNumId w:val="3"/>
  </w:num>
  <w:num w:numId="4" w16cid:durableId="323238379">
    <w:abstractNumId w:val="11"/>
  </w:num>
  <w:num w:numId="5" w16cid:durableId="472877">
    <w:abstractNumId w:val="1"/>
  </w:num>
  <w:num w:numId="6" w16cid:durableId="665936413">
    <w:abstractNumId w:val="31"/>
  </w:num>
  <w:num w:numId="7" w16cid:durableId="1744141197">
    <w:abstractNumId w:val="18"/>
  </w:num>
  <w:num w:numId="8" w16cid:durableId="172765602">
    <w:abstractNumId w:val="27"/>
  </w:num>
  <w:num w:numId="9" w16cid:durableId="903873941">
    <w:abstractNumId w:val="28"/>
  </w:num>
  <w:num w:numId="10" w16cid:durableId="1104762013">
    <w:abstractNumId w:val="21"/>
  </w:num>
  <w:num w:numId="11" w16cid:durableId="246887407">
    <w:abstractNumId w:val="7"/>
  </w:num>
  <w:num w:numId="12" w16cid:durableId="375008770">
    <w:abstractNumId w:val="22"/>
  </w:num>
  <w:num w:numId="13" w16cid:durableId="1190530844">
    <w:abstractNumId w:val="13"/>
  </w:num>
  <w:num w:numId="14" w16cid:durableId="1259099624">
    <w:abstractNumId w:val="23"/>
  </w:num>
  <w:num w:numId="15" w16cid:durableId="1186363885">
    <w:abstractNumId w:val="25"/>
  </w:num>
  <w:num w:numId="16" w16cid:durableId="1396854868">
    <w:abstractNumId w:val="4"/>
  </w:num>
  <w:num w:numId="17" w16cid:durableId="894582105">
    <w:abstractNumId w:val="9"/>
  </w:num>
  <w:num w:numId="18" w16cid:durableId="921138112">
    <w:abstractNumId w:val="2"/>
  </w:num>
  <w:num w:numId="19" w16cid:durableId="1343047388">
    <w:abstractNumId w:val="10"/>
  </w:num>
  <w:num w:numId="20" w16cid:durableId="235089728">
    <w:abstractNumId w:val="16"/>
  </w:num>
  <w:num w:numId="21" w16cid:durableId="1485899555">
    <w:abstractNumId w:val="30"/>
  </w:num>
  <w:num w:numId="22" w16cid:durableId="1793598331">
    <w:abstractNumId w:val="19"/>
  </w:num>
  <w:num w:numId="23" w16cid:durableId="1993411550">
    <w:abstractNumId w:val="0"/>
  </w:num>
  <w:num w:numId="24" w16cid:durableId="1347486438">
    <w:abstractNumId w:val="29"/>
  </w:num>
  <w:num w:numId="25" w16cid:durableId="457723547">
    <w:abstractNumId w:val="14"/>
  </w:num>
  <w:num w:numId="26" w16cid:durableId="1423792049">
    <w:abstractNumId w:val="6"/>
  </w:num>
  <w:num w:numId="27" w16cid:durableId="62914994">
    <w:abstractNumId w:val="17"/>
  </w:num>
  <w:num w:numId="28" w16cid:durableId="1298680087">
    <w:abstractNumId w:val="5"/>
  </w:num>
  <w:num w:numId="29" w16cid:durableId="1071002621">
    <w:abstractNumId w:val="24"/>
  </w:num>
  <w:num w:numId="30" w16cid:durableId="1820271950">
    <w:abstractNumId w:val="26"/>
  </w:num>
  <w:num w:numId="31" w16cid:durableId="19284864">
    <w:abstractNumId w:val="12"/>
  </w:num>
  <w:num w:numId="32" w16cid:durableId="701251014">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ma Abujamous">
    <w15:presenceInfo w15:providerId="Windows Live" w15:userId="7a0c968db49b7d9a"/>
  </w15:person>
  <w15:person w15:author="Ahmed Alkaff">
    <w15:presenceInfo w15:providerId="AD" w15:userId="S::Ahmed.Alkaff@batawil.com::a1d96ebc-f4f5-4e97-84e5-1afa77acf1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5B1"/>
    <w:rsid w:val="00001F96"/>
    <w:rsid w:val="000049A7"/>
    <w:rsid w:val="00004F10"/>
    <w:rsid w:val="00011ED8"/>
    <w:rsid w:val="0001246B"/>
    <w:rsid w:val="00026882"/>
    <w:rsid w:val="00031854"/>
    <w:rsid w:val="00035274"/>
    <w:rsid w:val="0003793F"/>
    <w:rsid w:val="000421B1"/>
    <w:rsid w:val="00052454"/>
    <w:rsid w:val="00055664"/>
    <w:rsid w:val="00061CBB"/>
    <w:rsid w:val="00062871"/>
    <w:rsid w:val="000634AB"/>
    <w:rsid w:val="000656AA"/>
    <w:rsid w:val="00073EEA"/>
    <w:rsid w:val="00080239"/>
    <w:rsid w:val="00083581"/>
    <w:rsid w:val="00083758"/>
    <w:rsid w:val="0009121F"/>
    <w:rsid w:val="0009128B"/>
    <w:rsid w:val="00094B18"/>
    <w:rsid w:val="00094C88"/>
    <w:rsid w:val="00096A67"/>
    <w:rsid w:val="000A4677"/>
    <w:rsid w:val="000A72B7"/>
    <w:rsid w:val="000A79EA"/>
    <w:rsid w:val="000A7B09"/>
    <w:rsid w:val="000B217B"/>
    <w:rsid w:val="000C19CC"/>
    <w:rsid w:val="000C48E5"/>
    <w:rsid w:val="000C4ACD"/>
    <w:rsid w:val="000C61E6"/>
    <w:rsid w:val="000D2EA0"/>
    <w:rsid w:val="000D2FD6"/>
    <w:rsid w:val="000D6E04"/>
    <w:rsid w:val="000E14B9"/>
    <w:rsid w:val="000E7F25"/>
    <w:rsid w:val="000F00D6"/>
    <w:rsid w:val="000F1BB2"/>
    <w:rsid w:val="000F5EF7"/>
    <w:rsid w:val="00100A8C"/>
    <w:rsid w:val="00101652"/>
    <w:rsid w:val="00102BB6"/>
    <w:rsid w:val="00105E0F"/>
    <w:rsid w:val="00105F27"/>
    <w:rsid w:val="001062D0"/>
    <w:rsid w:val="001066E3"/>
    <w:rsid w:val="001067E4"/>
    <w:rsid w:val="00110579"/>
    <w:rsid w:val="00110BF2"/>
    <w:rsid w:val="00111743"/>
    <w:rsid w:val="001157FD"/>
    <w:rsid w:val="00120E62"/>
    <w:rsid w:val="00121432"/>
    <w:rsid w:val="00122016"/>
    <w:rsid w:val="001255AE"/>
    <w:rsid w:val="001277EB"/>
    <w:rsid w:val="00130CBD"/>
    <w:rsid w:val="00130CBE"/>
    <w:rsid w:val="00130EDC"/>
    <w:rsid w:val="00131F45"/>
    <w:rsid w:val="00132BAF"/>
    <w:rsid w:val="00133A39"/>
    <w:rsid w:val="00134214"/>
    <w:rsid w:val="001349A1"/>
    <w:rsid w:val="0013796E"/>
    <w:rsid w:val="00137DC2"/>
    <w:rsid w:val="00141299"/>
    <w:rsid w:val="0014647A"/>
    <w:rsid w:val="00146EE0"/>
    <w:rsid w:val="001473E0"/>
    <w:rsid w:val="00147DB9"/>
    <w:rsid w:val="00150651"/>
    <w:rsid w:val="001536DE"/>
    <w:rsid w:val="00154198"/>
    <w:rsid w:val="00157EF2"/>
    <w:rsid w:val="001604BB"/>
    <w:rsid w:val="0016147F"/>
    <w:rsid w:val="0016688E"/>
    <w:rsid w:val="0016697C"/>
    <w:rsid w:val="00171E46"/>
    <w:rsid w:val="00172874"/>
    <w:rsid w:val="001733D0"/>
    <w:rsid w:val="00173BCC"/>
    <w:rsid w:val="00175FF6"/>
    <w:rsid w:val="001764EB"/>
    <w:rsid w:val="00176987"/>
    <w:rsid w:val="001804E1"/>
    <w:rsid w:val="00185583"/>
    <w:rsid w:val="00191ECE"/>
    <w:rsid w:val="001A03E5"/>
    <w:rsid w:val="001A64B9"/>
    <w:rsid w:val="001A6A24"/>
    <w:rsid w:val="001A72CA"/>
    <w:rsid w:val="001B7C2B"/>
    <w:rsid w:val="001C0C38"/>
    <w:rsid w:val="001C1577"/>
    <w:rsid w:val="001C57C5"/>
    <w:rsid w:val="001C5D88"/>
    <w:rsid w:val="001C622F"/>
    <w:rsid w:val="001D0516"/>
    <w:rsid w:val="001D11F1"/>
    <w:rsid w:val="001D17DB"/>
    <w:rsid w:val="001D22CA"/>
    <w:rsid w:val="001D4081"/>
    <w:rsid w:val="001D446B"/>
    <w:rsid w:val="001E066F"/>
    <w:rsid w:val="001E1162"/>
    <w:rsid w:val="001E3287"/>
    <w:rsid w:val="001E3FF9"/>
    <w:rsid w:val="001E51F9"/>
    <w:rsid w:val="001F78D7"/>
    <w:rsid w:val="00200BF5"/>
    <w:rsid w:val="00202F82"/>
    <w:rsid w:val="0021131A"/>
    <w:rsid w:val="00215C00"/>
    <w:rsid w:val="00221C64"/>
    <w:rsid w:val="00222E24"/>
    <w:rsid w:val="002238EB"/>
    <w:rsid w:val="002319D4"/>
    <w:rsid w:val="002326FB"/>
    <w:rsid w:val="00234C5F"/>
    <w:rsid w:val="00236BC2"/>
    <w:rsid w:val="00244133"/>
    <w:rsid w:val="00246883"/>
    <w:rsid w:val="00254706"/>
    <w:rsid w:val="00263E8B"/>
    <w:rsid w:val="00264D37"/>
    <w:rsid w:val="00264DB7"/>
    <w:rsid w:val="00267137"/>
    <w:rsid w:val="00272361"/>
    <w:rsid w:val="002744E9"/>
    <w:rsid w:val="00276064"/>
    <w:rsid w:val="00280231"/>
    <w:rsid w:val="00281D72"/>
    <w:rsid w:val="00281D82"/>
    <w:rsid w:val="0028242D"/>
    <w:rsid w:val="00285375"/>
    <w:rsid w:val="00287B87"/>
    <w:rsid w:val="00290EC2"/>
    <w:rsid w:val="0029145B"/>
    <w:rsid w:val="002924CC"/>
    <w:rsid w:val="00292ADF"/>
    <w:rsid w:val="0029608D"/>
    <w:rsid w:val="00297CA9"/>
    <w:rsid w:val="00297E78"/>
    <w:rsid w:val="002A3681"/>
    <w:rsid w:val="002A57BF"/>
    <w:rsid w:val="002A74E0"/>
    <w:rsid w:val="002B749B"/>
    <w:rsid w:val="002B7513"/>
    <w:rsid w:val="002C20E9"/>
    <w:rsid w:val="002C4D53"/>
    <w:rsid w:val="002C541D"/>
    <w:rsid w:val="002C6F4D"/>
    <w:rsid w:val="002D0255"/>
    <w:rsid w:val="002D69F5"/>
    <w:rsid w:val="002D79AC"/>
    <w:rsid w:val="002E0562"/>
    <w:rsid w:val="002E11B0"/>
    <w:rsid w:val="002E2331"/>
    <w:rsid w:val="002E4630"/>
    <w:rsid w:val="002E6AE4"/>
    <w:rsid w:val="002E7BBC"/>
    <w:rsid w:val="002F3B11"/>
    <w:rsid w:val="002F47F9"/>
    <w:rsid w:val="002F562B"/>
    <w:rsid w:val="002F6D75"/>
    <w:rsid w:val="0030012E"/>
    <w:rsid w:val="0030496F"/>
    <w:rsid w:val="003049CF"/>
    <w:rsid w:val="00304E60"/>
    <w:rsid w:val="00305001"/>
    <w:rsid w:val="00306EF1"/>
    <w:rsid w:val="00310369"/>
    <w:rsid w:val="003143D2"/>
    <w:rsid w:val="00314A40"/>
    <w:rsid w:val="00315797"/>
    <w:rsid w:val="00320B55"/>
    <w:rsid w:val="00322D69"/>
    <w:rsid w:val="00327236"/>
    <w:rsid w:val="00331BB9"/>
    <w:rsid w:val="00332B10"/>
    <w:rsid w:val="00334382"/>
    <w:rsid w:val="00334791"/>
    <w:rsid w:val="00335CCE"/>
    <w:rsid w:val="00340666"/>
    <w:rsid w:val="0034142D"/>
    <w:rsid w:val="003442E7"/>
    <w:rsid w:val="00352E35"/>
    <w:rsid w:val="0035489D"/>
    <w:rsid w:val="003570FF"/>
    <w:rsid w:val="0035732E"/>
    <w:rsid w:val="0036064B"/>
    <w:rsid w:val="0036294C"/>
    <w:rsid w:val="00362E03"/>
    <w:rsid w:val="00364D09"/>
    <w:rsid w:val="00365004"/>
    <w:rsid w:val="00365288"/>
    <w:rsid w:val="003705B4"/>
    <w:rsid w:val="00372CED"/>
    <w:rsid w:val="00373F35"/>
    <w:rsid w:val="0038031D"/>
    <w:rsid w:val="003834C0"/>
    <w:rsid w:val="00384D11"/>
    <w:rsid w:val="00384F0A"/>
    <w:rsid w:val="00385419"/>
    <w:rsid w:val="003856DD"/>
    <w:rsid w:val="00387AAA"/>
    <w:rsid w:val="0039579A"/>
    <w:rsid w:val="00395ED2"/>
    <w:rsid w:val="003965FB"/>
    <w:rsid w:val="003A490F"/>
    <w:rsid w:val="003A5DD6"/>
    <w:rsid w:val="003A756B"/>
    <w:rsid w:val="003B05B1"/>
    <w:rsid w:val="003B11A6"/>
    <w:rsid w:val="003B26C9"/>
    <w:rsid w:val="003C2017"/>
    <w:rsid w:val="003C2E0B"/>
    <w:rsid w:val="003C4137"/>
    <w:rsid w:val="003C6AF6"/>
    <w:rsid w:val="003C7A23"/>
    <w:rsid w:val="003D43DF"/>
    <w:rsid w:val="003D449F"/>
    <w:rsid w:val="003D5C26"/>
    <w:rsid w:val="003D6E71"/>
    <w:rsid w:val="003E5E01"/>
    <w:rsid w:val="003E5E8B"/>
    <w:rsid w:val="003E6EEE"/>
    <w:rsid w:val="003E7783"/>
    <w:rsid w:val="003E77A5"/>
    <w:rsid w:val="003F0CF1"/>
    <w:rsid w:val="003F4D23"/>
    <w:rsid w:val="003F61A3"/>
    <w:rsid w:val="003F7ED1"/>
    <w:rsid w:val="00402ADA"/>
    <w:rsid w:val="00403A6C"/>
    <w:rsid w:val="004040AA"/>
    <w:rsid w:val="00404142"/>
    <w:rsid w:val="00410B98"/>
    <w:rsid w:val="00410DF9"/>
    <w:rsid w:val="004127F6"/>
    <w:rsid w:val="0041400B"/>
    <w:rsid w:val="00417861"/>
    <w:rsid w:val="00417AD9"/>
    <w:rsid w:val="004203E3"/>
    <w:rsid w:val="0042178E"/>
    <w:rsid w:val="00421DA2"/>
    <w:rsid w:val="00430497"/>
    <w:rsid w:val="00431CEE"/>
    <w:rsid w:val="00434772"/>
    <w:rsid w:val="004349AE"/>
    <w:rsid w:val="00437F2A"/>
    <w:rsid w:val="004425BE"/>
    <w:rsid w:val="00442729"/>
    <w:rsid w:val="0044536D"/>
    <w:rsid w:val="00450A8B"/>
    <w:rsid w:val="00450D70"/>
    <w:rsid w:val="0045109B"/>
    <w:rsid w:val="00452D79"/>
    <w:rsid w:val="00452E94"/>
    <w:rsid w:val="00454F5A"/>
    <w:rsid w:val="004572C4"/>
    <w:rsid w:val="00457AB8"/>
    <w:rsid w:val="00461496"/>
    <w:rsid w:val="00471D2F"/>
    <w:rsid w:val="00472A8B"/>
    <w:rsid w:val="0047683C"/>
    <w:rsid w:val="00481483"/>
    <w:rsid w:val="0048154D"/>
    <w:rsid w:val="00484111"/>
    <w:rsid w:val="00484488"/>
    <w:rsid w:val="004871C4"/>
    <w:rsid w:val="00493862"/>
    <w:rsid w:val="00493C8F"/>
    <w:rsid w:val="00493DEE"/>
    <w:rsid w:val="00494793"/>
    <w:rsid w:val="004979E1"/>
    <w:rsid w:val="004A04E0"/>
    <w:rsid w:val="004A2D72"/>
    <w:rsid w:val="004A2FF1"/>
    <w:rsid w:val="004A4739"/>
    <w:rsid w:val="004A6D1D"/>
    <w:rsid w:val="004A7156"/>
    <w:rsid w:val="004B5C3D"/>
    <w:rsid w:val="004B6DC1"/>
    <w:rsid w:val="004B6F98"/>
    <w:rsid w:val="004C04EC"/>
    <w:rsid w:val="004C1568"/>
    <w:rsid w:val="004C1E8D"/>
    <w:rsid w:val="004C217E"/>
    <w:rsid w:val="004C3B86"/>
    <w:rsid w:val="004D48E0"/>
    <w:rsid w:val="004D61AF"/>
    <w:rsid w:val="004E33B7"/>
    <w:rsid w:val="004E6081"/>
    <w:rsid w:val="004F04CB"/>
    <w:rsid w:val="004F6A9C"/>
    <w:rsid w:val="004F7828"/>
    <w:rsid w:val="00502C64"/>
    <w:rsid w:val="00507EE2"/>
    <w:rsid w:val="00507F3A"/>
    <w:rsid w:val="00510803"/>
    <w:rsid w:val="00514C3E"/>
    <w:rsid w:val="00515F03"/>
    <w:rsid w:val="00516333"/>
    <w:rsid w:val="00517801"/>
    <w:rsid w:val="00517D79"/>
    <w:rsid w:val="0052271D"/>
    <w:rsid w:val="00522747"/>
    <w:rsid w:val="00527576"/>
    <w:rsid w:val="0052772C"/>
    <w:rsid w:val="00531C73"/>
    <w:rsid w:val="00533F1E"/>
    <w:rsid w:val="00535723"/>
    <w:rsid w:val="00535908"/>
    <w:rsid w:val="0053604A"/>
    <w:rsid w:val="0053787B"/>
    <w:rsid w:val="005405A7"/>
    <w:rsid w:val="00540EFE"/>
    <w:rsid w:val="005424DD"/>
    <w:rsid w:val="00543CF4"/>
    <w:rsid w:val="00545A46"/>
    <w:rsid w:val="00545D19"/>
    <w:rsid w:val="00546261"/>
    <w:rsid w:val="0054715A"/>
    <w:rsid w:val="00552001"/>
    <w:rsid w:val="00555313"/>
    <w:rsid w:val="00555A4C"/>
    <w:rsid w:val="00561062"/>
    <w:rsid w:val="00563D9E"/>
    <w:rsid w:val="005703CF"/>
    <w:rsid w:val="005736AC"/>
    <w:rsid w:val="0057537B"/>
    <w:rsid w:val="00575AEC"/>
    <w:rsid w:val="005828A4"/>
    <w:rsid w:val="005877B3"/>
    <w:rsid w:val="005878DC"/>
    <w:rsid w:val="00590935"/>
    <w:rsid w:val="0059096D"/>
    <w:rsid w:val="00594D06"/>
    <w:rsid w:val="00595884"/>
    <w:rsid w:val="005A1984"/>
    <w:rsid w:val="005A4F9A"/>
    <w:rsid w:val="005A68D7"/>
    <w:rsid w:val="005B78E6"/>
    <w:rsid w:val="005C2B5D"/>
    <w:rsid w:val="005C3259"/>
    <w:rsid w:val="005C4065"/>
    <w:rsid w:val="005C4F0C"/>
    <w:rsid w:val="005C7945"/>
    <w:rsid w:val="005D02D3"/>
    <w:rsid w:val="005D1573"/>
    <w:rsid w:val="005D2823"/>
    <w:rsid w:val="005D6635"/>
    <w:rsid w:val="005E07F8"/>
    <w:rsid w:val="005E0D70"/>
    <w:rsid w:val="005E3075"/>
    <w:rsid w:val="005E4A70"/>
    <w:rsid w:val="005E65B7"/>
    <w:rsid w:val="005E7A8E"/>
    <w:rsid w:val="005F0C6A"/>
    <w:rsid w:val="005F1C25"/>
    <w:rsid w:val="005F5BE9"/>
    <w:rsid w:val="00602B08"/>
    <w:rsid w:val="00603123"/>
    <w:rsid w:val="006045C5"/>
    <w:rsid w:val="006056FC"/>
    <w:rsid w:val="00606E32"/>
    <w:rsid w:val="00610804"/>
    <w:rsid w:val="00610A19"/>
    <w:rsid w:val="00612091"/>
    <w:rsid w:val="0061236A"/>
    <w:rsid w:val="006135D4"/>
    <w:rsid w:val="00615BBA"/>
    <w:rsid w:val="00617396"/>
    <w:rsid w:val="006179FB"/>
    <w:rsid w:val="00620C05"/>
    <w:rsid w:val="00620F3B"/>
    <w:rsid w:val="00621349"/>
    <w:rsid w:val="006238AD"/>
    <w:rsid w:val="00625F92"/>
    <w:rsid w:val="0062614D"/>
    <w:rsid w:val="0062618B"/>
    <w:rsid w:val="00626805"/>
    <w:rsid w:val="0062731C"/>
    <w:rsid w:val="00630270"/>
    <w:rsid w:val="006310A4"/>
    <w:rsid w:val="0063210E"/>
    <w:rsid w:val="00632AD0"/>
    <w:rsid w:val="00632BFD"/>
    <w:rsid w:val="00634F76"/>
    <w:rsid w:val="00636696"/>
    <w:rsid w:val="00645F0B"/>
    <w:rsid w:val="00654693"/>
    <w:rsid w:val="00655389"/>
    <w:rsid w:val="00656E28"/>
    <w:rsid w:val="006602D8"/>
    <w:rsid w:val="00662BA4"/>
    <w:rsid w:val="006640C0"/>
    <w:rsid w:val="00664B71"/>
    <w:rsid w:val="00666297"/>
    <w:rsid w:val="006712FB"/>
    <w:rsid w:val="006748FA"/>
    <w:rsid w:val="00674D45"/>
    <w:rsid w:val="0067564D"/>
    <w:rsid w:val="00677325"/>
    <w:rsid w:val="00677B91"/>
    <w:rsid w:val="00682523"/>
    <w:rsid w:val="00683A20"/>
    <w:rsid w:val="006856EC"/>
    <w:rsid w:val="00686D98"/>
    <w:rsid w:val="00694005"/>
    <w:rsid w:val="0069610E"/>
    <w:rsid w:val="006A01A2"/>
    <w:rsid w:val="006A1046"/>
    <w:rsid w:val="006A1C0F"/>
    <w:rsid w:val="006A3585"/>
    <w:rsid w:val="006A53BF"/>
    <w:rsid w:val="006B2EFA"/>
    <w:rsid w:val="006C02D7"/>
    <w:rsid w:val="006C049F"/>
    <w:rsid w:val="006C2F48"/>
    <w:rsid w:val="006C76B8"/>
    <w:rsid w:val="006D0EB8"/>
    <w:rsid w:val="006D20BB"/>
    <w:rsid w:val="006D289F"/>
    <w:rsid w:val="006D7142"/>
    <w:rsid w:val="006E2126"/>
    <w:rsid w:val="006E405E"/>
    <w:rsid w:val="006E47BE"/>
    <w:rsid w:val="006E5DEA"/>
    <w:rsid w:val="006E7AD3"/>
    <w:rsid w:val="006F13AF"/>
    <w:rsid w:val="006F4483"/>
    <w:rsid w:val="006F7347"/>
    <w:rsid w:val="00705BDA"/>
    <w:rsid w:val="007136F6"/>
    <w:rsid w:val="00716657"/>
    <w:rsid w:val="00721D25"/>
    <w:rsid w:val="00723514"/>
    <w:rsid w:val="00724FE0"/>
    <w:rsid w:val="007250D1"/>
    <w:rsid w:val="007328E8"/>
    <w:rsid w:val="00734B4C"/>
    <w:rsid w:val="00737193"/>
    <w:rsid w:val="00741414"/>
    <w:rsid w:val="0074348A"/>
    <w:rsid w:val="00746D76"/>
    <w:rsid w:val="007478AC"/>
    <w:rsid w:val="0075122D"/>
    <w:rsid w:val="00757CE1"/>
    <w:rsid w:val="00764992"/>
    <w:rsid w:val="007654B5"/>
    <w:rsid w:val="00765BE2"/>
    <w:rsid w:val="00767A60"/>
    <w:rsid w:val="007710F3"/>
    <w:rsid w:val="007713CE"/>
    <w:rsid w:val="007742C3"/>
    <w:rsid w:val="00781CCA"/>
    <w:rsid w:val="007851DC"/>
    <w:rsid w:val="00786EC5"/>
    <w:rsid w:val="00790168"/>
    <w:rsid w:val="0079067B"/>
    <w:rsid w:val="00793D54"/>
    <w:rsid w:val="00796634"/>
    <w:rsid w:val="007A1964"/>
    <w:rsid w:val="007A3C9E"/>
    <w:rsid w:val="007A4744"/>
    <w:rsid w:val="007B1F9D"/>
    <w:rsid w:val="007B2928"/>
    <w:rsid w:val="007B3817"/>
    <w:rsid w:val="007C25BA"/>
    <w:rsid w:val="007C265E"/>
    <w:rsid w:val="007C77DD"/>
    <w:rsid w:val="007D066C"/>
    <w:rsid w:val="007D2113"/>
    <w:rsid w:val="007D6E8F"/>
    <w:rsid w:val="007E27C6"/>
    <w:rsid w:val="007E3D39"/>
    <w:rsid w:val="007E54F7"/>
    <w:rsid w:val="007E5E62"/>
    <w:rsid w:val="007E628C"/>
    <w:rsid w:val="007E7E99"/>
    <w:rsid w:val="007F1871"/>
    <w:rsid w:val="007F1EEA"/>
    <w:rsid w:val="007F3910"/>
    <w:rsid w:val="007F5413"/>
    <w:rsid w:val="007F6147"/>
    <w:rsid w:val="007F75E8"/>
    <w:rsid w:val="008006B7"/>
    <w:rsid w:val="00800CD4"/>
    <w:rsid w:val="00801DB1"/>
    <w:rsid w:val="008043B0"/>
    <w:rsid w:val="00810358"/>
    <w:rsid w:val="00813854"/>
    <w:rsid w:val="008166AF"/>
    <w:rsid w:val="00816A3E"/>
    <w:rsid w:val="0081784A"/>
    <w:rsid w:val="00823B80"/>
    <w:rsid w:val="0082506B"/>
    <w:rsid w:val="00827772"/>
    <w:rsid w:val="00836AEC"/>
    <w:rsid w:val="0084038E"/>
    <w:rsid w:val="00844F64"/>
    <w:rsid w:val="00855731"/>
    <w:rsid w:val="00855899"/>
    <w:rsid w:val="00857369"/>
    <w:rsid w:val="00861F73"/>
    <w:rsid w:val="008642D8"/>
    <w:rsid w:val="008643EE"/>
    <w:rsid w:val="00865281"/>
    <w:rsid w:val="00865C4A"/>
    <w:rsid w:val="00866B36"/>
    <w:rsid w:val="008679D5"/>
    <w:rsid w:val="0087023E"/>
    <w:rsid w:val="00877A9D"/>
    <w:rsid w:val="00883819"/>
    <w:rsid w:val="0089429F"/>
    <w:rsid w:val="008A0F7E"/>
    <w:rsid w:val="008B5071"/>
    <w:rsid w:val="008B718E"/>
    <w:rsid w:val="008B73CE"/>
    <w:rsid w:val="008C1F8D"/>
    <w:rsid w:val="008C2311"/>
    <w:rsid w:val="008D0218"/>
    <w:rsid w:val="008D07EC"/>
    <w:rsid w:val="008D1C80"/>
    <w:rsid w:val="008D5AF2"/>
    <w:rsid w:val="008D5F58"/>
    <w:rsid w:val="008D70E6"/>
    <w:rsid w:val="008E1B9F"/>
    <w:rsid w:val="008E3DFE"/>
    <w:rsid w:val="008E4CD7"/>
    <w:rsid w:val="008E78C1"/>
    <w:rsid w:val="008F06B0"/>
    <w:rsid w:val="008F17D3"/>
    <w:rsid w:val="008F185F"/>
    <w:rsid w:val="008F2670"/>
    <w:rsid w:val="008F2DCD"/>
    <w:rsid w:val="008F4287"/>
    <w:rsid w:val="008F6ADB"/>
    <w:rsid w:val="00907182"/>
    <w:rsid w:val="0090774A"/>
    <w:rsid w:val="00907B6B"/>
    <w:rsid w:val="00911252"/>
    <w:rsid w:val="00911E2B"/>
    <w:rsid w:val="0091630E"/>
    <w:rsid w:val="009204EE"/>
    <w:rsid w:val="00920762"/>
    <w:rsid w:val="009208D0"/>
    <w:rsid w:val="00921543"/>
    <w:rsid w:val="009217C6"/>
    <w:rsid w:val="009227DA"/>
    <w:rsid w:val="0092534C"/>
    <w:rsid w:val="00931AB7"/>
    <w:rsid w:val="00931C30"/>
    <w:rsid w:val="00934385"/>
    <w:rsid w:val="009352B4"/>
    <w:rsid w:val="00935571"/>
    <w:rsid w:val="00935CE6"/>
    <w:rsid w:val="00936903"/>
    <w:rsid w:val="00936F48"/>
    <w:rsid w:val="0093743E"/>
    <w:rsid w:val="009433FF"/>
    <w:rsid w:val="009443E2"/>
    <w:rsid w:val="00950F69"/>
    <w:rsid w:val="00952D2C"/>
    <w:rsid w:val="0095415C"/>
    <w:rsid w:val="00954B28"/>
    <w:rsid w:val="00956FA5"/>
    <w:rsid w:val="009571A3"/>
    <w:rsid w:val="00963463"/>
    <w:rsid w:val="009652F8"/>
    <w:rsid w:val="00967D95"/>
    <w:rsid w:val="00967E33"/>
    <w:rsid w:val="0097001E"/>
    <w:rsid w:val="00970BD6"/>
    <w:rsid w:val="00975729"/>
    <w:rsid w:val="00975A03"/>
    <w:rsid w:val="00975ECA"/>
    <w:rsid w:val="00981809"/>
    <w:rsid w:val="009838A4"/>
    <w:rsid w:val="00984D08"/>
    <w:rsid w:val="00984D7D"/>
    <w:rsid w:val="00986ADE"/>
    <w:rsid w:val="009938C2"/>
    <w:rsid w:val="00994596"/>
    <w:rsid w:val="00995914"/>
    <w:rsid w:val="00996410"/>
    <w:rsid w:val="009A13B0"/>
    <w:rsid w:val="009A3DA6"/>
    <w:rsid w:val="009A54FB"/>
    <w:rsid w:val="009A7113"/>
    <w:rsid w:val="009A7E6F"/>
    <w:rsid w:val="009B2AB0"/>
    <w:rsid w:val="009B3858"/>
    <w:rsid w:val="009B5F64"/>
    <w:rsid w:val="009C3460"/>
    <w:rsid w:val="009C48EE"/>
    <w:rsid w:val="009D0A13"/>
    <w:rsid w:val="009D251F"/>
    <w:rsid w:val="009D2670"/>
    <w:rsid w:val="009D3D80"/>
    <w:rsid w:val="009D7887"/>
    <w:rsid w:val="009E4C21"/>
    <w:rsid w:val="009E59A1"/>
    <w:rsid w:val="009E7E92"/>
    <w:rsid w:val="009F1694"/>
    <w:rsid w:val="009F508E"/>
    <w:rsid w:val="009F50B8"/>
    <w:rsid w:val="00A01286"/>
    <w:rsid w:val="00A04315"/>
    <w:rsid w:val="00A13EB2"/>
    <w:rsid w:val="00A144A9"/>
    <w:rsid w:val="00A20DC7"/>
    <w:rsid w:val="00A21FE3"/>
    <w:rsid w:val="00A22A05"/>
    <w:rsid w:val="00A2312B"/>
    <w:rsid w:val="00A23241"/>
    <w:rsid w:val="00A2414D"/>
    <w:rsid w:val="00A24292"/>
    <w:rsid w:val="00A25142"/>
    <w:rsid w:val="00A36298"/>
    <w:rsid w:val="00A37E52"/>
    <w:rsid w:val="00A40BD2"/>
    <w:rsid w:val="00A40FEE"/>
    <w:rsid w:val="00A420C8"/>
    <w:rsid w:val="00A42A5E"/>
    <w:rsid w:val="00A60450"/>
    <w:rsid w:val="00A665FE"/>
    <w:rsid w:val="00A70897"/>
    <w:rsid w:val="00A715C4"/>
    <w:rsid w:val="00A835E7"/>
    <w:rsid w:val="00A84511"/>
    <w:rsid w:val="00A90CB2"/>
    <w:rsid w:val="00AA0B8E"/>
    <w:rsid w:val="00AA0EB9"/>
    <w:rsid w:val="00AA1EF4"/>
    <w:rsid w:val="00AA2E08"/>
    <w:rsid w:val="00AA5825"/>
    <w:rsid w:val="00AA671B"/>
    <w:rsid w:val="00AA6B9A"/>
    <w:rsid w:val="00AA7F2B"/>
    <w:rsid w:val="00AB33E9"/>
    <w:rsid w:val="00AB4E9E"/>
    <w:rsid w:val="00AB6132"/>
    <w:rsid w:val="00AC2779"/>
    <w:rsid w:val="00AC4F78"/>
    <w:rsid w:val="00AD05C9"/>
    <w:rsid w:val="00AD0A4F"/>
    <w:rsid w:val="00AD25B6"/>
    <w:rsid w:val="00AD5B56"/>
    <w:rsid w:val="00AD7739"/>
    <w:rsid w:val="00AE2467"/>
    <w:rsid w:val="00AE56DF"/>
    <w:rsid w:val="00AE7F86"/>
    <w:rsid w:val="00AF017E"/>
    <w:rsid w:val="00AF30A5"/>
    <w:rsid w:val="00AF3AF1"/>
    <w:rsid w:val="00AF3D33"/>
    <w:rsid w:val="00AF45B2"/>
    <w:rsid w:val="00AF5A0E"/>
    <w:rsid w:val="00AF74FA"/>
    <w:rsid w:val="00B0076D"/>
    <w:rsid w:val="00B01FAE"/>
    <w:rsid w:val="00B07474"/>
    <w:rsid w:val="00B07C52"/>
    <w:rsid w:val="00B10B31"/>
    <w:rsid w:val="00B11826"/>
    <w:rsid w:val="00B12639"/>
    <w:rsid w:val="00B15A55"/>
    <w:rsid w:val="00B201CF"/>
    <w:rsid w:val="00B26C09"/>
    <w:rsid w:val="00B406FB"/>
    <w:rsid w:val="00B40B2F"/>
    <w:rsid w:val="00B43024"/>
    <w:rsid w:val="00B43816"/>
    <w:rsid w:val="00B47522"/>
    <w:rsid w:val="00B53739"/>
    <w:rsid w:val="00B5448C"/>
    <w:rsid w:val="00B55FB4"/>
    <w:rsid w:val="00B61FA0"/>
    <w:rsid w:val="00B6595C"/>
    <w:rsid w:val="00B65B1A"/>
    <w:rsid w:val="00B674EA"/>
    <w:rsid w:val="00B67F24"/>
    <w:rsid w:val="00B72367"/>
    <w:rsid w:val="00B743BF"/>
    <w:rsid w:val="00B748F0"/>
    <w:rsid w:val="00B754E6"/>
    <w:rsid w:val="00B779D8"/>
    <w:rsid w:val="00B80E02"/>
    <w:rsid w:val="00B81ABB"/>
    <w:rsid w:val="00B82177"/>
    <w:rsid w:val="00B822BB"/>
    <w:rsid w:val="00B8434B"/>
    <w:rsid w:val="00B85E0B"/>
    <w:rsid w:val="00B90EFA"/>
    <w:rsid w:val="00B96B5B"/>
    <w:rsid w:val="00BA11B4"/>
    <w:rsid w:val="00BA2793"/>
    <w:rsid w:val="00BA2ABE"/>
    <w:rsid w:val="00BA34EA"/>
    <w:rsid w:val="00BB1DCB"/>
    <w:rsid w:val="00BB33AC"/>
    <w:rsid w:val="00BB3B94"/>
    <w:rsid w:val="00BB3F88"/>
    <w:rsid w:val="00BB4888"/>
    <w:rsid w:val="00BB7699"/>
    <w:rsid w:val="00BB7BCF"/>
    <w:rsid w:val="00BC38E9"/>
    <w:rsid w:val="00BC407F"/>
    <w:rsid w:val="00BC5776"/>
    <w:rsid w:val="00BD154E"/>
    <w:rsid w:val="00BD3F47"/>
    <w:rsid w:val="00BD44B1"/>
    <w:rsid w:val="00BD6E6D"/>
    <w:rsid w:val="00BD7C38"/>
    <w:rsid w:val="00BE2A91"/>
    <w:rsid w:val="00BE2D19"/>
    <w:rsid w:val="00BE58BA"/>
    <w:rsid w:val="00BF1D96"/>
    <w:rsid w:val="00BF670A"/>
    <w:rsid w:val="00C01156"/>
    <w:rsid w:val="00C01D91"/>
    <w:rsid w:val="00C06BBF"/>
    <w:rsid w:val="00C111E6"/>
    <w:rsid w:val="00C11EE4"/>
    <w:rsid w:val="00C124E8"/>
    <w:rsid w:val="00C1341C"/>
    <w:rsid w:val="00C13F43"/>
    <w:rsid w:val="00C20DAF"/>
    <w:rsid w:val="00C23061"/>
    <w:rsid w:val="00C30B07"/>
    <w:rsid w:val="00C310B9"/>
    <w:rsid w:val="00C31A0F"/>
    <w:rsid w:val="00C321FA"/>
    <w:rsid w:val="00C33669"/>
    <w:rsid w:val="00C33C41"/>
    <w:rsid w:val="00C34A8F"/>
    <w:rsid w:val="00C365A4"/>
    <w:rsid w:val="00C37D66"/>
    <w:rsid w:val="00C4226C"/>
    <w:rsid w:val="00C422B4"/>
    <w:rsid w:val="00C4258F"/>
    <w:rsid w:val="00C465E7"/>
    <w:rsid w:val="00C51A74"/>
    <w:rsid w:val="00C574BB"/>
    <w:rsid w:val="00C63AA6"/>
    <w:rsid w:val="00C66C10"/>
    <w:rsid w:val="00C677F2"/>
    <w:rsid w:val="00C71EAA"/>
    <w:rsid w:val="00C85089"/>
    <w:rsid w:val="00C8540D"/>
    <w:rsid w:val="00C85C0E"/>
    <w:rsid w:val="00C91084"/>
    <w:rsid w:val="00C919DF"/>
    <w:rsid w:val="00C921CF"/>
    <w:rsid w:val="00C944A8"/>
    <w:rsid w:val="00C9493D"/>
    <w:rsid w:val="00C94EBB"/>
    <w:rsid w:val="00C97FF8"/>
    <w:rsid w:val="00CA3414"/>
    <w:rsid w:val="00CB00D5"/>
    <w:rsid w:val="00CB076E"/>
    <w:rsid w:val="00CB0B38"/>
    <w:rsid w:val="00CB376B"/>
    <w:rsid w:val="00CB3F3B"/>
    <w:rsid w:val="00CB56B9"/>
    <w:rsid w:val="00CB5C7B"/>
    <w:rsid w:val="00CB7775"/>
    <w:rsid w:val="00CC0086"/>
    <w:rsid w:val="00CC17CE"/>
    <w:rsid w:val="00CC17F6"/>
    <w:rsid w:val="00CC49A4"/>
    <w:rsid w:val="00CC4AE4"/>
    <w:rsid w:val="00CC5280"/>
    <w:rsid w:val="00CC5541"/>
    <w:rsid w:val="00CC631C"/>
    <w:rsid w:val="00CC66F9"/>
    <w:rsid w:val="00CD0AE9"/>
    <w:rsid w:val="00CD1759"/>
    <w:rsid w:val="00CD44C9"/>
    <w:rsid w:val="00CE1AC0"/>
    <w:rsid w:val="00CE2B3F"/>
    <w:rsid w:val="00CE39E4"/>
    <w:rsid w:val="00CE4A3E"/>
    <w:rsid w:val="00CE5D5B"/>
    <w:rsid w:val="00CF0B94"/>
    <w:rsid w:val="00CF21D4"/>
    <w:rsid w:val="00CF25BE"/>
    <w:rsid w:val="00CF3706"/>
    <w:rsid w:val="00CF68FB"/>
    <w:rsid w:val="00CF774E"/>
    <w:rsid w:val="00D0113F"/>
    <w:rsid w:val="00D02667"/>
    <w:rsid w:val="00D05D28"/>
    <w:rsid w:val="00D11054"/>
    <w:rsid w:val="00D11769"/>
    <w:rsid w:val="00D120A8"/>
    <w:rsid w:val="00D13965"/>
    <w:rsid w:val="00D149FA"/>
    <w:rsid w:val="00D15240"/>
    <w:rsid w:val="00D156CE"/>
    <w:rsid w:val="00D16199"/>
    <w:rsid w:val="00D216E6"/>
    <w:rsid w:val="00D25C3B"/>
    <w:rsid w:val="00D27846"/>
    <w:rsid w:val="00D312C5"/>
    <w:rsid w:val="00D31E05"/>
    <w:rsid w:val="00D31F53"/>
    <w:rsid w:val="00D34E83"/>
    <w:rsid w:val="00D350F5"/>
    <w:rsid w:val="00D37619"/>
    <w:rsid w:val="00D409C9"/>
    <w:rsid w:val="00D417E3"/>
    <w:rsid w:val="00D436F8"/>
    <w:rsid w:val="00D44811"/>
    <w:rsid w:val="00D448B6"/>
    <w:rsid w:val="00D464E7"/>
    <w:rsid w:val="00D47BDA"/>
    <w:rsid w:val="00D50EAB"/>
    <w:rsid w:val="00D532D3"/>
    <w:rsid w:val="00D55AF3"/>
    <w:rsid w:val="00D652D3"/>
    <w:rsid w:val="00D65B0D"/>
    <w:rsid w:val="00D72A7D"/>
    <w:rsid w:val="00D72DD0"/>
    <w:rsid w:val="00D746F3"/>
    <w:rsid w:val="00D76867"/>
    <w:rsid w:val="00D770C7"/>
    <w:rsid w:val="00D81BB9"/>
    <w:rsid w:val="00D858C4"/>
    <w:rsid w:val="00D862ED"/>
    <w:rsid w:val="00D86467"/>
    <w:rsid w:val="00D910B3"/>
    <w:rsid w:val="00D92C17"/>
    <w:rsid w:val="00D93517"/>
    <w:rsid w:val="00D941DB"/>
    <w:rsid w:val="00DA05D1"/>
    <w:rsid w:val="00DA10AD"/>
    <w:rsid w:val="00DA545D"/>
    <w:rsid w:val="00DA793E"/>
    <w:rsid w:val="00DA7FED"/>
    <w:rsid w:val="00DB0745"/>
    <w:rsid w:val="00DB4743"/>
    <w:rsid w:val="00DC0D3F"/>
    <w:rsid w:val="00DC5A28"/>
    <w:rsid w:val="00DD3E0E"/>
    <w:rsid w:val="00DD4ED3"/>
    <w:rsid w:val="00DE04C3"/>
    <w:rsid w:val="00DE0540"/>
    <w:rsid w:val="00DE2076"/>
    <w:rsid w:val="00DE4306"/>
    <w:rsid w:val="00DE7F2F"/>
    <w:rsid w:val="00DF5127"/>
    <w:rsid w:val="00E00F96"/>
    <w:rsid w:val="00E02DF8"/>
    <w:rsid w:val="00E038BD"/>
    <w:rsid w:val="00E07318"/>
    <w:rsid w:val="00E104F4"/>
    <w:rsid w:val="00E10DB3"/>
    <w:rsid w:val="00E13462"/>
    <w:rsid w:val="00E15A53"/>
    <w:rsid w:val="00E22673"/>
    <w:rsid w:val="00E23C69"/>
    <w:rsid w:val="00E243D6"/>
    <w:rsid w:val="00E2522B"/>
    <w:rsid w:val="00E26BCE"/>
    <w:rsid w:val="00E26C69"/>
    <w:rsid w:val="00E30F62"/>
    <w:rsid w:val="00E31559"/>
    <w:rsid w:val="00E326A5"/>
    <w:rsid w:val="00E34A35"/>
    <w:rsid w:val="00E3577F"/>
    <w:rsid w:val="00E409B2"/>
    <w:rsid w:val="00E41499"/>
    <w:rsid w:val="00E44717"/>
    <w:rsid w:val="00E452B8"/>
    <w:rsid w:val="00E479C7"/>
    <w:rsid w:val="00E50974"/>
    <w:rsid w:val="00E6074B"/>
    <w:rsid w:val="00E61119"/>
    <w:rsid w:val="00E648DE"/>
    <w:rsid w:val="00E65FFC"/>
    <w:rsid w:val="00E7574F"/>
    <w:rsid w:val="00E75FF7"/>
    <w:rsid w:val="00E82784"/>
    <w:rsid w:val="00E85306"/>
    <w:rsid w:val="00E85498"/>
    <w:rsid w:val="00E854BF"/>
    <w:rsid w:val="00E9161E"/>
    <w:rsid w:val="00E91751"/>
    <w:rsid w:val="00E92937"/>
    <w:rsid w:val="00E94488"/>
    <w:rsid w:val="00E96674"/>
    <w:rsid w:val="00EA436A"/>
    <w:rsid w:val="00EA7B91"/>
    <w:rsid w:val="00EB6D84"/>
    <w:rsid w:val="00EC351C"/>
    <w:rsid w:val="00EC3908"/>
    <w:rsid w:val="00EC4C16"/>
    <w:rsid w:val="00ED0785"/>
    <w:rsid w:val="00ED467D"/>
    <w:rsid w:val="00ED7AC0"/>
    <w:rsid w:val="00EE3DAA"/>
    <w:rsid w:val="00EF0C73"/>
    <w:rsid w:val="00EF5226"/>
    <w:rsid w:val="00F005BA"/>
    <w:rsid w:val="00F04F1E"/>
    <w:rsid w:val="00F105DF"/>
    <w:rsid w:val="00F10C6A"/>
    <w:rsid w:val="00F10F70"/>
    <w:rsid w:val="00F1594C"/>
    <w:rsid w:val="00F17634"/>
    <w:rsid w:val="00F2687F"/>
    <w:rsid w:val="00F26CD3"/>
    <w:rsid w:val="00F26ED3"/>
    <w:rsid w:val="00F30757"/>
    <w:rsid w:val="00F317D6"/>
    <w:rsid w:val="00F41375"/>
    <w:rsid w:val="00F414E0"/>
    <w:rsid w:val="00F45D67"/>
    <w:rsid w:val="00F53932"/>
    <w:rsid w:val="00F55E66"/>
    <w:rsid w:val="00F57C94"/>
    <w:rsid w:val="00F60D82"/>
    <w:rsid w:val="00F613F7"/>
    <w:rsid w:val="00F61CE6"/>
    <w:rsid w:val="00F64805"/>
    <w:rsid w:val="00F64844"/>
    <w:rsid w:val="00F71727"/>
    <w:rsid w:val="00F735F6"/>
    <w:rsid w:val="00F7504C"/>
    <w:rsid w:val="00F77E56"/>
    <w:rsid w:val="00F8090B"/>
    <w:rsid w:val="00F8111A"/>
    <w:rsid w:val="00F8301A"/>
    <w:rsid w:val="00F85E0F"/>
    <w:rsid w:val="00F86D47"/>
    <w:rsid w:val="00F91ADE"/>
    <w:rsid w:val="00F93194"/>
    <w:rsid w:val="00FA148B"/>
    <w:rsid w:val="00FA76B5"/>
    <w:rsid w:val="00FB0B2F"/>
    <w:rsid w:val="00FB15DB"/>
    <w:rsid w:val="00FB1E46"/>
    <w:rsid w:val="00FB34A1"/>
    <w:rsid w:val="00FB4123"/>
    <w:rsid w:val="00FC1721"/>
    <w:rsid w:val="00FC21A7"/>
    <w:rsid w:val="00FC2635"/>
    <w:rsid w:val="00FC4304"/>
    <w:rsid w:val="00FC6DCC"/>
    <w:rsid w:val="00FD023E"/>
    <w:rsid w:val="00FD33B9"/>
    <w:rsid w:val="00FD60B4"/>
    <w:rsid w:val="00FE273B"/>
    <w:rsid w:val="00FE31C0"/>
    <w:rsid w:val="00FE3611"/>
    <w:rsid w:val="00FE6758"/>
    <w:rsid w:val="00FF1C9D"/>
    <w:rsid w:val="00FF21C6"/>
    <w:rsid w:val="00FF538C"/>
    <w:rsid w:val="00FF597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0E148"/>
  <w15:chartTrackingRefBased/>
  <w15:docId w15:val="{20B78104-7B54-4CF8-9EF6-17C3727E7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231"/>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3B05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05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05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B05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05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5B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5B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5B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5B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5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05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05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B05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5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5B1"/>
    <w:rPr>
      <w:rFonts w:eastAsiaTheme="majorEastAsia" w:cstheme="majorBidi"/>
      <w:color w:val="272727" w:themeColor="text1" w:themeTint="D8"/>
    </w:rPr>
  </w:style>
  <w:style w:type="paragraph" w:styleId="Title">
    <w:name w:val="Title"/>
    <w:basedOn w:val="Normal"/>
    <w:next w:val="Normal"/>
    <w:link w:val="TitleChar"/>
    <w:uiPriority w:val="10"/>
    <w:qFormat/>
    <w:rsid w:val="003B05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5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5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5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5B1"/>
    <w:pPr>
      <w:spacing w:before="160"/>
      <w:jc w:val="center"/>
    </w:pPr>
    <w:rPr>
      <w:i/>
      <w:iCs/>
      <w:color w:val="404040" w:themeColor="text1" w:themeTint="BF"/>
    </w:rPr>
  </w:style>
  <w:style w:type="character" w:customStyle="1" w:styleId="QuoteChar">
    <w:name w:val="Quote Char"/>
    <w:basedOn w:val="DefaultParagraphFont"/>
    <w:link w:val="Quote"/>
    <w:uiPriority w:val="29"/>
    <w:rsid w:val="003B05B1"/>
    <w:rPr>
      <w:i/>
      <w:iCs/>
      <w:color w:val="404040" w:themeColor="text1" w:themeTint="BF"/>
    </w:rPr>
  </w:style>
  <w:style w:type="paragraph" w:styleId="ListParagraph">
    <w:name w:val="List Paragraph"/>
    <w:basedOn w:val="Normal"/>
    <w:uiPriority w:val="34"/>
    <w:qFormat/>
    <w:rsid w:val="003B05B1"/>
    <w:pPr>
      <w:ind w:left="720"/>
      <w:contextualSpacing/>
    </w:pPr>
  </w:style>
  <w:style w:type="character" w:styleId="IntenseEmphasis">
    <w:name w:val="Intense Emphasis"/>
    <w:basedOn w:val="DefaultParagraphFont"/>
    <w:uiPriority w:val="21"/>
    <w:qFormat/>
    <w:rsid w:val="003B05B1"/>
    <w:rPr>
      <w:i/>
      <w:iCs/>
      <w:color w:val="0F4761" w:themeColor="accent1" w:themeShade="BF"/>
    </w:rPr>
  </w:style>
  <w:style w:type="paragraph" w:styleId="IntenseQuote">
    <w:name w:val="Intense Quote"/>
    <w:basedOn w:val="Normal"/>
    <w:next w:val="Normal"/>
    <w:link w:val="IntenseQuoteChar"/>
    <w:uiPriority w:val="30"/>
    <w:qFormat/>
    <w:rsid w:val="003B05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5B1"/>
    <w:rPr>
      <w:i/>
      <w:iCs/>
      <w:color w:val="0F4761" w:themeColor="accent1" w:themeShade="BF"/>
    </w:rPr>
  </w:style>
  <w:style w:type="character" w:styleId="IntenseReference">
    <w:name w:val="Intense Reference"/>
    <w:basedOn w:val="DefaultParagraphFont"/>
    <w:uiPriority w:val="32"/>
    <w:qFormat/>
    <w:rsid w:val="003B05B1"/>
    <w:rPr>
      <w:b/>
      <w:bCs/>
      <w:smallCaps/>
      <w:color w:val="0F4761" w:themeColor="accent1" w:themeShade="BF"/>
      <w:spacing w:val="5"/>
    </w:rPr>
  </w:style>
  <w:style w:type="paragraph" w:styleId="NormalWeb">
    <w:name w:val="Normal (Web)"/>
    <w:basedOn w:val="Normal"/>
    <w:uiPriority w:val="99"/>
    <w:unhideWhenUsed/>
    <w:rsid w:val="00437F2A"/>
  </w:style>
  <w:style w:type="character" w:styleId="PlaceholderText">
    <w:name w:val="Placeholder Text"/>
    <w:basedOn w:val="DefaultParagraphFont"/>
    <w:uiPriority w:val="99"/>
    <w:semiHidden/>
    <w:rsid w:val="00EC351C"/>
    <w:rPr>
      <w:color w:val="666666"/>
    </w:rPr>
  </w:style>
  <w:style w:type="character" w:styleId="Strong">
    <w:name w:val="Strong"/>
    <w:basedOn w:val="DefaultParagraphFont"/>
    <w:uiPriority w:val="22"/>
    <w:qFormat/>
    <w:rsid w:val="00DC0D3F"/>
    <w:rPr>
      <w:b/>
      <w:bCs/>
    </w:rPr>
  </w:style>
  <w:style w:type="paragraph" w:styleId="BodyText">
    <w:name w:val="Body Text"/>
    <w:basedOn w:val="Normal"/>
    <w:link w:val="BodyTextChar"/>
    <w:uiPriority w:val="1"/>
    <w:qFormat/>
    <w:rsid w:val="0063210E"/>
    <w:pPr>
      <w:ind w:left="490"/>
    </w:pPr>
    <w:rPr>
      <w:sz w:val="26"/>
      <w:szCs w:val="26"/>
    </w:rPr>
  </w:style>
  <w:style w:type="character" w:customStyle="1" w:styleId="BodyTextChar">
    <w:name w:val="Body Text Char"/>
    <w:basedOn w:val="DefaultParagraphFont"/>
    <w:link w:val="BodyText"/>
    <w:uiPriority w:val="1"/>
    <w:rsid w:val="0063210E"/>
    <w:rPr>
      <w:rFonts w:ascii="Times New Roman" w:eastAsia="Times New Roman" w:hAnsi="Times New Roman" w:cs="Times New Roman"/>
      <w:kern w:val="0"/>
      <w:sz w:val="26"/>
      <w:szCs w:val="26"/>
      <w:lang w:eastAsia="en-GB"/>
    </w:rPr>
  </w:style>
  <w:style w:type="paragraph" w:styleId="Header">
    <w:name w:val="header"/>
    <w:basedOn w:val="Normal"/>
    <w:link w:val="HeaderChar"/>
    <w:uiPriority w:val="99"/>
    <w:unhideWhenUsed/>
    <w:rsid w:val="00AB33E9"/>
    <w:pPr>
      <w:tabs>
        <w:tab w:val="center" w:pos="4513"/>
        <w:tab w:val="right" w:pos="9026"/>
      </w:tabs>
    </w:pPr>
  </w:style>
  <w:style w:type="character" w:customStyle="1" w:styleId="HeaderChar">
    <w:name w:val="Header Char"/>
    <w:basedOn w:val="DefaultParagraphFont"/>
    <w:link w:val="Header"/>
    <w:uiPriority w:val="99"/>
    <w:rsid w:val="00AB33E9"/>
  </w:style>
  <w:style w:type="paragraph" w:styleId="Footer">
    <w:name w:val="footer"/>
    <w:basedOn w:val="Normal"/>
    <w:link w:val="FooterChar"/>
    <w:uiPriority w:val="99"/>
    <w:unhideWhenUsed/>
    <w:rsid w:val="00AB33E9"/>
    <w:pPr>
      <w:tabs>
        <w:tab w:val="center" w:pos="4513"/>
        <w:tab w:val="right" w:pos="9026"/>
      </w:tabs>
    </w:pPr>
  </w:style>
  <w:style w:type="character" w:customStyle="1" w:styleId="FooterChar">
    <w:name w:val="Footer Char"/>
    <w:basedOn w:val="DefaultParagraphFont"/>
    <w:link w:val="Footer"/>
    <w:uiPriority w:val="99"/>
    <w:rsid w:val="00AB33E9"/>
  </w:style>
  <w:style w:type="character" w:styleId="Emphasis">
    <w:name w:val="Emphasis"/>
    <w:basedOn w:val="DefaultParagraphFont"/>
    <w:uiPriority w:val="20"/>
    <w:qFormat/>
    <w:rsid w:val="00F77E56"/>
    <w:rPr>
      <w:i/>
      <w:iCs/>
    </w:rPr>
  </w:style>
  <w:style w:type="character" w:styleId="Hyperlink">
    <w:name w:val="Hyperlink"/>
    <w:basedOn w:val="DefaultParagraphFont"/>
    <w:uiPriority w:val="99"/>
    <w:unhideWhenUsed/>
    <w:rsid w:val="00EF0C73"/>
    <w:rPr>
      <w:color w:val="467886" w:themeColor="hyperlink"/>
      <w:u w:val="single"/>
    </w:rPr>
  </w:style>
  <w:style w:type="character" w:styleId="UnresolvedMention">
    <w:name w:val="Unresolved Mention"/>
    <w:basedOn w:val="DefaultParagraphFont"/>
    <w:uiPriority w:val="99"/>
    <w:semiHidden/>
    <w:unhideWhenUsed/>
    <w:rsid w:val="00EF0C73"/>
    <w:rPr>
      <w:color w:val="605E5C"/>
      <w:shd w:val="clear" w:color="auto" w:fill="E1DFDD"/>
    </w:rPr>
  </w:style>
  <w:style w:type="character" w:styleId="CommentReference">
    <w:name w:val="annotation reference"/>
    <w:basedOn w:val="DefaultParagraphFont"/>
    <w:uiPriority w:val="99"/>
    <w:semiHidden/>
    <w:unhideWhenUsed/>
    <w:rsid w:val="00FE273B"/>
    <w:rPr>
      <w:sz w:val="16"/>
      <w:szCs w:val="16"/>
    </w:rPr>
  </w:style>
  <w:style w:type="paragraph" w:styleId="CommentText">
    <w:name w:val="annotation text"/>
    <w:basedOn w:val="Normal"/>
    <w:link w:val="CommentTextChar"/>
    <w:uiPriority w:val="99"/>
    <w:semiHidden/>
    <w:unhideWhenUsed/>
    <w:rsid w:val="00FE273B"/>
    <w:rPr>
      <w:sz w:val="20"/>
      <w:szCs w:val="20"/>
    </w:rPr>
  </w:style>
  <w:style w:type="character" w:customStyle="1" w:styleId="CommentTextChar">
    <w:name w:val="Comment Text Char"/>
    <w:basedOn w:val="DefaultParagraphFont"/>
    <w:link w:val="CommentText"/>
    <w:uiPriority w:val="99"/>
    <w:semiHidden/>
    <w:rsid w:val="00FE273B"/>
    <w:rPr>
      <w:sz w:val="20"/>
      <w:szCs w:val="20"/>
    </w:rPr>
  </w:style>
  <w:style w:type="paragraph" w:styleId="CommentSubject">
    <w:name w:val="annotation subject"/>
    <w:basedOn w:val="CommentText"/>
    <w:next w:val="CommentText"/>
    <w:link w:val="CommentSubjectChar"/>
    <w:uiPriority w:val="99"/>
    <w:semiHidden/>
    <w:unhideWhenUsed/>
    <w:rsid w:val="00FE273B"/>
    <w:rPr>
      <w:b/>
      <w:bCs/>
    </w:rPr>
  </w:style>
  <w:style w:type="character" w:customStyle="1" w:styleId="CommentSubjectChar">
    <w:name w:val="Comment Subject Char"/>
    <w:basedOn w:val="CommentTextChar"/>
    <w:link w:val="CommentSubject"/>
    <w:uiPriority w:val="99"/>
    <w:semiHidden/>
    <w:rsid w:val="00FE273B"/>
    <w:rPr>
      <w:b/>
      <w:bCs/>
      <w:sz w:val="20"/>
      <w:szCs w:val="20"/>
    </w:rPr>
  </w:style>
  <w:style w:type="paragraph" w:styleId="Revision">
    <w:name w:val="Revision"/>
    <w:hidden/>
    <w:uiPriority w:val="99"/>
    <w:semiHidden/>
    <w:rsid w:val="00FE273B"/>
    <w:pPr>
      <w:spacing w:after="0" w:line="240" w:lineRule="auto"/>
    </w:pPr>
  </w:style>
  <w:style w:type="character" w:styleId="LineNumber">
    <w:name w:val="line number"/>
    <w:basedOn w:val="DefaultParagraphFont"/>
    <w:uiPriority w:val="99"/>
    <w:semiHidden/>
    <w:unhideWhenUsed/>
    <w:rsid w:val="0045109B"/>
  </w:style>
  <w:style w:type="table" w:styleId="TableGrid">
    <w:name w:val="Table Grid"/>
    <w:basedOn w:val="TableNormal"/>
    <w:uiPriority w:val="59"/>
    <w:rsid w:val="001B7C2B"/>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1B7C2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922">
      <w:bodyDiv w:val="1"/>
      <w:marLeft w:val="0"/>
      <w:marRight w:val="0"/>
      <w:marTop w:val="0"/>
      <w:marBottom w:val="0"/>
      <w:divBdr>
        <w:top w:val="none" w:sz="0" w:space="0" w:color="auto"/>
        <w:left w:val="none" w:sz="0" w:space="0" w:color="auto"/>
        <w:bottom w:val="none" w:sz="0" w:space="0" w:color="auto"/>
        <w:right w:val="none" w:sz="0" w:space="0" w:color="auto"/>
      </w:divBdr>
    </w:div>
    <w:div w:id="2244809">
      <w:bodyDiv w:val="1"/>
      <w:marLeft w:val="0"/>
      <w:marRight w:val="0"/>
      <w:marTop w:val="0"/>
      <w:marBottom w:val="0"/>
      <w:divBdr>
        <w:top w:val="none" w:sz="0" w:space="0" w:color="auto"/>
        <w:left w:val="none" w:sz="0" w:space="0" w:color="auto"/>
        <w:bottom w:val="none" w:sz="0" w:space="0" w:color="auto"/>
        <w:right w:val="none" w:sz="0" w:space="0" w:color="auto"/>
      </w:divBdr>
    </w:div>
    <w:div w:id="2631158">
      <w:marLeft w:val="640"/>
      <w:marRight w:val="0"/>
      <w:marTop w:val="0"/>
      <w:marBottom w:val="0"/>
      <w:divBdr>
        <w:top w:val="none" w:sz="0" w:space="0" w:color="auto"/>
        <w:left w:val="none" w:sz="0" w:space="0" w:color="auto"/>
        <w:bottom w:val="none" w:sz="0" w:space="0" w:color="auto"/>
        <w:right w:val="none" w:sz="0" w:space="0" w:color="auto"/>
      </w:divBdr>
    </w:div>
    <w:div w:id="5719905">
      <w:marLeft w:val="480"/>
      <w:marRight w:val="0"/>
      <w:marTop w:val="0"/>
      <w:marBottom w:val="0"/>
      <w:divBdr>
        <w:top w:val="none" w:sz="0" w:space="0" w:color="auto"/>
        <w:left w:val="none" w:sz="0" w:space="0" w:color="auto"/>
        <w:bottom w:val="none" w:sz="0" w:space="0" w:color="auto"/>
        <w:right w:val="none" w:sz="0" w:space="0" w:color="auto"/>
      </w:divBdr>
    </w:div>
    <w:div w:id="11106754">
      <w:marLeft w:val="480"/>
      <w:marRight w:val="0"/>
      <w:marTop w:val="0"/>
      <w:marBottom w:val="0"/>
      <w:divBdr>
        <w:top w:val="none" w:sz="0" w:space="0" w:color="auto"/>
        <w:left w:val="none" w:sz="0" w:space="0" w:color="auto"/>
        <w:bottom w:val="none" w:sz="0" w:space="0" w:color="auto"/>
        <w:right w:val="none" w:sz="0" w:space="0" w:color="auto"/>
      </w:divBdr>
    </w:div>
    <w:div w:id="12004726">
      <w:marLeft w:val="480"/>
      <w:marRight w:val="0"/>
      <w:marTop w:val="0"/>
      <w:marBottom w:val="0"/>
      <w:divBdr>
        <w:top w:val="none" w:sz="0" w:space="0" w:color="auto"/>
        <w:left w:val="none" w:sz="0" w:space="0" w:color="auto"/>
        <w:bottom w:val="none" w:sz="0" w:space="0" w:color="auto"/>
        <w:right w:val="none" w:sz="0" w:space="0" w:color="auto"/>
      </w:divBdr>
    </w:div>
    <w:div w:id="15085586">
      <w:marLeft w:val="480"/>
      <w:marRight w:val="0"/>
      <w:marTop w:val="0"/>
      <w:marBottom w:val="0"/>
      <w:divBdr>
        <w:top w:val="none" w:sz="0" w:space="0" w:color="auto"/>
        <w:left w:val="none" w:sz="0" w:space="0" w:color="auto"/>
        <w:bottom w:val="none" w:sz="0" w:space="0" w:color="auto"/>
        <w:right w:val="none" w:sz="0" w:space="0" w:color="auto"/>
      </w:divBdr>
    </w:div>
    <w:div w:id="16974097">
      <w:marLeft w:val="480"/>
      <w:marRight w:val="0"/>
      <w:marTop w:val="0"/>
      <w:marBottom w:val="0"/>
      <w:divBdr>
        <w:top w:val="none" w:sz="0" w:space="0" w:color="auto"/>
        <w:left w:val="none" w:sz="0" w:space="0" w:color="auto"/>
        <w:bottom w:val="none" w:sz="0" w:space="0" w:color="auto"/>
        <w:right w:val="none" w:sz="0" w:space="0" w:color="auto"/>
      </w:divBdr>
    </w:div>
    <w:div w:id="17439073">
      <w:bodyDiv w:val="1"/>
      <w:marLeft w:val="0"/>
      <w:marRight w:val="0"/>
      <w:marTop w:val="0"/>
      <w:marBottom w:val="0"/>
      <w:divBdr>
        <w:top w:val="none" w:sz="0" w:space="0" w:color="auto"/>
        <w:left w:val="none" w:sz="0" w:space="0" w:color="auto"/>
        <w:bottom w:val="none" w:sz="0" w:space="0" w:color="auto"/>
        <w:right w:val="none" w:sz="0" w:space="0" w:color="auto"/>
      </w:divBdr>
    </w:div>
    <w:div w:id="18355141">
      <w:marLeft w:val="480"/>
      <w:marRight w:val="0"/>
      <w:marTop w:val="0"/>
      <w:marBottom w:val="0"/>
      <w:divBdr>
        <w:top w:val="none" w:sz="0" w:space="0" w:color="auto"/>
        <w:left w:val="none" w:sz="0" w:space="0" w:color="auto"/>
        <w:bottom w:val="none" w:sz="0" w:space="0" w:color="auto"/>
        <w:right w:val="none" w:sz="0" w:space="0" w:color="auto"/>
      </w:divBdr>
    </w:div>
    <w:div w:id="21640563">
      <w:marLeft w:val="640"/>
      <w:marRight w:val="0"/>
      <w:marTop w:val="0"/>
      <w:marBottom w:val="0"/>
      <w:divBdr>
        <w:top w:val="none" w:sz="0" w:space="0" w:color="auto"/>
        <w:left w:val="none" w:sz="0" w:space="0" w:color="auto"/>
        <w:bottom w:val="none" w:sz="0" w:space="0" w:color="auto"/>
        <w:right w:val="none" w:sz="0" w:space="0" w:color="auto"/>
      </w:divBdr>
    </w:div>
    <w:div w:id="29769855">
      <w:marLeft w:val="480"/>
      <w:marRight w:val="0"/>
      <w:marTop w:val="0"/>
      <w:marBottom w:val="0"/>
      <w:divBdr>
        <w:top w:val="none" w:sz="0" w:space="0" w:color="auto"/>
        <w:left w:val="none" w:sz="0" w:space="0" w:color="auto"/>
        <w:bottom w:val="none" w:sz="0" w:space="0" w:color="auto"/>
        <w:right w:val="none" w:sz="0" w:space="0" w:color="auto"/>
      </w:divBdr>
    </w:div>
    <w:div w:id="35859592">
      <w:marLeft w:val="480"/>
      <w:marRight w:val="0"/>
      <w:marTop w:val="0"/>
      <w:marBottom w:val="0"/>
      <w:divBdr>
        <w:top w:val="none" w:sz="0" w:space="0" w:color="auto"/>
        <w:left w:val="none" w:sz="0" w:space="0" w:color="auto"/>
        <w:bottom w:val="none" w:sz="0" w:space="0" w:color="auto"/>
        <w:right w:val="none" w:sz="0" w:space="0" w:color="auto"/>
      </w:divBdr>
    </w:div>
    <w:div w:id="36900794">
      <w:marLeft w:val="480"/>
      <w:marRight w:val="0"/>
      <w:marTop w:val="0"/>
      <w:marBottom w:val="0"/>
      <w:divBdr>
        <w:top w:val="none" w:sz="0" w:space="0" w:color="auto"/>
        <w:left w:val="none" w:sz="0" w:space="0" w:color="auto"/>
        <w:bottom w:val="none" w:sz="0" w:space="0" w:color="auto"/>
        <w:right w:val="none" w:sz="0" w:space="0" w:color="auto"/>
      </w:divBdr>
    </w:div>
    <w:div w:id="38017240">
      <w:marLeft w:val="480"/>
      <w:marRight w:val="0"/>
      <w:marTop w:val="0"/>
      <w:marBottom w:val="0"/>
      <w:divBdr>
        <w:top w:val="none" w:sz="0" w:space="0" w:color="auto"/>
        <w:left w:val="none" w:sz="0" w:space="0" w:color="auto"/>
        <w:bottom w:val="none" w:sz="0" w:space="0" w:color="auto"/>
        <w:right w:val="none" w:sz="0" w:space="0" w:color="auto"/>
      </w:divBdr>
    </w:div>
    <w:div w:id="39060840">
      <w:bodyDiv w:val="1"/>
      <w:marLeft w:val="0"/>
      <w:marRight w:val="0"/>
      <w:marTop w:val="0"/>
      <w:marBottom w:val="0"/>
      <w:divBdr>
        <w:top w:val="none" w:sz="0" w:space="0" w:color="auto"/>
        <w:left w:val="none" w:sz="0" w:space="0" w:color="auto"/>
        <w:bottom w:val="none" w:sz="0" w:space="0" w:color="auto"/>
        <w:right w:val="none" w:sz="0" w:space="0" w:color="auto"/>
      </w:divBdr>
    </w:div>
    <w:div w:id="39483496">
      <w:marLeft w:val="480"/>
      <w:marRight w:val="0"/>
      <w:marTop w:val="0"/>
      <w:marBottom w:val="0"/>
      <w:divBdr>
        <w:top w:val="none" w:sz="0" w:space="0" w:color="auto"/>
        <w:left w:val="none" w:sz="0" w:space="0" w:color="auto"/>
        <w:bottom w:val="none" w:sz="0" w:space="0" w:color="auto"/>
        <w:right w:val="none" w:sz="0" w:space="0" w:color="auto"/>
      </w:divBdr>
    </w:div>
    <w:div w:id="40836244">
      <w:marLeft w:val="480"/>
      <w:marRight w:val="0"/>
      <w:marTop w:val="0"/>
      <w:marBottom w:val="0"/>
      <w:divBdr>
        <w:top w:val="none" w:sz="0" w:space="0" w:color="auto"/>
        <w:left w:val="none" w:sz="0" w:space="0" w:color="auto"/>
        <w:bottom w:val="none" w:sz="0" w:space="0" w:color="auto"/>
        <w:right w:val="none" w:sz="0" w:space="0" w:color="auto"/>
      </w:divBdr>
    </w:div>
    <w:div w:id="44961061">
      <w:bodyDiv w:val="1"/>
      <w:marLeft w:val="0"/>
      <w:marRight w:val="0"/>
      <w:marTop w:val="0"/>
      <w:marBottom w:val="0"/>
      <w:divBdr>
        <w:top w:val="none" w:sz="0" w:space="0" w:color="auto"/>
        <w:left w:val="none" w:sz="0" w:space="0" w:color="auto"/>
        <w:bottom w:val="none" w:sz="0" w:space="0" w:color="auto"/>
        <w:right w:val="none" w:sz="0" w:space="0" w:color="auto"/>
      </w:divBdr>
    </w:div>
    <w:div w:id="45379968">
      <w:marLeft w:val="640"/>
      <w:marRight w:val="0"/>
      <w:marTop w:val="0"/>
      <w:marBottom w:val="0"/>
      <w:divBdr>
        <w:top w:val="none" w:sz="0" w:space="0" w:color="auto"/>
        <w:left w:val="none" w:sz="0" w:space="0" w:color="auto"/>
        <w:bottom w:val="none" w:sz="0" w:space="0" w:color="auto"/>
        <w:right w:val="none" w:sz="0" w:space="0" w:color="auto"/>
      </w:divBdr>
    </w:div>
    <w:div w:id="46880909">
      <w:bodyDiv w:val="1"/>
      <w:marLeft w:val="0"/>
      <w:marRight w:val="0"/>
      <w:marTop w:val="0"/>
      <w:marBottom w:val="0"/>
      <w:divBdr>
        <w:top w:val="none" w:sz="0" w:space="0" w:color="auto"/>
        <w:left w:val="none" w:sz="0" w:space="0" w:color="auto"/>
        <w:bottom w:val="none" w:sz="0" w:space="0" w:color="auto"/>
        <w:right w:val="none" w:sz="0" w:space="0" w:color="auto"/>
      </w:divBdr>
    </w:div>
    <w:div w:id="47147197">
      <w:bodyDiv w:val="1"/>
      <w:marLeft w:val="0"/>
      <w:marRight w:val="0"/>
      <w:marTop w:val="0"/>
      <w:marBottom w:val="0"/>
      <w:divBdr>
        <w:top w:val="none" w:sz="0" w:space="0" w:color="auto"/>
        <w:left w:val="none" w:sz="0" w:space="0" w:color="auto"/>
        <w:bottom w:val="none" w:sz="0" w:space="0" w:color="auto"/>
        <w:right w:val="none" w:sz="0" w:space="0" w:color="auto"/>
      </w:divBdr>
      <w:divsChild>
        <w:div w:id="20479198">
          <w:marLeft w:val="480"/>
          <w:marRight w:val="0"/>
          <w:marTop w:val="0"/>
          <w:marBottom w:val="0"/>
          <w:divBdr>
            <w:top w:val="none" w:sz="0" w:space="0" w:color="auto"/>
            <w:left w:val="none" w:sz="0" w:space="0" w:color="auto"/>
            <w:bottom w:val="none" w:sz="0" w:space="0" w:color="auto"/>
            <w:right w:val="none" w:sz="0" w:space="0" w:color="auto"/>
          </w:divBdr>
        </w:div>
        <w:div w:id="115224934">
          <w:marLeft w:val="480"/>
          <w:marRight w:val="0"/>
          <w:marTop w:val="0"/>
          <w:marBottom w:val="0"/>
          <w:divBdr>
            <w:top w:val="none" w:sz="0" w:space="0" w:color="auto"/>
            <w:left w:val="none" w:sz="0" w:space="0" w:color="auto"/>
            <w:bottom w:val="none" w:sz="0" w:space="0" w:color="auto"/>
            <w:right w:val="none" w:sz="0" w:space="0" w:color="auto"/>
          </w:divBdr>
        </w:div>
        <w:div w:id="147672704">
          <w:marLeft w:val="480"/>
          <w:marRight w:val="0"/>
          <w:marTop w:val="0"/>
          <w:marBottom w:val="0"/>
          <w:divBdr>
            <w:top w:val="none" w:sz="0" w:space="0" w:color="auto"/>
            <w:left w:val="none" w:sz="0" w:space="0" w:color="auto"/>
            <w:bottom w:val="none" w:sz="0" w:space="0" w:color="auto"/>
            <w:right w:val="none" w:sz="0" w:space="0" w:color="auto"/>
          </w:divBdr>
        </w:div>
        <w:div w:id="216597570">
          <w:marLeft w:val="480"/>
          <w:marRight w:val="0"/>
          <w:marTop w:val="0"/>
          <w:marBottom w:val="0"/>
          <w:divBdr>
            <w:top w:val="none" w:sz="0" w:space="0" w:color="auto"/>
            <w:left w:val="none" w:sz="0" w:space="0" w:color="auto"/>
            <w:bottom w:val="none" w:sz="0" w:space="0" w:color="auto"/>
            <w:right w:val="none" w:sz="0" w:space="0" w:color="auto"/>
          </w:divBdr>
        </w:div>
        <w:div w:id="258409714">
          <w:marLeft w:val="480"/>
          <w:marRight w:val="0"/>
          <w:marTop w:val="0"/>
          <w:marBottom w:val="0"/>
          <w:divBdr>
            <w:top w:val="none" w:sz="0" w:space="0" w:color="auto"/>
            <w:left w:val="none" w:sz="0" w:space="0" w:color="auto"/>
            <w:bottom w:val="none" w:sz="0" w:space="0" w:color="auto"/>
            <w:right w:val="none" w:sz="0" w:space="0" w:color="auto"/>
          </w:divBdr>
        </w:div>
        <w:div w:id="269364287">
          <w:marLeft w:val="480"/>
          <w:marRight w:val="0"/>
          <w:marTop w:val="0"/>
          <w:marBottom w:val="0"/>
          <w:divBdr>
            <w:top w:val="none" w:sz="0" w:space="0" w:color="auto"/>
            <w:left w:val="none" w:sz="0" w:space="0" w:color="auto"/>
            <w:bottom w:val="none" w:sz="0" w:space="0" w:color="auto"/>
            <w:right w:val="none" w:sz="0" w:space="0" w:color="auto"/>
          </w:divBdr>
        </w:div>
        <w:div w:id="315840216">
          <w:marLeft w:val="480"/>
          <w:marRight w:val="0"/>
          <w:marTop w:val="0"/>
          <w:marBottom w:val="0"/>
          <w:divBdr>
            <w:top w:val="none" w:sz="0" w:space="0" w:color="auto"/>
            <w:left w:val="none" w:sz="0" w:space="0" w:color="auto"/>
            <w:bottom w:val="none" w:sz="0" w:space="0" w:color="auto"/>
            <w:right w:val="none" w:sz="0" w:space="0" w:color="auto"/>
          </w:divBdr>
        </w:div>
        <w:div w:id="434056953">
          <w:marLeft w:val="480"/>
          <w:marRight w:val="0"/>
          <w:marTop w:val="0"/>
          <w:marBottom w:val="0"/>
          <w:divBdr>
            <w:top w:val="none" w:sz="0" w:space="0" w:color="auto"/>
            <w:left w:val="none" w:sz="0" w:space="0" w:color="auto"/>
            <w:bottom w:val="none" w:sz="0" w:space="0" w:color="auto"/>
            <w:right w:val="none" w:sz="0" w:space="0" w:color="auto"/>
          </w:divBdr>
        </w:div>
        <w:div w:id="453791781">
          <w:marLeft w:val="480"/>
          <w:marRight w:val="0"/>
          <w:marTop w:val="0"/>
          <w:marBottom w:val="0"/>
          <w:divBdr>
            <w:top w:val="none" w:sz="0" w:space="0" w:color="auto"/>
            <w:left w:val="none" w:sz="0" w:space="0" w:color="auto"/>
            <w:bottom w:val="none" w:sz="0" w:space="0" w:color="auto"/>
            <w:right w:val="none" w:sz="0" w:space="0" w:color="auto"/>
          </w:divBdr>
        </w:div>
        <w:div w:id="739720147">
          <w:marLeft w:val="480"/>
          <w:marRight w:val="0"/>
          <w:marTop w:val="0"/>
          <w:marBottom w:val="0"/>
          <w:divBdr>
            <w:top w:val="none" w:sz="0" w:space="0" w:color="auto"/>
            <w:left w:val="none" w:sz="0" w:space="0" w:color="auto"/>
            <w:bottom w:val="none" w:sz="0" w:space="0" w:color="auto"/>
            <w:right w:val="none" w:sz="0" w:space="0" w:color="auto"/>
          </w:divBdr>
        </w:div>
        <w:div w:id="933168837">
          <w:marLeft w:val="480"/>
          <w:marRight w:val="0"/>
          <w:marTop w:val="0"/>
          <w:marBottom w:val="0"/>
          <w:divBdr>
            <w:top w:val="none" w:sz="0" w:space="0" w:color="auto"/>
            <w:left w:val="none" w:sz="0" w:space="0" w:color="auto"/>
            <w:bottom w:val="none" w:sz="0" w:space="0" w:color="auto"/>
            <w:right w:val="none" w:sz="0" w:space="0" w:color="auto"/>
          </w:divBdr>
        </w:div>
        <w:div w:id="1072042195">
          <w:marLeft w:val="480"/>
          <w:marRight w:val="0"/>
          <w:marTop w:val="0"/>
          <w:marBottom w:val="0"/>
          <w:divBdr>
            <w:top w:val="none" w:sz="0" w:space="0" w:color="auto"/>
            <w:left w:val="none" w:sz="0" w:space="0" w:color="auto"/>
            <w:bottom w:val="none" w:sz="0" w:space="0" w:color="auto"/>
            <w:right w:val="none" w:sz="0" w:space="0" w:color="auto"/>
          </w:divBdr>
        </w:div>
        <w:div w:id="1108890778">
          <w:marLeft w:val="480"/>
          <w:marRight w:val="0"/>
          <w:marTop w:val="0"/>
          <w:marBottom w:val="0"/>
          <w:divBdr>
            <w:top w:val="none" w:sz="0" w:space="0" w:color="auto"/>
            <w:left w:val="none" w:sz="0" w:space="0" w:color="auto"/>
            <w:bottom w:val="none" w:sz="0" w:space="0" w:color="auto"/>
            <w:right w:val="none" w:sz="0" w:space="0" w:color="auto"/>
          </w:divBdr>
        </w:div>
        <w:div w:id="1156459050">
          <w:marLeft w:val="480"/>
          <w:marRight w:val="0"/>
          <w:marTop w:val="0"/>
          <w:marBottom w:val="0"/>
          <w:divBdr>
            <w:top w:val="none" w:sz="0" w:space="0" w:color="auto"/>
            <w:left w:val="none" w:sz="0" w:space="0" w:color="auto"/>
            <w:bottom w:val="none" w:sz="0" w:space="0" w:color="auto"/>
            <w:right w:val="none" w:sz="0" w:space="0" w:color="auto"/>
          </w:divBdr>
        </w:div>
        <w:div w:id="1190530859">
          <w:marLeft w:val="480"/>
          <w:marRight w:val="0"/>
          <w:marTop w:val="0"/>
          <w:marBottom w:val="0"/>
          <w:divBdr>
            <w:top w:val="none" w:sz="0" w:space="0" w:color="auto"/>
            <w:left w:val="none" w:sz="0" w:space="0" w:color="auto"/>
            <w:bottom w:val="none" w:sz="0" w:space="0" w:color="auto"/>
            <w:right w:val="none" w:sz="0" w:space="0" w:color="auto"/>
          </w:divBdr>
        </w:div>
        <w:div w:id="1360887547">
          <w:marLeft w:val="480"/>
          <w:marRight w:val="0"/>
          <w:marTop w:val="0"/>
          <w:marBottom w:val="0"/>
          <w:divBdr>
            <w:top w:val="none" w:sz="0" w:space="0" w:color="auto"/>
            <w:left w:val="none" w:sz="0" w:space="0" w:color="auto"/>
            <w:bottom w:val="none" w:sz="0" w:space="0" w:color="auto"/>
            <w:right w:val="none" w:sz="0" w:space="0" w:color="auto"/>
          </w:divBdr>
        </w:div>
        <w:div w:id="1429160674">
          <w:marLeft w:val="480"/>
          <w:marRight w:val="0"/>
          <w:marTop w:val="0"/>
          <w:marBottom w:val="0"/>
          <w:divBdr>
            <w:top w:val="none" w:sz="0" w:space="0" w:color="auto"/>
            <w:left w:val="none" w:sz="0" w:space="0" w:color="auto"/>
            <w:bottom w:val="none" w:sz="0" w:space="0" w:color="auto"/>
            <w:right w:val="none" w:sz="0" w:space="0" w:color="auto"/>
          </w:divBdr>
        </w:div>
        <w:div w:id="1444691656">
          <w:marLeft w:val="480"/>
          <w:marRight w:val="0"/>
          <w:marTop w:val="0"/>
          <w:marBottom w:val="0"/>
          <w:divBdr>
            <w:top w:val="none" w:sz="0" w:space="0" w:color="auto"/>
            <w:left w:val="none" w:sz="0" w:space="0" w:color="auto"/>
            <w:bottom w:val="none" w:sz="0" w:space="0" w:color="auto"/>
            <w:right w:val="none" w:sz="0" w:space="0" w:color="auto"/>
          </w:divBdr>
        </w:div>
        <w:div w:id="1493176819">
          <w:marLeft w:val="480"/>
          <w:marRight w:val="0"/>
          <w:marTop w:val="0"/>
          <w:marBottom w:val="0"/>
          <w:divBdr>
            <w:top w:val="none" w:sz="0" w:space="0" w:color="auto"/>
            <w:left w:val="none" w:sz="0" w:space="0" w:color="auto"/>
            <w:bottom w:val="none" w:sz="0" w:space="0" w:color="auto"/>
            <w:right w:val="none" w:sz="0" w:space="0" w:color="auto"/>
          </w:divBdr>
        </w:div>
        <w:div w:id="1638685281">
          <w:marLeft w:val="480"/>
          <w:marRight w:val="0"/>
          <w:marTop w:val="0"/>
          <w:marBottom w:val="0"/>
          <w:divBdr>
            <w:top w:val="none" w:sz="0" w:space="0" w:color="auto"/>
            <w:left w:val="none" w:sz="0" w:space="0" w:color="auto"/>
            <w:bottom w:val="none" w:sz="0" w:space="0" w:color="auto"/>
            <w:right w:val="none" w:sz="0" w:space="0" w:color="auto"/>
          </w:divBdr>
        </w:div>
        <w:div w:id="1741247611">
          <w:marLeft w:val="480"/>
          <w:marRight w:val="0"/>
          <w:marTop w:val="0"/>
          <w:marBottom w:val="0"/>
          <w:divBdr>
            <w:top w:val="none" w:sz="0" w:space="0" w:color="auto"/>
            <w:left w:val="none" w:sz="0" w:space="0" w:color="auto"/>
            <w:bottom w:val="none" w:sz="0" w:space="0" w:color="auto"/>
            <w:right w:val="none" w:sz="0" w:space="0" w:color="auto"/>
          </w:divBdr>
        </w:div>
        <w:div w:id="1753352899">
          <w:marLeft w:val="480"/>
          <w:marRight w:val="0"/>
          <w:marTop w:val="0"/>
          <w:marBottom w:val="0"/>
          <w:divBdr>
            <w:top w:val="none" w:sz="0" w:space="0" w:color="auto"/>
            <w:left w:val="none" w:sz="0" w:space="0" w:color="auto"/>
            <w:bottom w:val="none" w:sz="0" w:space="0" w:color="auto"/>
            <w:right w:val="none" w:sz="0" w:space="0" w:color="auto"/>
          </w:divBdr>
        </w:div>
        <w:div w:id="2029066753">
          <w:marLeft w:val="480"/>
          <w:marRight w:val="0"/>
          <w:marTop w:val="0"/>
          <w:marBottom w:val="0"/>
          <w:divBdr>
            <w:top w:val="none" w:sz="0" w:space="0" w:color="auto"/>
            <w:left w:val="none" w:sz="0" w:space="0" w:color="auto"/>
            <w:bottom w:val="none" w:sz="0" w:space="0" w:color="auto"/>
            <w:right w:val="none" w:sz="0" w:space="0" w:color="auto"/>
          </w:divBdr>
        </w:div>
      </w:divsChild>
    </w:div>
    <w:div w:id="47847848">
      <w:marLeft w:val="640"/>
      <w:marRight w:val="0"/>
      <w:marTop w:val="0"/>
      <w:marBottom w:val="0"/>
      <w:divBdr>
        <w:top w:val="none" w:sz="0" w:space="0" w:color="auto"/>
        <w:left w:val="none" w:sz="0" w:space="0" w:color="auto"/>
        <w:bottom w:val="none" w:sz="0" w:space="0" w:color="auto"/>
        <w:right w:val="none" w:sz="0" w:space="0" w:color="auto"/>
      </w:divBdr>
    </w:div>
    <w:div w:id="52699634">
      <w:bodyDiv w:val="1"/>
      <w:marLeft w:val="0"/>
      <w:marRight w:val="0"/>
      <w:marTop w:val="0"/>
      <w:marBottom w:val="0"/>
      <w:divBdr>
        <w:top w:val="none" w:sz="0" w:space="0" w:color="auto"/>
        <w:left w:val="none" w:sz="0" w:space="0" w:color="auto"/>
        <w:bottom w:val="none" w:sz="0" w:space="0" w:color="auto"/>
        <w:right w:val="none" w:sz="0" w:space="0" w:color="auto"/>
      </w:divBdr>
    </w:div>
    <w:div w:id="52705870">
      <w:marLeft w:val="480"/>
      <w:marRight w:val="0"/>
      <w:marTop w:val="0"/>
      <w:marBottom w:val="0"/>
      <w:divBdr>
        <w:top w:val="none" w:sz="0" w:space="0" w:color="auto"/>
        <w:left w:val="none" w:sz="0" w:space="0" w:color="auto"/>
        <w:bottom w:val="none" w:sz="0" w:space="0" w:color="auto"/>
        <w:right w:val="none" w:sz="0" w:space="0" w:color="auto"/>
      </w:divBdr>
    </w:div>
    <w:div w:id="52971407">
      <w:marLeft w:val="640"/>
      <w:marRight w:val="0"/>
      <w:marTop w:val="0"/>
      <w:marBottom w:val="0"/>
      <w:divBdr>
        <w:top w:val="none" w:sz="0" w:space="0" w:color="auto"/>
        <w:left w:val="none" w:sz="0" w:space="0" w:color="auto"/>
        <w:bottom w:val="none" w:sz="0" w:space="0" w:color="auto"/>
        <w:right w:val="none" w:sz="0" w:space="0" w:color="auto"/>
      </w:divBdr>
    </w:div>
    <w:div w:id="53509087">
      <w:marLeft w:val="480"/>
      <w:marRight w:val="0"/>
      <w:marTop w:val="0"/>
      <w:marBottom w:val="0"/>
      <w:divBdr>
        <w:top w:val="none" w:sz="0" w:space="0" w:color="auto"/>
        <w:left w:val="none" w:sz="0" w:space="0" w:color="auto"/>
        <w:bottom w:val="none" w:sz="0" w:space="0" w:color="auto"/>
        <w:right w:val="none" w:sz="0" w:space="0" w:color="auto"/>
      </w:divBdr>
    </w:div>
    <w:div w:id="54814654">
      <w:marLeft w:val="480"/>
      <w:marRight w:val="0"/>
      <w:marTop w:val="0"/>
      <w:marBottom w:val="0"/>
      <w:divBdr>
        <w:top w:val="none" w:sz="0" w:space="0" w:color="auto"/>
        <w:left w:val="none" w:sz="0" w:space="0" w:color="auto"/>
        <w:bottom w:val="none" w:sz="0" w:space="0" w:color="auto"/>
        <w:right w:val="none" w:sz="0" w:space="0" w:color="auto"/>
      </w:divBdr>
    </w:div>
    <w:div w:id="58406723">
      <w:marLeft w:val="480"/>
      <w:marRight w:val="0"/>
      <w:marTop w:val="0"/>
      <w:marBottom w:val="0"/>
      <w:divBdr>
        <w:top w:val="none" w:sz="0" w:space="0" w:color="auto"/>
        <w:left w:val="none" w:sz="0" w:space="0" w:color="auto"/>
        <w:bottom w:val="none" w:sz="0" w:space="0" w:color="auto"/>
        <w:right w:val="none" w:sz="0" w:space="0" w:color="auto"/>
      </w:divBdr>
    </w:div>
    <w:div w:id="58552784">
      <w:bodyDiv w:val="1"/>
      <w:marLeft w:val="0"/>
      <w:marRight w:val="0"/>
      <w:marTop w:val="0"/>
      <w:marBottom w:val="0"/>
      <w:divBdr>
        <w:top w:val="none" w:sz="0" w:space="0" w:color="auto"/>
        <w:left w:val="none" w:sz="0" w:space="0" w:color="auto"/>
        <w:bottom w:val="none" w:sz="0" w:space="0" w:color="auto"/>
        <w:right w:val="none" w:sz="0" w:space="0" w:color="auto"/>
      </w:divBdr>
    </w:div>
    <w:div w:id="67384598">
      <w:marLeft w:val="480"/>
      <w:marRight w:val="0"/>
      <w:marTop w:val="0"/>
      <w:marBottom w:val="0"/>
      <w:divBdr>
        <w:top w:val="none" w:sz="0" w:space="0" w:color="auto"/>
        <w:left w:val="none" w:sz="0" w:space="0" w:color="auto"/>
        <w:bottom w:val="none" w:sz="0" w:space="0" w:color="auto"/>
        <w:right w:val="none" w:sz="0" w:space="0" w:color="auto"/>
      </w:divBdr>
    </w:div>
    <w:div w:id="69813315">
      <w:bodyDiv w:val="1"/>
      <w:marLeft w:val="0"/>
      <w:marRight w:val="0"/>
      <w:marTop w:val="0"/>
      <w:marBottom w:val="0"/>
      <w:divBdr>
        <w:top w:val="none" w:sz="0" w:space="0" w:color="auto"/>
        <w:left w:val="none" w:sz="0" w:space="0" w:color="auto"/>
        <w:bottom w:val="none" w:sz="0" w:space="0" w:color="auto"/>
        <w:right w:val="none" w:sz="0" w:space="0" w:color="auto"/>
      </w:divBdr>
    </w:div>
    <w:div w:id="76756057">
      <w:marLeft w:val="480"/>
      <w:marRight w:val="0"/>
      <w:marTop w:val="0"/>
      <w:marBottom w:val="0"/>
      <w:divBdr>
        <w:top w:val="none" w:sz="0" w:space="0" w:color="auto"/>
        <w:left w:val="none" w:sz="0" w:space="0" w:color="auto"/>
        <w:bottom w:val="none" w:sz="0" w:space="0" w:color="auto"/>
        <w:right w:val="none" w:sz="0" w:space="0" w:color="auto"/>
      </w:divBdr>
    </w:div>
    <w:div w:id="77947858">
      <w:marLeft w:val="480"/>
      <w:marRight w:val="0"/>
      <w:marTop w:val="0"/>
      <w:marBottom w:val="0"/>
      <w:divBdr>
        <w:top w:val="none" w:sz="0" w:space="0" w:color="auto"/>
        <w:left w:val="none" w:sz="0" w:space="0" w:color="auto"/>
        <w:bottom w:val="none" w:sz="0" w:space="0" w:color="auto"/>
        <w:right w:val="none" w:sz="0" w:space="0" w:color="auto"/>
      </w:divBdr>
    </w:div>
    <w:div w:id="83917347">
      <w:bodyDiv w:val="1"/>
      <w:marLeft w:val="0"/>
      <w:marRight w:val="0"/>
      <w:marTop w:val="0"/>
      <w:marBottom w:val="0"/>
      <w:divBdr>
        <w:top w:val="none" w:sz="0" w:space="0" w:color="auto"/>
        <w:left w:val="none" w:sz="0" w:space="0" w:color="auto"/>
        <w:bottom w:val="none" w:sz="0" w:space="0" w:color="auto"/>
        <w:right w:val="none" w:sz="0" w:space="0" w:color="auto"/>
      </w:divBdr>
    </w:div>
    <w:div w:id="84692661">
      <w:marLeft w:val="480"/>
      <w:marRight w:val="0"/>
      <w:marTop w:val="0"/>
      <w:marBottom w:val="0"/>
      <w:divBdr>
        <w:top w:val="none" w:sz="0" w:space="0" w:color="auto"/>
        <w:left w:val="none" w:sz="0" w:space="0" w:color="auto"/>
        <w:bottom w:val="none" w:sz="0" w:space="0" w:color="auto"/>
        <w:right w:val="none" w:sz="0" w:space="0" w:color="auto"/>
      </w:divBdr>
    </w:div>
    <w:div w:id="86079902">
      <w:marLeft w:val="480"/>
      <w:marRight w:val="0"/>
      <w:marTop w:val="0"/>
      <w:marBottom w:val="0"/>
      <w:divBdr>
        <w:top w:val="none" w:sz="0" w:space="0" w:color="auto"/>
        <w:left w:val="none" w:sz="0" w:space="0" w:color="auto"/>
        <w:bottom w:val="none" w:sz="0" w:space="0" w:color="auto"/>
        <w:right w:val="none" w:sz="0" w:space="0" w:color="auto"/>
      </w:divBdr>
    </w:div>
    <w:div w:id="88426650">
      <w:marLeft w:val="480"/>
      <w:marRight w:val="0"/>
      <w:marTop w:val="0"/>
      <w:marBottom w:val="0"/>
      <w:divBdr>
        <w:top w:val="none" w:sz="0" w:space="0" w:color="auto"/>
        <w:left w:val="none" w:sz="0" w:space="0" w:color="auto"/>
        <w:bottom w:val="none" w:sz="0" w:space="0" w:color="auto"/>
        <w:right w:val="none" w:sz="0" w:space="0" w:color="auto"/>
      </w:divBdr>
    </w:div>
    <w:div w:id="88819577">
      <w:marLeft w:val="480"/>
      <w:marRight w:val="0"/>
      <w:marTop w:val="0"/>
      <w:marBottom w:val="0"/>
      <w:divBdr>
        <w:top w:val="none" w:sz="0" w:space="0" w:color="auto"/>
        <w:left w:val="none" w:sz="0" w:space="0" w:color="auto"/>
        <w:bottom w:val="none" w:sz="0" w:space="0" w:color="auto"/>
        <w:right w:val="none" w:sz="0" w:space="0" w:color="auto"/>
      </w:divBdr>
    </w:div>
    <w:div w:id="89937891">
      <w:marLeft w:val="640"/>
      <w:marRight w:val="0"/>
      <w:marTop w:val="0"/>
      <w:marBottom w:val="0"/>
      <w:divBdr>
        <w:top w:val="none" w:sz="0" w:space="0" w:color="auto"/>
        <w:left w:val="none" w:sz="0" w:space="0" w:color="auto"/>
        <w:bottom w:val="none" w:sz="0" w:space="0" w:color="auto"/>
        <w:right w:val="none" w:sz="0" w:space="0" w:color="auto"/>
      </w:divBdr>
    </w:div>
    <w:div w:id="90130330">
      <w:marLeft w:val="480"/>
      <w:marRight w:val="0"/>
      <w:marTop w:val="0"/>
      <w:marBottom w:val="0"/>
      <w:divBdr>
        <w:top w:val="none" w:sz="0" w:space="0" w:color="auto"/>
        <w:left w:val="none" w:sz="0" w:space="0" w:color="auto"/>
        <w:bottom w:val="none" w:sz="0" w:space="0" w:color="auto"/>
        <w:right w:val="none" w:sz="0" w:space="0" w:color="auto"/>
      </w:divBdr>
    </w:div>
    <w:div w:id="93140074">
      <w:marLeft w:val="640"/>
      <w:marRight w:val="0"/>
      <w:marTop w:val="0"/>
      <w:marBottom w:val="0"/>
      <w:divBdr>
        <w:top w:val="none" w:sz="0" w:space="0" w:color="auto"/>
        <w:left w:val="none" w:sz="0" w:space="0" w:color="auto"/>
        <w:bottom w:val="none" w:sz="0" w:space="0" w:color="auto"/>
        <w:right w:val="none" w:sz="0" w:space="0" w:color="auto"/>
      </w:divBdr>
    </w:div>
    <w:div w:id="98183528">
      <w:bodyDiv w:val="1"/>
      <w:marLeft w:val="0"/>
      <w:marRight w:val="0"/>
      <w:marTop w:val="0"/>
      <w:marBottom w:val="0"/>
      <w:divBdr>
        <w:top w:val="none" w:sz="0" w:space="0" w:color="auto"/>
        <w:left w:val="none" w:sz="0" w:space="0" w:color="auto"/>
        <w:bottom w:val="none" w:sz="0" w:space="0" w:color="auto"/>
        <w:right w:val="none" w:sz="0" w:space="0" w:color="auto"/>
      </w:divBdr>
    </w:div>
    <w:div w:id="99305949">
      <w:marLeft w:val="480"/>
      <w:marRight w:val="0"/>
      <w:marTop w:val="0"/>
      <w:marBottom w:val="0"/>
      <w:divBdr>
        <w:top w:val="none" w:sz="0" w:space="0" w:color="auto"/>
        <w:left w:val="none" w:sz="0" w:space="0" w:color="auto"/>
        <w:bottom w:val="none" w:sz="0" w:space="0" w:color="auto"/>
        <w:right w:val="none" w:sz="0" w:space="0" w:color="auto"/>
      </w:divBdr>
    </w:div>
    <w:div w:id="99379592">
      <w:marLeft w:val="480"/>
      <w:marRight w:val="0"/>
      <w:marTop w:val="0"/>
      <w:marBottom w:val="0"/>
      <w:divBdr>
        <w:top w:val="none" w:sz="0" w:space="0" w:color="auto"/>
        <w:left w:val="none" w:sz="0" w:space="0" w:color="auto"/>
        <w:bottom w:val="none" w:sz="0" w:space="0" w:color="auto"/>
        <w:right w:val="none" w:sz="0" w:space="0" w:color="auto"/>
      </w:divBdr>
    </w:div>
    <w:div w:id="105538621">
      <w:marLeft w:val="480"/>
      <w:marRight w:val="0"/>
      <w:marTop w:val="0"/>
      <w:marBottom w:val="0"/>
      <w:divBdr>
        <w:top w:val="none" w:sz="0" w:space="0" w:color="auto"/>
        <w:left w:val="none" w:sz="0" w:space="0" w:color="auto"/>
        <w:bottom w:val="none" w:sz="0" w:space="0" w:color="auto"/>
        <w:right w:val="none" w:sz="0" w:space="0" w:color="auto"/>
      </w:divBdr>
    </w:div>
    <w:div w:id="110976803">
      <w:marLeft w:val="480"/>
      <w:marRight w:val="0"/>
      <w:marTop w:val="0"/>
      <w:marBottom w:val="0"/>
      <w:divBdr>
        <w:top w:val="none" w:sz="0" w:space="0" w:color="auto"/>
        <w:left w:val="none" w:sz="0" w:space="0" w:color="auto"/>
        <w:bottom w:val="none" w:sz="0" w:space="0" w:color="auto"/>
        <w:right w:val="none" w:sz="0" w:space="0" w:color="auto"/>
      </w:divBdr>
    </w:div>
    <w:div w:id="111944675">
      <w:bodyDiv w:val="1"/>
      <w:marLeft w:val="0"/>
      <w:marRight w:val="0"/>
      <w:marTop w:val="0"/>
      <w:marBottom w:val="0"/>
      <w:divBdr>
        <w:top w:val="none" w:sz="0" w:space="0" w:color="auto"/>
        <w:left w:val="none" w:sz="0" w:space="0" w:color="auto"/>
        <w:bottom w:val="none" w:sz="0" w:space="0" w:color="auto"/>
        <w:right w:val="none" w:sz="0" w:space="0" w:color="auto"/>
      </w:divBdr>
    </w:div>
    <w:div w:id="113986511">
      <w:marLeft w:val="480"/>
      <w:marRight w:val="0"/>
      <w:marTop w:val="0"/>
      <w:marBottom w:val="0"/>
      <w:divBdr>
        <w:top w:val="none" w:sz="0" w:space="0" w:color="auto"/>
        <w:left w:val="none" w:sz="0" w:space="0" w:color="auto"/>
        <w:bottom w:val="none" w:sz="0" w:space="0" w:color="auto"/>
        <w:right w:val="none" w:sz="0" w:space="0" w:color="auto"/>
      </w:divBdr>
    </w:div>
    <w:div w:id="117649588">
      <w:marLeft w:val="480"/>
      <w:marRight w:val="0"/>
      <w:marTop w:val="0"/>
      <w:marBottom w:val="0"/>
      <w:divBdr>
        <w:top w:val="none" w:sz="0" w:space="0" w:color="auto"/>
        <w:left w:val="none" w:sz="0" w:space="0" w:color="auto"/>
        <w:bottom w:val="none" w:sz="0" w:space="0" w:color="auto"/>
        <w:right w:val="none" w:sz="0" w:space="0" w:color="auto"/>
      </w:divBdr>
    </w:div>
    <w:div w:id="118032982">
      <w:bodyDiv w:val="1"/>
      <w:marLeft w:val="0"/>
      <w:marRight w:val="0"/>
      <w:marTop w:val="0"/>
      <w:marBottom w:val="0"/>
      <w:divBdr>
        <w:top w:val="none" w:sz="0" w:space="0" w:color="auto"/>
        <w:left w:val="none" w:sz="0" w:space="0" w:color="auto"/>
        <w:bottom w:val="none" w:sz="0" w:space="0" w:color="auto"/>
        <w:right w:val="none" w:sz="0" w:space="0" w:color="auto"/>
      </w:divBdr>
    </w:div>
    <w:div w:id="122701291">
      <w:marLeft w:val="480"/>
      <w:marRight w:val="0"/>
      <w:marTop w:val="0"/>
      <w:marBottom w:val="0"/>
      <w:divBdr>
        <w:top w:val="none" w:sz="0" w:space="0" w:color="auto"/>
        <w:left w:val="none" w:sz="0" w:space="0" w:color="auto"/>
        <w:bottom w:val="none" w:sz="0" w:space="0" w:color="auto"/>
        <w:right w:val="none" w:sz="0" w:space="0" w:color="auto"/>
      </w:divBdr>
    </w:div>
    <w:div w:id="123351386">
      <w:marLeft w:val="480"/>
      <w:marRight w:val="0"/>
      <w:marTop w:val="0"/>
      <w:marBottom w:val="0"/>
      <w:divBdr>
        <w:top w:val="none" w:sz="0" w:space="0" w:color="auto"/>
        <w:left w:val="none" w:sz="0" w:space="0" w:color="auto"/>
        <w:bottom w:val="none" w:sz="0" w:space="0" w:color="auto"/>
        <w:right w:val="none" w:sz="0" w:space="0" w:color="auto"/>
      </w:divBdr>
    </w:div>
    <w:div w:id="124274843">
      <w:marLeft w:val="480"/>
      <w:marRight w:val="0"/>
      <w:marTop w:val="0"/>
      <w:marBottom w:val="0"/>
      <w:divBdr>
        <w:top w:val="none" w:sz="0" w:space="0" w:color="auto"/>
        <w:left w:val="none" w:sz="0" w:space="0" w:color="auto"/>
        <w:bottom w:val="none" w:sz="0" w:space="0" w:color="auto"/>
        <w:right w:val="none" w:sz="0" w:space="0" w:color="auto"/>
      </w:divBdr>
    </w:div>
    <w:div w:id="127555495">
      <w:marLeft w:val="480"/>
      <w:marRight w:val="0"/>
      <w:marTop w:val="0"/>
      <w:marBottom w:val="0"/>
      <w:divBdr>
        <w:top w:val="none" w:sz="0" w:space="0" w:color="auto"/>
        <w:left w:val="none" w:sz="0" w:space="0" w:color="auto"/>
        <w:bottom w:val="none" w:sz="0" w:space="0" w:color="auto"/>
        <w:right w:val="none" w:sz="0" w:space="0" w:color="auto"/>
      </w:divBdr>
    </w:div>
    <w:div w:id="129178815">
      <w:bodyDiv w:val="1"/>
      <w:marLeft w:val="0"/>
      <w:marRight w:val="0"/>
      <w:marTop w:val="0"/>
      <w:marBottom w:val="0"/>
      <w:divBdr>
        <w:top w:val="none" w:sz="0" w:space="0" w:color="auto"/>
        <w:left w:val="none" w:sz="0" w:space="0" w:color="auto"/>
        <w:bottom w:val="none" w:sz="0" w:space="0" w:color="auto"/>
        <w:right w:val="none" w:sz="0" w:space="0" w:color="auto"/>
      </w:divBdr>
    </w:div>
    <w:div w:id="130297071">
      <w:marLeft w:val="480"/>
      <w:marRight w:val="0"/>
      <w:marTop w:val="0"/>
      <w:marBottom w:val="0"/>
      <w:divBdr>
        <w:top w:val="none" w:sz="0" w:space="0" w:color="auto"/>
        <w:left w:val="none" w:sz="0" w:space="0" w:color="auto"/>
        <w:bottom w:val="none" w:sz="0" w:space="0" w:color="auto"/>
        <w:right w:val="none" w:sz="0" w:space="0" w:color="auto"/>
      </w:divBdr>
    </w:div>
    <w:div w:id="132913847">
      <w:marLeft w:val="640"/>
      <w:marRight w:val="0"/>
      <w:marTop w:val="0"/>
      <w:marBottom w:val="0"/>
      <w:divBdr>
        <w:top w:val="none" w:sz="0" w:space="0" w:color="auto"/>
        <w:left w:val="none" w:sz="0" w:space="0" w:color="auto"/>
        <w:bottom w:val="none" w:sz="0" w:space="0" w:color="auto"/>
        <w:right w:val="none" w:sz="0" w:space="0" w:color="auto"/>
      </w:divBdr>
    </w:div>
    <w:div w:id="134373827">
      <w:marLeft w:val="640"/>
      <w:marRight w:val="0"/>
      <w:marTop w:val="0"/>
      <w:marBottom w:val="0"/>
      <w:divBdr>
        <w:top w:val="none" w:sz="0" w:space="0" w:color="auto"/>
        <w:left w:val="none" w:sz="0" w:space="0" w:color="auto"/>
        <w:bottom w:val="none" w:sz="0" w:space="0" w:color="auto"/>
        <w:right w:val="none" w:sz="0" w:space="0" w:color="auto"/>
      </w:divBdr>
    </w:div>
    <w:div w:id="134874767">
      <w:marLeft w:val="480"/>
      <w:marRight w:val="0"/>
      <w:marTop w:val="0"/>
      <w:marBottom w:val="0"/>
      <w:divBdr>
        <w:top w:val="none" w:sz="0" w:space="0" w:color="auto"/>
        <w:left w:val="none" w:sz="0" w:space="0" w:color="auto"/>
        <w:bottom w:val="none" w:sz="0" w:space="0" w:color="auto"/>
        <w:right w:val="none" w:sz="0" w:space="0" w:color="auto"/>
      </w:divBdr>
    </w:div>
    <w:div w:id="135490321">
      <w:marLeft w:val="480"/>
      <w:marRight w:val="0"/>
      <w:marTop w:val="0"/>
      <w:marBottom w:val="0"/>
      <w:divBdr>
        <w:top w:val="none" w:sz="0" w:space="0" w:color="auto"/>
        <w:left w:val="none" w:sz="0" w:space="0" w:color="auto"/>
        <w:bottom w:val="none" w:sz="0" w:space="0" w:color="auto"/>
        <w:right w:val="none" w:sz="0" w:space="0" w:color="auto"/>
      </w:divBdr>
    </w:div>
    <w:div w:id="137844830">
      <w:marLeft w:val="480"/>
      <w:marRight w:val="0"/>
      <w:marTop w:val="0"/>
      <w:marBottom w:val="0"/>
      <w:divBdr>
        <w:top w:val="none" w:sz="0" w:space="0" w:color="auto"/>
        <w:left w:val="none" w:sz="0" w:space="0" w:color="auto"/>
        <w:bottom w:val="none" w:sz="0" w:space="0" w:color="auto"/>
        <w:right w:val="none" w:sz="0" w:space="0" w:color="auto"/>
      </w:divBdr>
    </w:div>
    <w:div w:id="142045874">
      <w:marLeft w:val="480"/>
      <w:marRight w:val="0"/>
      <w:marTop w:val="0"/>
      <w:marBottom w:val="0"/>
      <w:divBdr>
        <w:top w:val="none" w:sz="0" w:space="0" w:color="auto"/>
        <w:left w:val="none" w:sz="0" w:space="0" w:color="auto"/>
        <w:bottom w:val="none" w:sz="0" w:space="0" w:color="auto"/>
        <w:right w:val="none" w:sz="0" w:space="0" w:color="auto"/>
      </w:divBdr>
    </w:div>
    <w:div w:id="144442211">
      <w:marLeft w:val="480"/>
      <w:marRight w:val="0"/>
      <w:marTop w:val="0"/>
      <w:marBottom w:val="0"/>
      <w:divBdr>
        <w:top w:val="none" w:sz="0" w:space="0" w:color="auto"/>
        <w:left w:val="none" w:sz="0" w:space="0" w:color="auto"/>
        <w:bottom w:val="none" w:sz="0" w:space="0" w:color="auto"/>
        <w:right w:val="none" w:sz="0" w:space="0" w:color="auto"/>
      </w:divBdr>
    </w:div>
    <w:div w:id="144713197">
      <w:marLeft w:val="480"/>
      <w:marRight w:val="0"/>
      <w:marTop w:val="0"/>
      <w:marBottom w:val="0"/>
      <w:divBdr>
        <w:top w:val="none" w:sz="0" w:space="0" w:color="auto"/>
        <w:left w:val="none" w:sz="0" w:space="0" w:color="auto"/>
        <w:bottom w:val="none" w:sz="0" w:space="0" w:color="auto"/>
        <w:right w:val="none" w:sz="0" w:space="0" w:color="auto"/>
      </w:divBdr>
    </w:div>
    <w:div w:id="145367204">
      <w:marLeft w:val="480"/>
      <w:marRight w:val="0"/>
      <w:marTop w:val="0"/>
      <w:marBottom w:val="0"/>
      <w:divBdr>
        <w:top w:val="none" w:sz="0" w:space="0" w:color="auto"/>
        <w:left w:val="none" w:sz="0" w:space="0" w:color="auto"/>
        <w:bottom w:val="none" w:sz="0" w:space="0" w:color="auto"/>
        <w:right w:val="none" w:sz="0" w:space="0" w:color="auto"/>
      </w:divBdr>
    </w:div>
    <w:div w:id="146669649">
      <w:marLeft w:val="480"/>
      <w:marRight w:val="0"/>
      <w:marTop w:val="0"/>
      <w:marBottom w:val="0"/>
      <w:divBdr>
        <w:top w:val="none" w:sz="0" w:space="0" w:color="auto"/>
        <w:left w:val="none" w:sz="0" w:space="0" w:color="auto"/>
        <w:bottom w:val="none" w:sz="0" w:space="0" w:color="auto"/>
        <w:right w:val="none" w:sz="0" w:space="0" w:color="auto"/>
      </w:divBdr>
    </w:div>
    <w:div w:id="151023466">
      <w:bodyDiv w:val="1"/>
      <w:marLeft w:val="0"/>
      <w:marRight w:val="0"/>
      <w:marTop w:val="0"/>
      <w:marBottom w:val="0"/>
      <w:divBdr>
        <w:top w:val="none" w:sz="0" w:space="0" w:color="auto"/>
        <w:left w:val="none" w:sz="0" w:space="0" w:color="auto"/>
        <w:bottom w:val="none" w:sz="0" w:space="0" w:color="auto"/>
        <w:right w:val="none" w:sz="0" w:space="0" w:color="auto"/>
      </w:divBdr>
    </w:div>
    <w:div w:id="152642516">
      <w:marLeft w:val="480"/>
      <w:marRight w:val="0"/>
      <w:marTop w:val="0"/>
      <w:marBottom w:val="0"/>
      <w:divBdr>
        <w:top w:val="none" w:sz="0" w:space="0" w:color="auto"/>
        <w:left w:val="none" w:sz="0" w:space="0" w:color="auto"/>
        <w:bottom w:val="none" w:sz="0" w:space="0" w:color="auto"/>
        <w:right w:val="none" w:sz="0" w:space="0" w:color="auto"/>
      </w:divBdr>
    </w:div>
    <w:div w:id="153644912">
      <w:marLeft w:val="480"/>
      <w:marRight w:val="0"/>
      <w:marTop w:val="0"/>
      <w:marBottom w:val="0"/>
      <w:divBdr>
        <w:top w:val="none" w:sz="0" w:space="0" w:color="auto"/>
        <w:left w:val="none" w:sz="0" w:space="0" w:color="auto"/>
        <w:bottom w:val="none" w:sz="0" w:space="0" w:color="auto"/>
        <w:right w:val="none" w:sz="0" w:space="0" w:color="auto"/>
      </w:divBdr>
    </w:div>
    <w:div w:id="154154004">
      <w:marLeft w:val="480"/>
      <w:marRight w:val="0"/>
      <w:marTop w:val="0"/>
      <w:marBottom w:val="0"/>
      <w:divBdr>
        <w:top w:val="none" w:sz="0" w:space="0" w:color="auto"/>
        <w:left w:val="none" w:sz="0" w:space="0" w:color="auto"/>
        <w:bottom w:val="none" w:sz="0" w:space="0" w:color="auto"/>
        <w:right w:val="none" w:sz="0" w:space="0" w:color="auto"/>
      </w:divBdr>
    </w:div>
    <w:div w:id="156727588">
      <w:marLeft w:val="480"/>
      <w:marRight w:val="0"/>
      <w:marTop w:val="0"/>
      <w:marBottom w:val="0"/>
      <w:divBdr>
        <w:top w:val="none" w:sz="0" w:space="0" w:color="auto"/>
        <w:left w:val="none" w:sz="0" w:space="0" w:color="auto"/>
        <w:bottom w:val="none" w:sz="0" w:space="0" w:color="auto"/>
        <w:right w:val="none" w:sz="0" w:space="0" w:color="auto"/>
      </w:divBdr>
    </w:div>
    <w:div w:id="162162554">
      <w:marLeft w:val="480"/>
      <w:marRight w:val="0"/>
      <w:marTop w:val="0"/>
      <w:marBottom w:val="0"/>
      <w:divBdr>
        <w:top w:val="none" w:sz="0" w:space="0" w:color="auto"/>
        <w:left w:val="none" w:sz="0" w:space="0" w:color="auto"/>
        <w:bottom w:val="none" w:sz="0" w:space="0" w:color="auto"/>
        <w:right w:val="none" w:sz="0" w:space="0" w:color="auto"/>
      </w:divBdr>
    </w:div>
    <w:div w:id="163597560">
      <w:marLeft w:val="480"/>
      <w:marRight w:val="0"/>
      <w:marTop w:val="0"/>
      <w:marBottom w:val="0"/>
      <w:divBdr>
        <w:top w:val="none" w:sz="0" w:space="0" w:color="auto"/>
        <w:left w:val="none" w:sz="0" w:space="0" w:color="auto"/>
        <w:bottom w:val="none" w:sz="0" w:space="0" w:color="auto"/>
        <w:right w:val="none" w:sz="0" w:space="0" w:color="auto"/>
      </w:divBdr>
    </w:div>
    <w:div w:id="167718823">
      <w:marLeft w:val="640"/>
      <w:marRight w:val="0"/>
      <w:marTop w:val="0"/>
      <w:marBottom w:val="0"/>
      <w:divBdr>
        <w:top w:val="none" w:sz="0" w:space="0" w:color="auto"/>
        <w:left w:val="none" w:sz="0" w:space="0" w:color="auto"/>
        <w:bottom w:val="none" w:sz="0" w:space="0" w:color="auto"/>
        <w:right w:val="none" w:sz="0" w:space="0" w:color="auto"/>
      </w:divBdr>
    </w:div>
    <w:div w:id="168906277">
      <w:marLeft w:val="480"/>
      <w:marRight w:val="0"/>
      <w:marTop w:val="0"/>
      <w:marBottom w:val="0"/>
      <w:divBdr>
        <w:top w:val="none" w:sz="0" w:space="0" w:color="auto"/>
        <w:left w:val="none" w:sz="0" w:space="0" w:color="auto"/>
        <w:bottom w:val="none" w:sz="0" w:space="0" w:color="auto"/>
        <w:right w:val="none" w:sz="0" w:space="0" w:color="auto"/>
      </w:divBdr>
    </w:div>
    <w:div w:id="171457433">
      <w:marLeft w:val="480"/>
      <w:marRight w:val="0"/>
      <w:marTop w:val="0"/>
      <w:marBottom w:val="0"/>
      <w:divBdr>
        <w:top w:val="none" w:sz="0" w:space="0" w:color="auto"/>
        <w:left w:val="none" w:sz="0" w:space="0" w:color="auto"/>
        <w:bottom w:val="none" w:sz="0" w:space="0" w:color="auto"/>
        <w:right w:val="none" w:sz="0" w:space="0" w:color="auto"/>
      </w:divBdr>
    </w:div>
    <w:div w:id="171801517">
      <w:marLeft w:val="480"/>
      <w:marRight w:val="0"/>
      <w:marTop w:val="0"/>
      <w:marBottom w:val="0"/>
      <w:divBdr>
        <w:top w:val="none" w:sz="0" w:space="0" w:color="auto"/>
        <w:left w:val="none" w:sz="0" w:space="0" w:color="auto"/>
        <w:bottom w:val="none" w:sz="0" w:space="0" w:color="auto"/>
        <w:right w:val="none" w:sz="0" w:space="0" w:color="auto"/>
      </w:divBdr>
    </w:div>
    <w:div w:id="175972372">
      <w:marLeft w:val="480"/>
      <w:marRight w:val="0"/>
      <w:marTop w:val="0"/>
      <w:marBottom w:val="0"/>
      <w:divBdr>
        <w:top w:val="none" w:sz="0" w:space="0" w:color="auto"/>
        <w:left w:val="none" w:sz="0" w:space="0" w:color="auto"/>
        <w:bottom w:val="none" w:sz="0" w:space="0" w:color="auto"/>
        <w:right w:val="none" w:sz="0" w:space="0" w:color="auto"/>
      </w:divBdr>
    </w:div>
    <w:div w:id="180241178">
      <w:marLeft w:val="480"/>
      <w:marRight w:val="0"/>
      <w:marTop w:val="0"/>
      <w:marBottom w:val="0"/>
      <w:divBdr>
        <w:top w:val="none" w:sz="0" w:space="0" w:color="auto"/>
        <w:left w:val="none" w:sz="0" w:space="0" w:color="auto"/>
        <w:bottom w:val="none" w:sz="0" w:space="0" w:color="auto"/>
        <w:right w:val="none" w:sz="0" w:space="0" w:color="auto"/>
      </w:divBdr>
    </w:div>
    <w:div w:id="182596186">
      <w:marLeft w:val="480"/>
      <w:marRight w:val="0"/>
      <w:marTop w:val="0"/>
      <w:marBottom w:val="0"/>
      <w:divBdr>
        <w:top w:val="none" w:sz="0" w:space="0" w:color="auto"/>
        <w:left w:val="none" w:sz="0" w:space="0" w:color="auto"/>
        <w:bottom w:val="none" w:sz="0" w:space="0" w:color="auto"/>
        <w:right w:val="none" w:sz="0" w:space="0" w:color="auto"/>
      </w:divBdr>
    </w:div>
    <w:div w:id="184103985">
      <w:marLeft w:val="480"/>
      <w:marRight w:val="0"/>
      <w:marTop w:val="0"/>
      <w:marBottom w:val="0"/>
      <w:divBdr>
        <w:top w:val="none" w:sz="0" w:space="0" w:color="auto"/>
        <w:left w:val="none" w:sz="0" w:space="0" w:color="auto"/>
        <w:bottom w:val="none" w:sz="0" w:space="0" w:color="auto"/>
        <w:right w:val="none" w:sz="0" w:space="0" w:color="auto"/>
      </w:divBdr>
    </w:div>
    <w:div w:id="189221369">
      <w:marLeft w:val="480"/>
      <w:marRight w:val="0"/>
      <w:marTop w:val="0"/>
      <w:marBottom w:val="0"/>
      <w:divBdr>
        <w:top w:val="none" w:sz="0" w:space="0" w:color="auto"/>
        <w:left w:val="none" w:sz="0" w:space="0" w:color="auto"/>
        <w:bottom w:val="none" w:sz="0" w:space="0" w:color="auto"/>
        <w:right w:val="none" w:sz="0" w:space="0" w:color="auto"/>
      </w:divBdr>
    </w:div>
    <w:div w:id="199514353">
      <w:marLeft w:val="480"/>
      <w:marRight w:val="0"/>
      <w:marTop w:val="0"/>
      <w:marBottom w:val="0"/>
      <w:divBdr>
        <w:top w:val="none" w:sz="0" w:space="0" w:color="auto"/>
        <w:left w:val="none" w:sz="0" w:space="0" w:color="auto"/>
        <w:bottom w:val="none" w:sz="0" w:space="0" w:color="auto"/>
        <w:right w:val="none" w:sz="0" w:space="0" w:color="auto"/>
      </w:divBdr>
    </w:div>
    <w:div w:id="200745354">
      <w:marLeft w:val="480"/>
      <w:marRight w:val="0"/>
      <w:marTop w:val="0"/>
      <w:marBottom w:val="0"/>
      <w:divBdr>
        <w:top w:val="none" w:sz="0" w:space="0" w:color="auto"/>
        <w:left w:val="none" w:sz="0" w:space="0" w:color="auto"/>
        <w:bottom w:val="none" w:sz="0" w:space="0" w:color="auto"/>
        <w:right w:val="none" w:sz="0" w:space="0" w:color="auto"/>
      </w:divBdr>
    </w:div>
    <w:div w:id="202525023">
      <w:marLeft w:val="480"/>
      <w:marRight w:val="0"/>
      <w:marTop w:val="0"/>
      <w:marBottom w:val="0"/>
      <w:divBdr>
        <w:top w:val="none" w:sz="0" w:space="0" w:color="auto"/>
        <w:left w:val="none" w:sz="0" w:space="0" w:color="auto"/>
        <w:bottom w:val="none" w:sz="0" w:space="0" w:color="auto"/>
        <w:right w:val="none" w:sz="0" w:space="0" w:color="auto"/>
      </w:divBdr>
    </w:div>
    <w:div w:id="202791536">
      <w:marLeft w:val="480"/>
      <w:marRight w:val="0"/>
      <w:marTop w:val="0"/>
      <w:marBottom w:val="0"/>
      <w:divBdr>
        <w:top w:val="none" w:sz="0" w:space="0" w:color="auto"/>
        <w:left w:val="none" w:sz="0" w:space="0" w:color="auto"/>
        <w:bottom w:val="none" w:sz="0" w:space="0" w:color="auto"/>
        <w:right w:val="none" w:sz="0" w:space="0" w:color="auto"/>
      </w:divBdr>
    </w:div>
    <w:div w:id="204297934">
      <w:marLeft w:val="480"/>
      <w:marRight w:val="0"/>
      <w:marTop w:val="0"/>
      <w:marBottom w:val="0"/>
      <w:divBdr>
        <w:top w:val="none" w:sz="0" w:space="0" w:color="auto"/>
        <w:left w:val="none" w:sz="0" w:space="0" w:color="auto"/>
        <w:bottom w:val="none" w:sz="0" w:space="0" w:color="auto"/>
        <w:right w:val="none" w:sz="0" w:space="0" w:color="auto"/>
      </w:divBdr>
    </w:div>
    <w:div w:id="204298723">
      <w:marLeft w:val="480"/>
      <w:marRight w:val="0"/>
      <w:marTop w:val="0"/>
      <w:marBottom w:val="0"/>
      <w:divBdr>
        <w:top w:val="none" w:sz="0" w:space="0" w:color="auto"/>
        <w:left w:val="none" w:sz="0" w:space="0" w:color="auto"/>
        <w:bottom w:val="none" w:sz="0" w:space="0" w:color="auto"/>
        <w:right w:val="none" w:sz="0" w:space="0" w:color="auto"/>
      </w:divBdr>
    </w:div>
    <w:div w:id="205065385">
      <w:marLeft w:val="480"/>
      <w:marRight w:val="0"/>
      <w:marTop w:val="0"/>
      <w:marBottom w:val="0"/>
      <w:divBdr>
        <w:top w:val="none" w:sz="0" w:space="0" w:color="auto"/>
        <w:left w:val="none" w:sz="0" w:space="0" w:color="auto"/>
        <w:bottom w:val="none" w:sz="0" w:space="0" w:color="auto"/>
        <w:right w:val="none" w:sz="0" w:space="0" w:color="auto"/>
      </w:divBdr>
    </w:div>
    <w:div w:id="205606837">
      <w:bodyDiv w:val="1"/>
      <w:marLeft w:val="0"/>
      <w:marRight w:val="0"/>
      <w:marTop w:val="0"/>
      <w:marBottom w:val="0"/>
      <w:divBdr>
        <w:top w:val="none" w:sz="0" w:space="0" w:color="auto"/>
        <w:left w:val="none" w:sz="0" w:space="0" w:color="auto"/>
        <w:bottom w:val="none" w:sz="0" w:space="0" w:color="auto"/>
        <w:right w:val="none" w:sz="0" w:space="0" w:color="auto"/>
      </w:divBdr>
    </w:div>
    <w:div w:id="206113010">
      <w:marLeft w:val="480"/>
      <w:marRight w:val="0"/>
      <w:marTop w:val="0"/>
      <w:marBottom w:val="0"/>
      <w:divBdr>
        <w:top w:val="none" w:sz="0" w:space="0" w:color="auto"/>
        <w:left w:val="none" w:sz="0" w:space="0" w:color="auto"/>
        <w:bottom w:val="none" w:sz="0" w:space="0" w:color="auto"/>
        <w:right w:val="none" w:sz="0" w:space="0" w:color="auto"/>
      </w:divBdr>
    </w:div>
    <w:div w:id="208886244">
      <w:marLeft w:val="640"/>
      <w:marRight w:val="0"/>
      <w:marTop w:val="0"/>
      <w:marBottom w:val="0"/>
      <w:divBdr>
        <w:top w:val="none" w:sz="0" w:space="0" w:color="auto"/>
        <w:left w:val="none" w:sz="0" w:space="0" w:color="auto"/>
        <w:bottom w:val="none" w:sz="0" w:space="0" w:color="auto"/>
        <w:right w:val="none" w:sz="0" w:space="0" w:color="auto"/>
      </w:divBdr>
    </w:div>
    <w:div w:id="213079236">
      <w:bodyDiv w:val="1"/>
      <w:marLeft w:val="0"/>
      <w:marRight w:val="0"/>
      <w:marTop w:val="0"/>
      <w:marBottom w:val="0"/>
      <w:divBdr>
        <w:top w:val="none" w:sz="0" w:space="0" w:color="auto"/>
        <w:left w:val="none" w:sz="0" w:space="0" w:color="auto"/>
        <w:bottom w:val="none" w:sz="0" w:space="0" w:color="auto"/>
        <w:right w:val="none" w:sz="0" w:space="0" w:color="auto"/>
      </w:divBdr>
    </w:div>
    <w:div w:id="213548841">
      <w:marLeft w:val="480"/>
      <w:marRight w:val="0"/>
      <w:marTop w:val="0"/>
      <w:marBottom w:val="0"/>
      <w:divBdr>
        <w:top w:val="none" w:sz="0" w:space="0" w:color="auto"/>
        <w:left w:val="none" w:sz="0" w:space="0" w:color="auto"/>
        <w:bottom w:val="none" w:sz="0" w:space="0" w:color="auto"/>
        <w:right w:val="none" w:sz="0" w:space="0" w:color="auto"/>
      </w:divBdr>
    </w:div>
    <w:div w:id="214119759">
      <w:marLeft w:val="480"/>
      <w:marRight w:val="0"/>
      <w:marTop w:val="0"/>
      <w:marBottom w:val="0"/>
      <w:divBdr>
        <w:top w:val="none" w:sz="0" w:space="0" w:color="auto"/>
        <w:left w:val="none" w:sz="0" w:space="0" w:color="auto"/>
        <w:bottom w:val="none" w:sz="0" w:space="0" w:color="auto"/>
        <w:right w:val="none" w:sz="0" w:space="0" w:color="auto"/>
      </w:divBdr>
    </w:div>
    <w:div w:id="216674781">
      <w:marLeft w:val="480"/>
      <w:marRight w:val="0"/>
      <w:marTop w:val="0"/>
      <w:marBottom w:val="0"/>
      <w:divBdr>
        <w:top w:val="none" w:sz="0" w:space="0" w:color="auto"/>
        <w:left w:val="none" w:sz="0" w:space="0" w:color="auto"/>
        <w:bottom w:val="none" w:sz="0" w:space="0" w:color="auto"/>
        <w:right w:val="none" w:sz="0" w:space="0" w:color="auto"/>
      </w:divBdr>
    </w:div>
    <w:div w:id="220026427">
      <w:bodyDiv w:val="1"/>
      <w:marLeft w:val="0"/>
      <w:marRight w:val="0"/>
      <w:marTop w:val="0"/>
      <w:marBottom w:val="0"/>
      <w:divBdr>
        <w:top w:val="none" w:sz="0" w:space="0" w:color="auto"/>
        <w:left w:val="none" w:sz="0" w:space="0" w:color="auto"/>
        <w:bottom w:val="none" w:sz="0" w:space="0" w:color="auto"/>
        <w:right w:val="none" w:sz="0" w:space="0" w:color="auto"/>
      </w:divBdr>
    </w:div>
    <w:div w:id="222369369">
      <w:marLeft w:val="480"/>
      <w:marRight w:val="0"/>
      <w:marTop w:val="0"/>
      <w:marBottom w:val="0"/>
      <w:divBdr>
        <w:top w:val="none" w:sz="0" w:space="0" w:color="auto"/>
        <w:left w:val="none" w:sz="0" w:space="0" w:color="auto"/>
        <w:bottom w:val="none" w:sz="0" w:space="0" w:color="auto"/>
        <w:right w:val="none" w:sz="0" w:space="0" w:color="auto"/>
      </w:divBdr>
    </w:div>
    <w:div w:id="223756730">
      <w:bodyDiv w:val="1"/>
      <w:marLeft w:val="0"/>
      <w:marRight w:val="0"/>
      <w:marTop w:val="0"/>
      <w:marBottom w:val="0"/>
      <w:divBdr>
        <w:top w:val="none" w:sz="0" w:space="0" w:color="auto"/>
        <w:left w:val="none" w:sz="0" w:space="0" w:color="auto"/>
        <w:bottom w:val="none" w:sz="0" w:space="0" w:color="auto"/>
        <w:right w:val="none" w:sz="0" w:space="0" w:color="auto"/>
      </w:divBdr>
    </w:div>
    <w:div w:id="224872667">
      <w:marLeft w:val="480"/>
      <w:marRight w:val="0"/>
      <w:marTop w:val="0"/>
      <w:marBottom w:val="0"/>
      <w:divBdr>
        <w:top w:val="none" w:sz="0" w:space="0" w:color="auto"/>
        <w:left w:val="none" w:sz="0" w:space="0" w:color="auto"/>
        <w:bottom w:val="none" w:sz="0" w:space="0" w:color="auto"/>
        <w:right w:val="none" w:sz="0" w:space="0" w:color="auto"/>
      </w:divBdr>
    </w:div>
    <w:div w:id="226306398">
      <w:bodyDiv w:val="1"/>
      <w:marLeft w:val="0"/>
      <w:marRight w:val="0"/>
      <w:marTop w:val="0"/>
      <w:marBottom w:val="0"/>
      <w:divBdr>
        <w:top w:val="none" w:sz="0" w:space="0" w:color="auto"/>
        <w:left w:val="none" w:sz="0" w:space="0" w:color="auto"/>
        <w:bottom w:val="none" w:sz="0" w:space="0" w:color="auto"/>
        <w:right w:val="none" w:sz="0" w:space="0" w:color="auto"/>
      </w:divBdr>
    </w:div>
    <w:div w:id="227306014">
      <w:marLeft w:val="640"/>
      <w:marRight w:val="0"/>
      <w:marTop w:val="0"/>
      <w:marBottom w:val="0"/>
      <w:divBdr>
        <w:top w:val="none" w:sz="0" w:space="0" w:color="auto"/>
        <w:left w:val="none" w:sz="0" w:space="0" w:color="auto"/>
        <w:bottom w:val="none" w:sz="0" w:space="0" w:color="auto"/>
        <w:right w:val="none" w:sz="0" w:space="0" w:color="auto"/>
      </w:divBdr>
    </w:div>
    <w:div w:id="227961850">
      <w:marLeft w:val="480"/>
      <w:marRight w:val="0"/>
      <w:marTop w:val="0"/>
      <w:marBottom w:val="0"/>
      <w:divBdr>
        <w:top w:val="none" w:sz="0" w:space="0" w:color="auto"/>
        <w:left w:val="none" w:sz="0" w:space="0" w:color="auto"/>
        <w:bottom w:val="none" w:sz="0" w:space="0" w:color="auto"/>
        <w:right w:val="none" w:sz="0" w:space="0" w:color="auto"/>
      </w:divBdr>
    </w:div>
    <w:div w:id="228000368">
      <w:marLeft w:val="640"/>
      <w:marRight w:val="0"/>
      <w:marTop w:val="0"/>
      <w:marBottom w:val="0"/>
      <w:divBdr>
        <w:top w:val="none" w:sz="0" w:space="0" w:color="auto"/>
        <w:left w:val="none" w:sz="0" w:space="0" w:color="auto"/>
        <w:bottom w:val="none" w:sz="0" w:space="0" w:color="auto"/>
        <w:right w:val="none" w:sz="0" w:space="0" w:color="auto"/>
      </w:divBdr>
    </w:div>
    <w:div w:id="228075689">
      <w:bodyDiv w:val="1"/>
      <w:marLeft w:val="0"/>
      <w:marRight w:val="0"/>
      <w:marTop w:val="0"/>
      <w:marBottom w:val="0"/>
      <w:divBdr>
        <w:top w:val="none" w:sz="0" w:space="0" w:color="auto"/>
        <w:left w:val="none" w:sz="0" w:space="0" w:color="auto"/>
        <w:bottom w:val="none" w:sz="0" w:space="0" w:color="auto"/>
        <w:right w:val="none" w:sz="0" w:space="0" w:color="auto"/>
      </w:divBdr>
    </w:div>
    <w:div w:id="229703788">
      <w:bodyDiv w:val="1"/>
      <w:marLeft w:val="0"/>
      <w:marRight w:val="0"/>
      <w:marTop w:val="0"/>
      <w:marBottom w:val="0"/>
      <w:divBdr>
        <w:top w:val="none" w:sz="0" w:space="0" w:color="auto"/>
        <w:left w:val="none" w:sz="0" w:space="0" w:color="auto"/>
        <w:bottom w:val="none" w:sz="0" w:space="0" w:color="auto"/>
        <w:right w:val="none" w:sz="0" w:space="0" w:color="auto"/>
      </w:divBdr>
    </w:div>
    <w:div w:id="231701796">
      <w:marLeft w:val="480"/>
      <w:marRight w:val="0"/>
      <w:marTop w:val="0"/>
      <w:marBottom w:val="0"/>
      <w:divBdr>
        <w:top w:val="none" w:sz="0" w:space="0" w:color="auto"/>
        <w:left w:val="none" w:sz="0" w:space="0" w:color="auto"/>
        <w:bottom w:val="none" w:sz="0" w:space="0" w:color="auto"/>
        <w:right w:val="none" w:sz="0" w:space="0" w:color="auto"/>
      </w:divBdr>
    </w:div>
    <w:div w:id="235172077">
      <w:marLeft w:val="480"/>
      <w:marRight w:val="0"/>
      <w:marTop w:val="0"/>
      <w:marBottom w:val="0"/>
      <w:divBdr>
        <w:top w:val="none" w:sz="0" w:space="0" w:color="auto"/>
        <w:left w:val="none" w:sz="0" w:space="0" w:color="auto"/>
        <w:bottom w:val="none" w:sz="0" w:space="0" w:color="auto"/>
        <w:right w:val="none" w:sz="0" w:space="0" w:color="auto"/>
      </w:divBdr>
    </w:div>
    <w:div w:id="235240825">
      <w:bodyDiv w:val="1"/>
      <w:marLeft w:val="0"/>
      <w:marRight w:val="0"/>
      <w:marTop w:val="0"/>
      <w:marBottom w:val="0"/>
      <w:divBdr>
        <w:top w:val="none" w:sz="0" w:space="0" w:color="auto"/>
        <w:left w:val="none" w:sz="0" w:space="0" w:color="auto"/>
        <w:bottom w:val="none" w:sz="0" w:space="0" w:color="auto"/>
        <w:right w:val="none" w:sz="0" w:space="0" w:color="auto"/>
      </w:divBdr>
    </w:div>
    <w:div w:id="236399880">
      <w:marLeft w:val="640"/>
      <w:marRight w:val="0"/>
      <w:marTop w:val="0"/>
      <w:marBottom w:val="0"/>
      <w:divBdr>
        <w:top w:val="none" w:sz="0" w:space="0" w:color="auto"/>
        <w:left w:val="none" w:sz="0" w:space="0" w:color="auto"/>
        <w:bottom w:val="none" w:sz="0" w:space="0" w:color="auto"/>
        <w:right w:val="none" w:sz="0" w:space="0" w:color="auto"/>
      </w:divBdr>
    </w:div>
    <w:div w:id="237061606">
      <w:marLeft w:val="480"/>
      <w:marRight w:val="0"/>
      <w:marTop w:val="0"/>
      <w:marBottom w:val="0"/>
      <w:divBdr>
        <w:top w:val="none" w:sz="0" w:space="0" w:color="auto"/>
        <w:left w:val="none" w:sz="0" w:space="0" w:color="auto"/>
        <w:bottom w:val="none" w:sz="0" w:space="0" w:color="auto"/>
        <w:right w:val="none" w:sz="0" w:space="0" w:color="auto"/>
      </w:divBdr>
    </w:div>
    <w:div w:id="238367005">
      <w:marLeft w:val="480"/>
      <w:marRight w:val="0"/>
      <w:marTop w:val="0"/>
      <w:marBottom w:val="0"/>
      <w:divBdr>
        <w:top w:val="none" w:sz="0" w:space="0" w:color="auto"/>
        <w:left w:val="none" w:sz="0" w:space="0" w:color="auto"/>
        <w:bottom w:val="none" w:sz="0" w:space="0" w:color="auto"/>
        <w:right w:val="none" w:sz="0" w:space="0" w:color="auto"/>
      </w:divBdr>
    </w:div>
    <w:div w:id="244270645">
      <w:marLeft w:val="480"/>
      <w:marRight w:val="0"/>
      <w:marTop w:val="0"/>
      <w:marBottom w:val="0"/>
      <w:divBdr>
        <w:top w:val="none" w:sz="0" w:space="0" w:color="auto"/>
        <w:left w:val="none" w:sz="0" w:space="0" w:color="auto"/>
        <w:bottom w:val="none" w:sz="0" w:space="0" w:color="auto"/>
        <w:right w:val="none" w:sz="0" w:space="0" w:color="auto"/>
      </w:divBdr>
    </w:div>
    <w:div w:id="245653372">
      <w:bodyDiv w:val="1"/>
      <w:marLeft w:val="0"/>
      <w:marRight w:val="0"/>
      <w:marTop w:val="0"/>
      <w:marBottom w:val="0"/>
      <w:divBdr>
        <w:top w:val="none" w:sz="0" w:space="0" w:color="auto"/>
        <w:left w:val="none" w:sz="0" w:space="0" w:color="auto"/>
        <w:bottom w:val="none" w:sz="0" w:space="0" w:color="auto"/>
        <w:right w:val="none" w:sz="0" w:space="0" w:color="auto"/>
      </w:divBdr>
    </w:div>
    <w:div w:id="246891544">
      <w:marLeft w:val="480"/>
      <w:marRight w:val="0"/>
      <w:marTop w:val="0"/>
      <w:marBottom w:val="0"/>
      <w:divBdr>
        <w:top w:val="none" w:sz="0" w:space="0" w:color="auto"/>
        <w:left w:val="none" w:sz="0" w:space="0" w:color="auto"/>
        <w:bottom w:val="none" w:sz="0" w:space="0" w:color="auto"/>
        <w:right w:val="none" w:sz="0" w:space="0" w:color="auto"/>
      </w:divBdr>
    </w:div>
    <w:div w:id="248007557">
      <w:marLeft w:val="480"/>
      <w:marRight w:val="0"/>
      <w:marTop w:val="0"/>
      <w:marBottom w:val="0"/>
      <w:divBdr>
        <w:top w:val="none" w:sz="0" w:space="0" w:color="auto"/>
        <w:left w:val="none" w:sz="0" w:space="0" w:color="auto"/>
        <w:bottom w:val="none" w:sz="0" w:space="0" w:color="auto"/>
        <w:right w:val="none" w:sz="0" w:space="0" w:color="auto"/>
      </w:divBdr>
    </w:div>
    <w:div w:id="248857816">
      <w:marLeft w:val="480"/>
      <w:marRight w:val="0"/>
      <w:marTop w:val="0"/>
      <w:marBottom w:val="0"/>
      <w:divBdr>
        <w:top w:val="none" w:sz="0" w:space="0" w:color="auto"/>
        <w:left w:val="none" w:sz="0" w:space="0" w:color="auto"/>
        <w:bottom w:val="none" w:sz="0" w:space="0" w:color="auto"/>
        <w:right w:val="none" w:sz="0" w:space="0" w:color="auto"/>
      </w:divBdr>
    </w:div>
    <w:div w:id="249000587">
      <w:marLeft w:val="480"/>
      <w:marRight w:val="0"/>
      <w:marTop w:val="0"/>
      <w:marBottom w:val="0"/>
      <w:divBdr>
        <w:top w:val="none" w:sz="0" w:space="0" w:color="auto"/>
        <w:left w:val="none" w:sz="0" w:space="0" w:color="auto"/>
        <w:bottom w:val="none" w:sz="0" w:space="0" w:color="auto"/>
        <w:right w:val="none" w:sz="0" w:space="0" w:color="auto"/>
      </w:divBdr>
    </w:div>
    <w:div w:id="250047902">
      <w:marLeft w:val="640"/>
      <w:marRight w:val="0"/>
      <w:marTop w:val="0"/>
      <w:marBottom w:val="0"/>
      <w:divBdr>
        <w:top w:val="none" w:sz="0" w:space="0" w:color="auto"/>
        <w:left w:val="none" w:sz="0" w:space="0" w:color="auto"/>
        <w:bottom w:val="none" w:sz="0" w:space="0" w:color="auto"/>
        <w:right w:val="none" w:sz="0" w:space="0" w:color="auto"/>
      </w:divBdr>
    </w:div>
    <w:div w:id="255140963">
      <w:marLeft w:val="480"/>
      <w:marRight w:val="0"/>
      <w:marTop w:val="0"/>
      <w:marBottom w:val="0"/>
      <w:divBdr>
        <w:top w:val="none" w:sz="0" w:space="0" w:color="auto"/>
        <w:left w:val="none" w:sz="0" w:space="0" w:color="auto"/>
        <w:bottom w:val="none" w:sz="0" w:space="0" w:color="auto"/>
        <w:right w:val="none" w:sz="0" w:space="0" w:color="auto"/>
      </w:divBdr>
    </w:div>
    <w:div w:id="256403691">
      <w:marLeft w:val="480"/>
      <w:marRight w:val="0"/>
      <w:marTop w:val="0"/>
      <w:marBottom w:val="0"/>
      <w:divBdr>
        <w:top w:val="none" w:sz="0" w:space="0" w:color="auto"/>
        <w:left w:val="none" w:sz="0" w:space="0" w:color="auto"/>
        <w:bottom w:val="none" w:sz="0" w:space="0" w:color="auto"/>
        <w:right w:val="none" w:sz="0" w:space="0" w:color="auto"/>
      </w:divBdr>
    </w:div>
    <w:div w:id="258565134">
      <w:marLeft w:val="480"/>
      <w:marRight w:val="0"/>
      <w:marTop w:val="0"/>
      <w:marBottom w:val="0"/>
      <w:divBdr>
        <w:top w:val="none" w:sz="0" w:space="0" w:color="auto"/>
        <w:left w:val="none" w:sz="0" w:space="0" w:color="auto"/>
        <w:bottom w:val="none" w:sz="0" w:space="0" w:color="auto"/>
        <w:right w:val="none" w:sz="0" w:space="0" w:color="auto"/>
      </w:divBdr>
    </w:div>
    <w:div w:id="260992406">
      <w:marLeft w:val="480"/>
      <w:marRight w:val="0"/>
      <w:marTop w:val="0"/>
      <w:marBottom w:val="0"/>
      <w:divBdr>
        <w:top w:val="none" w:sz="0" w:space="0" w:color="auto"/>
        <w:left w:val="none" w:sz="0" w:space="0" w:color="auto"/>
        <w:bottom w:val="none" w:sz="0" w:space="0" w:color="auto"/>
        <w:right w:val="none" w:sz="0" w:space="0" w:color="auto"/>
      </w:divBdr>
    </w:div>
    <w:div w:id="267735546">
      <w:marLeft w:val="480"/>
      <w:marRight w:val="0"/>
      <w:marTop w:val="0"/>
      <w:marBottom w:val="0"/>
      <w:divBdr>
        <w:top w:val="none" w:sz="0" w:space="0" w:color="auto"/>
        <w:left w:val="none" w:sz="0" w:space="0" w:color="auto"/>
        <w:bottom w:val="none" w:sz="0" w:space="0" w:color="auto"/>
        <w:right w:val="none" w:sz="0" w:space="0" w:color="auto"/>
      </w:divBdr>
    </w:div>
    <w:div w:id="268467872">
      <w:marLeft w:val="480"/>
      <w:marRight w:val="0"/>
      <w:marTop w:val="0"/>
      <w:marBottom w:val="0"/>
      <w:divBdr>
        <w:top w:val="none" w:sz="0" w:space="0" w:color="auto"/>
        <w:left w:val="none" w:sz="0" w:space="0" w:color="auto"/>
        <w:bottom w:val="none" w:sz="0" w:space="0" w:color="auto"/>
        <w:right w:val="none" w:sz="0" w:space="0" w:color="auto"/>
      </w:divBdr>
    </w:div>
    <w:div w:id="268783608">
      <w:marLeft w:val="480"/>
      <w:marRight w:val="0"/>
      <w:marTop w:val="0"/>
      <w:marBottom w:val="0"/>
      <w:divBdr>
        <w:top w:val="none" w:sz="0" w:space="0" w:color="auto"/>
        <w:left w:val="none" w:sz="0" w:space="0" w:color="auto"/>
        <w:bottom w:val="none" w:sz="0" w:space="0" w:color="auto"/>
        <w:right w:val="none" w:sz="0" w:space="0" w:color="auto"/>
      </w:divBdr>
    </w:div>
    <w:div w:id="268902104">
      <w:bodyDiv w:val="1"/>
      <w:marLeft w:val="0"/>
      <w:marRight w:val="0"/>
      <w:marTop w:val="0"/>
      <w:marBottom w:val="0"/>
      <w:divBdr>
        <w:top w:val="none" w:sz="0" w:space="0" w:color="auto"/>
        <w:left w:val="none" w:sz="0" w:space="0" w:color="auto"/>
        <w:bottom w:val="none" w:sz="0" w:space="0" w:color="auto"/>
        <w:right w:val="none" w:sz="0" w:space="0" w:color="auto"/>
      </w:divBdr>
    </w:div>
    <w:div w:id="270866806">
      <w:marLeft w:val="640"/>
      <w:marRight w:val="0"/>
      <w:marTop w:val="0"/>
      <w:marBottom w:val="0"/>
      <w:divBdr>
        <w:top w:val="none" w:sz="0" w:space="0" w:color="auto"/>
        <w:left w:val="none" w:sz="0" w:space="0" w:color="auto"/>
        <w:bottom w:val="none" w:sz="0" w:space="0" w:color="auto"/>
        <w:right w:val="none" w:sz="0" w:space="0" w:color="auto"/>
      </w:divBdr>
    </w:div>
    <w:div w:id="272320907">
      <w:marLeft w:val="480"/>
      <w:marRight w:val="0"/>
      <w:marTop w:val="0"/>
      <w:marBottom w:val="0"/>
      <w:divBdr>
        <w:top w:val="none" w:sz="0" w:space="0" w:color="auto"/>
        <w:left w:val="none" w:sz="0" w:space="0" w:color="auto"/>
        <w:bottom w:val="none" w:sz="0" w:space="0" w:color="auto"/>
        <w:right w:val="none" w:sz="0" w:space="0" w:color="auto"/>
      </w:divBdr>
    </w:div>
    <w:div w:id="274291303">
      <w:marLeft w:val="480"/>
      <w:marRight w:val="0"/>
      <w:marTop w:val="0"/>
      <w:marBottom w:val="0"/>
      <w:divBdr>
        <w:top w:val="none" w:sz="0" w:space="0" w:color="auto"/>
        <w:left w:val="none" w:sz="0" w:space="0" w:color="auto"/>
        <w:bottom w:val="none" w:sz="0" w:space="0" w:color="auto"/>
        <w:right w:val="none" w:sz="0" w:space="0" w:color="auto"/>
      </w:divBdr>
    </w:div>
    <w:div w:id="275335381">
      <w:marLeft w:val="640"/>
      <w:marRight w:val="0"/>
      <w:marTop w:val="0"/>
      <w:marBottom w:val="0"/>
      <w:divBdr>
        <w:top w:val="none" w:sz="0" w:space="0" w:color="auto"/>
        <w:left w:val="none" w:sz="0" w:space="0" w:color="auto"/>
        <w:bottom w:val="none" w:sz="0" w:space="0" w:color="auto"/>
        <w:right w:val="none" w:sz="0" w:space="0" w:color="auto"/>
      </w:divBdr>
    </w:div>
    <w:div w:id="278295438">
      <w:bodyDiv w:val="1"/>
      <w:marLeft w:val="0"/>
      <w:marRight w:val="0"/>
      <w:marTop w:val="0"/>
      <w:marBottom w:val="0"/>
      <w:divBdr>
        <w:top w:val="none" w:sz="0" w:space="0" w:color="auto"/>
        <w:left w:val="none" w:sz="0" w:space="0" w:color="auto"/>
        <w:bottom w:val="none" w:sz="0" w:space="0" w:color="auto"/>
        <w:right w:val="none" w:sz="0" w:space="0" w:color="auto"/>
      </w:divBdr>
    </w:div>
    <w:div w:id="280653987">
      <w:marLeft w:val="480"/>
      <w:marRight w:val="0"/>
      <w:marTop w:val="0"/>
      <w:marBottom w:val="0"/>
      <w:divBdr>
        <w:top w:val="none" w:sz="0" w:space="0" w:color="auto"/>
        <w:left w:val="none" w:sz="0" w:space="0" w:color="auto"/>
        <w:bottom w:val="none" w:sz="0" w:space="0" w:color="auto"/>
        <w:right w:val="none" w:sz="0" w:space="0" w:color="auto"/>
      </w:divBdr>
    </w:div>
    <w:div w:id="282463297">
      <w:marLeft w:val="480"/>
      <w:marRight w:val="0"/>
      <w:marTop w:val="0"/>
      <w:marBottom w:val="0"/>
      <w:divBdr>
        <w:top w:val="none" w:sz="0" w:space="0" w:color="auto"/>
        <w:left w:val="none" w:sz="0" w:space="0" w:color="auto"/>
        <w:bottom w:val="none" w:sz="0" w:space="0" w:color="auto"/>
        <w:right w:val="none" w:sz="0" w:space="0" w:color="auto"/>
      </w:divBdr>
    </w:div>
    <w:div w:id="287276860">
      <w:marLeft w:val="640"/>
      <w:marRight w:val="0"/>
      <w:marTop w:val="0"/>
      <w:marBottom w:val="0"/>
      <w:divBdr>
        <w:top w:val="none" w:sz="0" w:space="0" w:color="auto"/>
        <w:left w:val="none" w:sz="0" w:space="0" w:color="auto"/>
        <w:bottom w:val="none" w:sz="0" w:space="0" w:color="auto"/>
        <w:right w:val="none" w:sz="0" w:space="0" w:color="auto"/>
      </w:divBdr>
    </w:div>
    <w:div w:id="294142276">
      <w:marLeft w:val="480"/>
      <w:marRight w:val="0"/>
      <w:marTop w:val="0"/>
      <w:marBottom w:val="0"/>
      <w:divBdr>
        <w:top w:val="none" w:sz="0" w:space="0" w:color="auto"/>
        <w:left w:val="none" w:sz="0" w:space="0" w:color="auto"/>
        <w:bottom w:val="none" w:sz="0" w:space="0" w:color="auto"/>
        <w:right w:val="none" w:sz="0" w:space="0" w:color="auto"/>
      </w:divBdr>
    </w:div>
    <w:div w:id="294408180">
      <w:marLeft w:val="480"/>
      <w:marRight w:val="0"/>
      <w:marTop w:val="0"/>
      <w:marBottom w:val="0"/>
      <w:divBdr>
        <w:top w:val="none" w:sz="0" w:space="0" w:color="auto"/>
        <w:left w:val="none" w:sz="0" w:space="0" w:color="auto"/>
        <w:bottom w:val="none" w:sz="0" w:space="0" w:color="auto"/>
        <w:right w:val="none" w:sz="0" w:space="0" w:color="auto"/>
      </w:divBdr>
    </w:div>
    <w:div w:id="295725560">
      <w:bodyDiv w:val="1"/>
      <w:marLeft w:val="0"/>
      <w:marRight w:val="0"/>
      <w:marTop w:val="0"/>
      <w:marBottom w:val="0"/>
      <w:divBdr>
        <w:top w:val="none" w:sz="0" w:space="0" w:color="auto"/>
        <w:left w:val="none" w:sz="0" w:space="0" w:color="auto"/>
        <w:bottom w:val="none" w:sz="0" w:space="0" w:color="auto"/>
        <w:right w:val="none" w:sz="0" w:space="0" w:color="auto"/>
      </w:divBdr>
    </w:div>
    <w:div w:id="296420493">
      <w:marLeft w:val="480"/>
      <w:marRight w:val="0"/>
      <w:marTop w:val="0"/>
      <w:marBottom w:val="0"/>
      <w:divBdr>
        <w:top w:val="none" w:sz="0" w:space="0" w:color="auto"/>
        <w:left w:val="none" w:sz="0" w:space="0" w:color="auto"/>
        <w:bottom w:val="none" w:sz="0" w:space="0" w:color="auto"/>
        <w:right w:val="none" w:sz="0" w:space="0" w:color="auto"/>
      </w:divBdr>
    </w:div>
    <w:div w:id="298195851">
      <w:marLeft w:val="480"/>
      <w:marRight w:val="0"/>
      <w:marTop w:val="0"/>
      <w:marBottom w:val="0"/>
      <w:divBdr>
        <w:top w:val="none" w:sz="0" w:space="0" w:color="auto"/>
        <w:left w:val="none" w:sz="0" w:space="0" w:color="auto"/>
        <w:bottom w:val="none" w:sz="0" w:space="0" w:color="auto"/>
        <w:right w:val="none" w:sz="0" w:space="0" w:color="auto"/>
      </w:divBdr>
    </w:div>
    <w:div w:id="300313228">
      <w:bodyDiv w:val="1"/>
      <w:marLeft w:val="0"/>
      <w:marRight w:val="0"/>
      <w:marTop w:val="0"/>
      <w:marBottom w:val="0"/>
      <w:divBdr>
        <w:top w:val="none" w:sz="0" w:space="0" w:color="auto"/>
        <w:left w:val="none" w:sz="0" w:space="0" w:color="auto"/>
        <w:bottom w:val="none" w:sz="0" w:space="0" w:color="auto"/>
        <w:right w:val="none" w:sz="0" w:space="0" w:color="auto"/>
      </w:divBdr>
    </w:div>
    <w:div w:id="301808754">
      <w:marLeft w:val="480"/>
      <w:marRight w:val="0"/>
      <w:marTop w:val="0"/>
      <w:marBottom w:val="0"/>
      <w:divBdr>
        <w:top w:val="none" w:sz="0" w:space="0" w:color="auto"/>
        <w:left w:val="none" w:sz="0" w:space="0" w:color="auto"/>
        <w:bottom w:val="none" w:sz="0" w:space="0" w:color="auto"/>
        <w:right w:val="none" w:sz="0" w:space="0" w:color="auto"/>
      </w:divBdr>
    </w:div>
    <w:div w:id="304162922">
      <w:bodyDiv w:val="1"/>
      <w:marLeft w:val="0"/>
      <w:marRight w:val="0"/>
      <w:marTop w:val="0"/>
      <w:marBottom w:val="0"/>
      <w:divBdr>
        <w:top w:val="none" w:sz="0" w:space="0" w:color="auto"/>
        <w:left w:val="none" w:sz="0" w:space="0" w:color="auto"/>
        <w:bottom w:val="none" w:sz="0" w:space="0" w:color="auto"/>
        <w:right w:val="none" w:sz="0" w:space="0" w:color="auto"/>
      </w:divBdr>
    </w:div>
    <w:div w:id="306127265">
      <w:marLeft w:val="480"/>
      <w:marRight w:val="0"/>
      <w:marTop w:val="0"/>
      <w:marBottom w:val="0"/>
      <w:divBdr>
        <w:top w:val="none" w:sz="0" w:space="0" w:color="auto"/>
        <w:left w:val="none" w:sz="0" w:space="0" w:color="auto"/>
        <w:bottom w:val="none" w:sz="0" w:space="0" w:color="auto"/>
        <w:right w:val="none" w:sz="0" w:space="0" w:color="auto"/>
      </w:divBdr>
    </w:div>
    <w:div w:id="306592653">
      <w:marLeft w:val="480"/>
      <w:marRight w:val="0"/>
      <w:marTop w:val="0"/>
      <w:marBottom w:val="0"/>
      <w:divBdr>
        <w:top w:val="none" w:sz="0" w:space="0" w:color="auto"/>
        <w:left w:val="none" w:sz="0" w:space="0" w:color="auto"/>
        <w:bottom w:val="none" w:sz="0" w:space="0" w:color="auto"/>
        <w:right w:val="none" w:sz="0" w:space="0" w:color="auto"/>
      </w:divBdr>
    </w:div>
    <w:div w:id="307127104">
      <w:bodyDiv w:val="1"/>
      <w:marLeft w:val="0"/>
      <w:marRight w:val="0"/>
      <w:marTop w:val="0"/>
      <w:marBottom w:val="0"/>
      <w:divBdr>
        <w:top w:val="none" w:sz="0" w:space="0" w:color="auto"/>
        <w:left w:val="none" w:sz="0" w:space="0" w:color="auto"/>
        <w:bottom w:val="none" w:sz="0" w:space="0" w:color="auto"/>
        <w:right w:val="none" w:sz="0" w:space="0" w:color="auto"/>
      </w:divBdr>
    </w:div>
    <w:div w:id="308219243">
      <w:marLeft w:val="480"/>
      <w:marRight w:val="0"/>
      <w:marTop w:val="0"/>
      <w:marBottom w:val="0"/>
      <w:divBdr>
        <w:top w:val="none" w:sz="0" w:space="0" w:color="auto"/>
        <w:left w:val="none" w:sz="0" w:space="0" w:color="auto"/>
        <w:bottom w:val="none" w:sz="0" w:space="0" w:color="auto"/>
        <w:right w:val="none" w:sz="0" w:space="0" w:color="auto"/>
      </w:divBdr>
    </w:div>
    <w:div w:id="309754828">
      <w:bodyDiv w:val="1"/>
      <w:marLeft w:val="0"/>
      <w:marRight w:val="0"/>
      <w:marTop w:val="0"/>
      <w:marBottom w:val="0"/>
      <w:divBdr>
        <w:top w:val="none" w:sz="0" w:space="0" w:color="auto"/>
        <w:left w:val="none" w:sz="0" w:space="0" w:color="auto"/>
        <w:bottom w:val="none" w:sz="0" w:space="0" w:color="auto"/>
        <w:right w:val="none" w:sz="0" w:space="0" w:color="auto"/>
      </w:divBdr>
    </w:div>
    <w:div w:id="310910811">
      <w:marLeft w:val="480"/>
      <w:marRight w:val="0"/>
      <w:marTop w:val="0"/>
      <w:marBottom w:val="0"/>
      <w:divBdr>
        <w:top w:val="none" w:sz="0" w:space="0" w:color="auto"/>
        <w:left w:val="none" w:sz="0" w:space="0" w:color="auto"/>
        <w:bottom w:val="none" w:sz="0" w:space="0" w:color="auto"/>
        <w:right w:val="none" w:sz="0" w:space="0" w:color="auto"/>
      </w:divBdr>
    </w:div>
    <w:div w:id="312488307">
      <w:marLeft w:val="480"/>
      <w:marRight w:val="0"/>
      <w:marTop w:val="0"/>
      <w:marBottom w:val="0"/>
      <w:divBdr>
        <w:top w:val="none" w:sz="0" w:space="0" w:color="auto"/>
        <w:left w:val="none" w:sz="0" w:space="0" w:color="auto"/>
        <w:bottom w:val="none" w:sz="0" w:space="0" w:color="auto"/>
        <w:right w:val="none" w:sz="0" w:space="0" w:color="auto"/>
      </w:divBdr>
    </w:div>
    <w:div w:id="314334248">
      <w:bodyDiv w:val="1"/>
      <w:marLeft w:val="0"/>
      <w:marRight w:val="0"/>
      <w:marTop w:val="0"/>
      <w:marBottom w:val="0"/>
      <w:divBdr>
        <w:top w:val="none" w:sz="0" w:space="0" w:color="auto"/>
        <w:left w:val="none" w:sz="0" w:space="0" w:color="auto"/>
        <w:bottom w:val="none" w:sz="0" w:space="0" w:color="auto"/>
        <w:right w:val="none" w:sz="0" w:space="0" w:color="auto"/>
      </w:divBdr>
    </w:div>
    <w:div w:id="315914272">
      <w:marLeft w:val="480"/>
      <w:marRight w:val="0"/>
      <w:marTop w:val="0"/>
      <w:marBottom w:val="0"/>
      <w:divBdr>
        <w:top w:val="none" w:sz="0" w:space="0" w:color="auto"/>
        <w:left w:val="none" w:sz="0" w:space="0" w:color="auto"/>
        <w:bottom w:val="none" w:sz="0" w:space="0" w:color="auto"/>
        <w:right w:val="none" w:sz="0" w:space="0" w:color="auto"/>
      </w:divBdr>
    </w:div>
    <w:div w:id="315915808">
      <w:marLeft w:val="480"/>
      <w:marRight w:val="0"/>
      <w:marTop w:val="0"/>
      <w:marBottom w:val="0"/>
      <w:divBdr>
        <w:top w:val="none" w:sz="0" w:space="0" w:color="auto"/>
        <w:left w:val="none" w:sz="0" w:space="0" w:color="auto"/>
        <w:bottom w:val="none" w:sz="0" w:space="0" w:color="auto"/>
        <w:right w:val="none" w:sz="0" w:space="0" w:color="auto"/>
      </w:divBdr>
    </w:div>
    <w:div w:id="318854201">
      <w:bodyDiv w:val="1"/>
      <w:marLeft w:val="0"/>
      <w:marRight w:val="0"/>
      <w:marTop w:val="0"/>
      <w:marBottom w:val="0"/>
      <w:divBdr>
        <w:top w:val="none" w:sz="0" w:space="0" w:color="auto"/>
        <w:left w:val="none" w:sz="0" w:space="0" w:color="auto"/>
        <w:bottom w:val="none" w:sz="0" w:space="0" w:color="auto"/>
        <w:right w:val="none" w:sz="0" w:space="0" w:color="auto"/>
      </w:divBdr>
    </w:div>
    <w:div w:id="320235278">
      <w:bodyDiv w:val="1"/>
      <w:marLeft w:val="0"/>
      <w:marRight w:val="0"/>
      <w:marTop w:val="0"/>
      <w:marBottom w:val="0"/>
      <w:divBdr>
        <w:top w:val="none" w:sz="0" w:space="0" w:color="auto"/>
        <w:left w:val="none" w:sz="0" w:space="0" w:color="auto"/>
        <w:bottom w:val="none" w:sz="0" w:space="0" w:color="auto"/>
        <w:right w:val="none" w:sz="0" w:space="0" w:color="auto"/>
      </w:divBdr>
    </w:div>
    <w:div w:id="320621081">
      <w:marLeft w:val="480"/>
      <w:marRight w:val="0"/>
      <w:marTop w:val="0"/>
      <w:marBottom w:val="0"/>
      <w:divBdr>
        <w:top w:val="none" w:sz="0" w:space="0" w:color="auto"/>
        <w:left w:val="none" w:sz="0" w:space="0" w:color="auto"/>
        <w:bottom w:val="none" w:sz="0" w:space="0" w:color="auto"/>
        <w:right w:val="none" w:sz="0" w:space="0" w:color="auto"/>
      </w:divBdr>
    </w:div>
    <w:div w:id="323050919">
      <w:marLeft w:val="640"/>
      <w:marRight w:val="0"/>
      <w:marTop w:val="0"/>
      <w:marBottom w:val="0"/>
      <w:divBdr>
        <w:top w:val="none" w:sz="0" w:space="0" w:color="auto"/>
        <w:left w:val="none" w:sz="0" w:space="0" w:color="auto"/>
        <w:bottom w:val="none" w:sz="0" w:space="0" w:color="auto"/>
        <w:right w:val="none" w:sz="0" w:space="0" w:color="auto"/>
      </w:divBdr>
    </w:div>
    <w:div w:id="324208280">
      <w:marLeft w:val="480"/>
      <w:marRight w:val="0"/>
      <w:marTop w:val="0"/>
      <w:marBottom w:val="0"/>
      <w:divBdr>
        <w:top w:val="none" w:sz="0" w:space="0" w:color="auto"/>
        <w:left w:val="none" w:sz="0" w:space="0" w:color="auto"/>
        <w:bottom w:val="none" w:sz="0" w:space="0" w:color="auto"/>
        <w:right w:val="none" w:sz="0" w:space="0" w:color="auto"/>
      </w:divBdr>
    </w:div>
    <w:div w:id="325398326">
      <w:marLeft w:val="480"/>
      <w:marRight w:val="0"/>
      <w:marTop w:val="0"/>
      <w:marBottom w:val="0"/>
      <w:divBdr>
        <w:top w:val="none" w:sz="0" w:space="0" w:color="auto"/>
        <w:left w:val="none" w:sz="0" w:space="0" w:color="auto"/>
        <w:bottom w:val="none" w:sz="0" w:space="0" w:color="auto"/>
        <w:right w:val="none" w:sz="0" w:space="0" w:color="auto"/>
      </w:divBdr>
    </w:div>
    <w:div w:id="328871682">
      <w:marLeft w:val="480"/>
      <w:marRight w:val="0"/>
      <w:marTop w:val="0"/>
      <w:marBottom w:val="0"/>
      <w:divBdr>
        <w:top w:val="none" w:sz="0" w:space="0" w:color="auto"/>
        <w:left w:val="none" w:sz="0" w:space="0" w:color="auto"/>
        <w:bottom w:val="none" w:sz="0" w:space="0" w:color="auto"/>
        <w:right w:val="none" w:sz="0" w:space="0" w:color="auto"/>
      </w:divBdr>
    </w:div>
    <w:div w:id="328945424">
      <w:marLeft w:val="480"/>
      <w:marRight w:val="0"/>
      <w:marTop w:val="0"/>
      <w:marBottom w:val="0"/>
      <w:divBdr>
        <w:top w:val="none" w:sz="0" w:space="0" w:color="auto"/>
        <w:left w:val="none" w:sz="0" w:space="0" w:color="auto"/>
        <w:bottom w:val="none" w:sz="0" w:space="0" w:color="auto"/>
        <w:right w:val="none" w:sz="0" w:space="0" w:color="auto"/>
      </w:divBdr>
    </w:div>
    <w:div w:id="330134833">
      <w:marLeft w:val="480"/>
      <w:marRight w:val="0"/>
      <w:marTop w:val="0"/>
      <w:marBottom w:val="0"/>
      <w:divBdr>
        <w:top w:val="none" w:sz="0" w:space="0" w:color="auto"/>
        <w:left w:val="none" w:sz="0" w:space="0" w:color="auto"/>
        <w:bottom w:val="none" w:sz="0" w:space="0" w:color="auto"/>
        <w:right w:val="none" w:sz="0" w:space="0" w:color="auto"/>
      </w:divBdr>
    </w:div>
    <w:div w:id="330329878">
      <w:marLeft w:val="480"/>
      <w:marRight w:val="0"/>
      <w:marTop w:val="0"/>
      <w:marBottom w:val="0"/>
      <w:divBdr>
        <w:top w:val="none" w:sz="0" w:space="0" w:color="auto"/>
        <w:left w:val="none" w:sz="0" w:space="0" w:color="auto"/>
        <w:bottom w:val="none" w:sz="0" w:space="0" w:color="auto"/>
        <w:right w:val="none" w:sz="0" w:space="0" w:color="auto"/>
      </w:divBdr>
    </w:div>
    <w:div w:id="330567991">
      <w:marLeft w:val="480"/>
      <w:marRight w:val="0"/>
      <w:marTop w:val="0"/>
      <w:marBottom w:val="0"/>
      <w:divBdr>
        <w:top w:val="none" w:sz="0" w:space="0" w:color="auto"/>
        <w:left w:val="none" w:sz="0" w:space="0" w:color="auto"/>
        <w:bottom w:val="none" w:sz="0" w:space="0" w:color="auto"/>
        <w:right w:val="none" w:sz="0" w:space="0" w:color="auto"/>
      </w:divBdr>
    </w:div>
    <w:div w:id="331303953">
      <w:marLeft w:val="640"/>
      <w:marRight w:val="0"/>
      <w:marTop w:val="0"/>
      <w:marBottom w:val="0"/>
      <w:divBdr>
        <w:top w:val="none" w:sz="0" w:space="0" w:color="auto"/>
        <w:left w:val="none" w:sz="0" w:space="0" w:color="auto"/>
        <w:bottom w:val="none" w:sz="0" w:space="0" w:color="auto"/>
        <w:right w:val="none" w:sz="0" w:space="0" w:color="auto"/>
      </w:divBdr>
    </w:div>
    <w:div w:id="333458914">
      <w:marLeft w:val="480"/>
      <w:marRight w:val="0"/>
      <w:marTop w:val="0"/>
      <w:marBottom w:val="0"/>
      <w:divBdr>
        <w:top w:val="none" w:sz="0" w:space="0" w:color="auto"/>
        <w:left w:val="none" w:sz="0" w:space="0" w:color="auto"/>
        <w:bottom w:val="none" w:sz="0" w:space="0" w:color="auto"/>
        <w:right w:val="none" w:sz="0" w:space="0" w:color="auto"/>
      </w:divBdr>
    </w:div>
    <w:div w:id="334504274">
      <w:marLeft w:val="480"/>
      <w:marRight w:val="0"/>
      <w:marTop w:val="0"/>
      <w:marBottom w:val="0"/>
      <w:divBdr>
        <w:top w:val="none" w:sz="0" w:space="0" w:color="auto"/>
        <w:left w:val="none" w:sz="0" w:space="0" w:color="auto"/>
        <w:bottom w:val="none" w:sz="0" w:space="0" w:color="auto"/>
        <w:right w:val="none" w:sz="0" w:space="0" w:color="auto"/>
      </w:divBdr>
    </w:div>
    <w:div w:id="340553275">
      <w:bodyDiv w:val="1"/>
      <w:marLeft w:val="0"/>
      <w:marRight w:val="0"/>
      <w:marTop w:val="0"/>
      <w:marBottom w:val="0"/>
      <w:divBdr>
        <w:top w:val="none" w:sz="0" w:space="0" w:color="auto"/>
        <w:left w:val="none" w:sz="0" w:space="0" w:color="auto"/>
        <w:bottom w:val="none" w:sz="0" w:space="0" w:color="auto"/>
        <w:right w:val="none" w:sz="0" w:space="0" w:color="auto"/>
      </w:divBdr>
    </w:div>
    <w:div w:id="343016225">
      <w:marLeft w:val="480"/>
      <w:marRight w:val="0"/>
      <w:marTop w:val="0"/>
      <w:marBottom w:val="0"/>
      <w:divBdr>
        <w:top w:val="none" w:sz="0" w:space="0" w:color="auto"/>
        <w:left w:val="none" w:sz="0" w:space="0" w:color="auto"/>
        <w:bottom w:val="none" w:sz="0" w:space="0" w:color="auto"/>
        <w:right w:val="none" w:sz="0" w:space="0" w:color="auto"/>
      </w:divBdr>
    </w:div>
    <w:div w:id="343094795">
      <w:bodyDiv w:val="1"/>
      <w:marLeft w:val="0"/>
      <w:marRight w:val="0"/>
      <w:marTop w:val="0"/>
      <w:marBottom w:val="0"/>
      <w:divBdr>
        <w:top w:val="none" w:sz="0" w:space="0" w:color="auto"/>
        <w:left w:val="none" w:sz="0" w:space="0" w:color="auto"/>
        <w:bottom w:val="none" w:sz="0" w:space="0" w:color="auto"/>
        <w:right w:val="none" w:sz="0" w:space="0" w:color="auto"/>
      </w:divBdr>
    </w:div>
    <w:div w:id="343938557">
      <w:marLeft w:val="480"/>
      <w:marRight w:val="0"/>
      <w:marTop w:val="0"/>
      <w:marBottom w:val="0"/>
      <w:divBdr>
        <w:top w:val="none" w:sz="0" w:space="0" w:color="auto"/>
        <w:left w:val="none" w:sz="0" w:space="0" w:color="auto"/>
        <w:bottom w:val="none" w:sz="0" w:space="0" w:color="auto"/>
        <w:right w:val="none" w:sz="0" w:space="0" w:color="auto"/>
      </w:divBdr>
    </w:div>
    <w:div w:id="346559722">
      <w:marLeft w:val="480"/>
      <w:marRight w:val="0"/>
      <w:marTop w:val="0"/>
      <w:marBottom w:val="0"/>
      <w:divBdr>
        <w:top w:val="none" w:sz="0" w:space="0" w:color="auto"/>
        <w:left w:val="none" w:sz="0" w:space="0" w:color="auto"/>
        <w:bottom w:val="none" w:sz="0" w:space="0" w:color="auto"/>
        <w:right w:val="none" w:sz="0" w:space="0" w:color="auto"/>
      </w:divBdr>
    </w:div>
    <w:div w:id="347878420">
      <w:marLeft w:val="480"/>
      <w:marRight w:val="0"/>
      <w:marTop w:val="0"/>
      <w:marBottom w:val="0"/>
      <w:divBdr>
        <w:top w:val="none" w:sz="0" w:space="0" w:color="auto"/>
        <w:left w:val="none" w:sz="0" w:space="0" w:color="auto"/>
        <w:bottom w:val="none" w:sz="0" w:space="0" w:color="auto"/>
        <w:right w:val="none" w:sz="0" w:space="0" w:color="auto"/>
      </w:divBdr>
    </w:div>
    <w:div w:id="348289553">
      <w:marLeft w:val="480"/>
      <w:marRight w:val="0"/>
      <w:marTop w:val="0"/>
      <w:marBottom w:val="0"/>
      <w:divBdr>
        <w:top w:val="none" w:sz="0" w:space="0" w:color="auto"/>
        <w:left w:val="none" w:sz="0" w:space="0" w:color="auto"/>
        <w:bottom w:val="none" w:sz="0" w:space="0" w:color="auto"/>
        <w:right w:val="none" w:sz="0" w:space="0" w:color="auto"/>
      </w:divBdr>
    </w:div>
    <w:div w:id="350838788">
      <w:marLeft w:val="480"/>
      <w:marRight w:val="0"/>
      <w:marTop w:val="0"/>
      <w:marBottom w:val="0"/>
      <w:divBdr>
        <w:top w:val="none" w:sz="0" w:space="0" w:color="auto"/>
        <w:left w:val="none" w:sz="0" w:space="0" w:color="auto"/>
        <w:bottom w:val="none" w:sz="0" w:space="0" w:color="auto"/>
        <w:right w:val="none" w:sz="0" w:space="0" w:color="auto"/>
      </w:divBdr>
    </w:div>
    <w:div w:id="351301674">
      <w:marLeft w:val="480"/>
      <w:marRight w:val="0"/>
      <w:marTop w:val="0"/>
      <w:marBottom w:val="0"/>
      <w:divBdr>
        <w:top w:val="none" w:sz="0" w:space="0" w:color="auto"/>
        <w:left w:val="none" w:sz="0" w:space="0" w:color="auto"/>
        <w:bottom w:val="none" w:sz="0" w:space="0" w:color="auto"/>
        <w:right w:val="none" w:sz="0" w:space="0" w:color="auto"/>
      </w:divBdr>
    </w:div>
    <w:div w:id="351959888">
      <w:marLeft w:val="480"/>
      <w:marRight w:val="0"/>
      <w:marTop w:val="0"/>
      <w:marBottom w:val="0"/>
      <w:divBdr>
        <w:top w:val="none" w:sz="0" w:space="0" w:color="auto"/>
        <w:left w:val="none" w:sz="0" w:space="0" w:color="auto"/>
        <w:bottom w:val="none" w:sz="0" w:space="0" w:color="auto"/>
        <w:right w:val="none" w:sz="0" w:space="0" w:color="auto"/>
      </w:divBdr>
    </w:div>
    <w:div w:id="352077129">
      <w:bodyDiv w:val="1"/>
      <w:marLeft w:val="0"/>
      <w:marRight w:val="0"/>
      <w:marTop w:val="0"/>
      <w:marBottom w:val="0"/>
      <w:divBdr>
        <w:top w:val="none" w:sz="0" w:space="0" w:color="auto"/>
        <w:left w:val="none" w:sz="0" w:space="0" w:color="auto"/>
        <w:bottom w:val="none" w:sz="0" w:space="0" w:color="auto"/>
        <w:right w:val="none" w:sz="0" w:space="0" w:color="auto"/>
      </w:divBdr>
    </w:div>
    <w:div w:id="353381341">
      <w:marLeft w:val="480"/>
      <w:marRight w:val="0"/>
      <w:marTop w:val="0"/>
      <w:marBottom w:val="0"/>
      <w:divBdr>
        <w:top w:val="none" w:sz="0" w:space="0" w:color="auto"/>
        <w:left w:val="none" w:sz="0" w:space="0" w:color="auto"/>
        <w:bottom w:val="none" w:sz="0" w:space="0" w:color="auto"/>
        <w:right w:val="none" w:sz="0" w:space="0" w:color="auto"/>
      </w:divBdr>
    </w:div>
    <w:div w:id="353464001">
      <w:marLeft w:val="480"/>
      <w:marRight w:val="0"/>
      <w:marTop w:val="0"/>
      <w:marBottom w:val="0"/>
      <w:divBdr>
        <w:top w:val="none" w:sz="0" w:space="0" w:color="auto"/>
        <w:left w:val="none" w:sz="0" w:space="0" w:color="auto"/>
        <w:bottom w:val="none" w:sz="0" w:space="0" w:color="auto"/>
        <w:right w:val="none" w:sz="0" w:space="0" w:color="auto"/>
      </w:divBdr>
    </w:div>
    <w:div w:id="353504572">
      <w:bodyDiv w:val="1"/>
      <w:marLeft w:val="0"/>
      <w:marRight w:val="0"/>
      <w:marTop w:val="0"/>
      <w:marBottom w:val="0"/>
      <w:divBdr>
        <w:top w:val="none" w:sz="0" w:space="0" w:color="auto"/>
        <w:left w:val="none" w:sz="0" w:space="0" w:color="auto"/>
        <w:bottom w:val="none" w:sz="0" w:space="0" w:color="auto"/>
        <w:right w:val="none" w:sz="0" w:space="0" w:color="auto"/>
      </w:divBdr>
    </w:div>
    <w:div w:id="354382629">
      <w:marLeft w:val="480"/>
      <w:marRight w:val="0"/>
      <w:marTop w:val="0"/>
      <w:marBottom w:val="0"/>
      <w:divBdr>
        <w:top w:val="none" w:sz="0" w:space="0" w:color="auto"/>
        <w:left w:val="none" w:sz="0" w:space="0" w:color="auto"/>
        <w:bottom w:val="none" w:sz="0" w:space="0" w:color="auto"/>
        <w:right w:val="none" w:sz="0" w:space="0" w:color="auto"/>
      </w:divBdr>
    </w:div>
    <w:div w:id="356195590">
      <w:marLeft w:val="480"/>
      <w:marRight w:val="0"/>
      <w:marTop w:val="0"/>
      <w:marBottom w:val="0"/>
      <w:divBdr>
        <w:top w:val="none" w:sz="0" w:space="0" w:color="auto"/>
        <w:left w:val="none" w:sz="0" w:space="0" w:color="auto"/>
        <w:bottom w:val="none" w:sz="0" w:space="0" w:color="auto"/>
        <w:right w:val="none" w:sz="0" w:space="0" w:color="auto"/>
      </w:divBdr>
    </w:div>
    <w:div w:id="356397634">
      <w:marLeft w:val="480"/>
      <w:marRight w:val="0"/>
      <w:marTop w:val="0"/>
      <w:marBottom w:val="0"/>
      <w:divBdr>
        <w:top w:val="none" w:sz="0" w:space="0" w:color="auto"/>
        <w:left w:val="none" w:sz="0" w:space="0" w:color="auto"/>
        <w:bottom w:val="none" w:sz="0" w:space="0" w:color="auto"/>
        <w:right w:val="none" w:sz="0" w:space="0" w:color="auto"/>
      </w:divBdr>
    </w:div>
    <w:div w:id="357238444">
      <w:bodyDiv w:val="1"/>
      <w:marLeft w:val="0"/>
      <w:marRight w:val="0"/>
      <w:marTop w:val="0"/>
      <w:marBottom w:val="0"/>
      <w:divBdr>
        <w:top w:val="none" w:sz="0" w:space="0" w:color="auto"/>
        <w:left w:val="none" w:sz="0" w:space="0" w:color="auto"/>
        <w:bottom w:val="none" w:sz="0" w:space="0" w:color="auto"/>
        <w:right w:val="none" w:sz="0" w:space="0" w:color="auto"/>
      </w:divBdr>
    </w:div>
    <w:div w:id="361828584">
      <w:marLeft w:val="480"/>
      <w:marRight w:val="0"/>
      <w:marTop w:val="0"/>
      <w:marBottom w:val="0"/>
      <w:divBdr>
        <w:top w:val="none" w:sz="0" w:space="0" w:color="auto"/>
        <w:left w:val="none" w:sz="0" w:space="0" w:color="auto"/>
        <w:bottom w:val="none" w:sz="0" w:space="0" w:color="auto"/>
        <w:right w:val="none" w:sz="0" w:space="0" w:color="auto"/>
      </w:divBdr>
    </w:div>
    <w:div w:id="364644650">
      <w:marLeft w:val="480"/>
      <w:marRight w:val="0"/>
      <w:marTop w:val="0"/>
      <w:marBottom w:val="0"/>
      <w:divBdr>
        <w:top w:val="none" w:sz="0" w:space="0" w:color="auto"/>
        <w:left w:val="none" w:sz="0" w:space="0" w:color="auto"/>
        <w:bottom w:val="none" w:sz="0" w:space="0" w:color="auto"/>
        <w:right w:val="none" w:sz="0" w:space="0" w:color="auto"/>
      </w:divBdr>
    </w:div>
    <w:div w:id="365108734">
      <w:marLeft w:val="480"/>
      <w:marRight w:val="0"/>
      <w:marTop w:val="0"/>
      <w:marBottom w:val="0"/>
      <w:divBdr>
        <w:top w:val="none" w:sz="0" w:space="0" w:color="auto"/>
        <w:left w:val="none" w:sz="0" w:space="0" w:color="auto"/>
        <w:bottom w:val="none" w:sz="0" w:space="0" w:color="auto"/>
        <w:right w:val="none" w:sz="0" w:space="0" w:color="auto"/>
      </w:divBdr>
    </w:div>
    <w:div w:id="369378065">
      <w:marLeft w:val="480"/>
      <w:marRight w:val="0"/>
      <w:marTop w:val="0"/>
      <w:marBottom w:val="0"/>
      <w:divBdr>
        <w:top w:val="none" w:sz="0" w:space="0" w:color="auto"/>
        <w:left w:val="none" w:sz="0" w:space="0" w:color="auto"/>
        <w:bottom w:val="none" w:sz="0" w:space="0" w:color="auto"/>
        <w:right w:val="none" w:sz="0" w:space="0" w:color="auto"/>
      </w:divBdr>
    </w:div>
    <w:div w:id="370542066">
      <w:marLeft w:val="480"/>
      <w:marRight w:val="0"/>
      <w:marTop w:val="0"/>
      <w:marBottom w:val="0"/>
      <w:divBdr>
        <w:top w:val="none" w:sz="0" w:space="0" w:color="auto"/>
        <w:left w:val="none" w:sz="0" w:space="0" w:color="auto"/>
        <w:bottom w:val="none" w:sz="0" w:space="0" w:color="auto"/>
        <w:right w:val="none" w:sz="0" w:space="0" w:color="auto"/>
      </w:divBdr>
    </w:div>
    <w:div w:id="372579751">
      <w:marLeft w:val="480"/>
      <w:marRight w:val="0"/>
      <w:marTop w:val="0"/>
      <w:marBottom w:val="0"/>
      <w:divBdr>
        <w:top w:val="none" w:sz="0" w:space="0" w:color="auto"/>
        <w:left w:val="none" w:sz="0" w:space="0" w:color="auto"/>
        <w:bottom w:val="none" w:sz="0" w:space="0" w:color="auto"/>
        <w:right w:val="none" w:sz="0" w:space="0" w:color="auto"/>
      </w:divBdr>
    </w:div>
    <w:div w:id="373117664">
      <w:marLeft w:val="480"/>
      <w:marRight w:val="0"/>
      <w:marTop w:val="0"/>
      <w:marBottom w:val="0"/>
      <w:divBdr>
        <w:top w:val="none" w:sz="0" w:space="0" w:color="auto"/>
        <w:left w:val="none" w:sz="0" w:space="0" w:color="auto"/>
        <w:bottom w:val="none" w:sz="0" w:space="0" w:color="auto"/>
        <w:right w:val="none" w:sz="0" w:space="0" w:color="auto"/>
      </w:divBdr>
    </w:div>
    <w:div w:id="374042412">
      <w:marLeft w:val="480"/>
      <w:marRight w:val="0"/>
      <w:marTop w:val="0"/>
      <w:marBottom w:val="0"/>
      <w:divBdr>
        <w:top w:val="none" w:sz="0" w:space="0" w:color="auto"/>
        <w:left w:val="none" w:sz="0" w:space="0" w:color="auto"/>
        <w:bottom w:val="none" w:sz="0" w:space="0" w:color="auto"/>
        <w:right w:val="none" w:sz="0" w:space="0" w:color="auto"/>
      </w:divBdr>
    </w:div>
    <w:div w:id="376054971">
      <w:marLeft w:val="480"/>
      <w:marRight w:val="0"/>
      <w:marTop w:val="0"/>
      <w:marBottom w:val="0"/>
      <w:divBdr>
        <w:top w:val="none" w:sz="0" w:space="0" w:color="auto"/>
        <w:left w:val="none" w:sz="0" w:space="0" w:color="auto"/>
        <w:bottom w:val="none" w:sz="0" w:space="0" w:color="auto"/>
        <w:right w:val="none" w:sz="0" w:space="0" w:color="auto"/>
      </w:divBdr>
    </w:div>
    <w:div w:id="380977080">
      <w:marLeft w:val="480"/>
      <w:marRight w:val="0"/>
      <w:marTop w:val="0"/>
      <w:marBottom w:val="0"/>
      <w:divBdr>
        <w:top w:val="none" w:sz="0" w:space="0" w:color="auto"/>
        <w:left w:val="none" w:sz="0" w:space="0" w:color="auto"/>
        <w:bottom w:val="none" w:sz="0" w:space="0" w:color="auto"/>
        <w:right w:val="none" w:sz="0" w:space="0" w:color="auto"/>
      </w:divBdr>
    </w:div>
    <w:div w:id="381292889">
      <w:marLeft w:val="480"/>
      <w:marRight w:val="0"/>
      <w:marTop w:val="0"/>
      <w:marBottom w:val="0"/>
      <w:divBdr>
        <w:top w:val="none" w:sz="0" w:space="0" w:color="auto"/>
        <w:left w:val="none" w:sz="0" w:space="0" w:color="auto"/>
        <w:bottom w:val="none" w:sz="0" w:space="0" w:color="auto"/>
        <w:right w:val="none" w:sz="0" w:space="0" w:color="auto"/>
      </w:divBdr>
    </w:div>
    <w:div w:id="381950207">
      <w:marLeft w:val="480"/>
      <w:marRight w:val="0"/>
      <w:marTop w:val="0"/>
      <w:marBottom w:val="0"/>
      <w:divBdr>
        <w:top w:val="none" w:sz="0" w:space="0" w:color="auto"/>
        <w:left w:val="none" w:sz="0" w:space="0" w:color="auto"/>
        <w:bottom w:val="none" w:sz="0" w:space="0" w:color="auto"/>
        <w:right w:val="none" w:sz="0" w:space="0" w:color="auto"/>
      </w:divBdr>
    </w:div>
    <w:div w:id="382296677">
      <w:marLeft w:val="480"/>
      <w:marRight w:val="0"/>
      <w:marTop w:val="0"/>
      <w:marBottom w:val="0"/>
      <w:divBdr>
        <w:top w:val="none" w:sz="0" w:space="0" w:color="auto"/>
        <w:left w:val="none" w:sz="0" w:space="0" w:color="auto"/>
        <w:bottom w:val="none" w:sz="0" w:space="0" w:color="auto"/>
        <w:right w:val="none" w:sz="0" w:space="0" w:color="auto"/>
      </w:divBdr>
    </w:div>
    <w:div w:id="385839313">
      <w:marLeft w:val="640"/>
      <w:marRight w:val="0"/>
      <w:marTop w:val="0"/>
      <w:marBottom w:val="0"/>
      <w:divBdr>
        <w:top w:val="none" w:sz="0" w:space="0" w:color="auto"/>
        <w:left w:val="none" w:sz="0" w:space="0" w:color="auto"/>
        <w:bottom w:val="none" w:sz="0" w:space="0" w:color="auto"/>
        <w:right w:val="none" w:sz="0" w:space="0" w:color="auto"/>
      </w:divBdr>
    </w:div>
    <w:div w:id="389692532">
      <w:marLeft w:val="480"/>
      <w:marRight w:val="0"/>
      <w:marTop w:val="0"/>
      <w:marBottom w:val="0"/>
      <w:divBdr>
        <w:top w:val="none" w:sz="0" w:space="0" w:color="auto"/>
        <w:left w:val="none" w:sz="0" w:space="0" w:color="auto"/>
        <w:bottom w:val="none" w:sz="0" w:space="0" w:color="auto"/>
        <w:right w:val="none" w:sz="0" w:space="0" w:color="auto"/>
      </w:divBdr>
    </w:div>
    <w:div w:id="390807376">
      <w:marLeft w:val="640"/>
      <w:marRight w:val="0"/>
      <w:marTop w:val="0"/>
      <w:marBottom w:val="0"/>
      <w:divBdr>
        <w:top w:val="none" w:sz="0" w:space="0" w:color="auto"/>
        <w:left w:val="none" w:sz="0" w:space="0" w:color="auto"/>
        <w:bottom w:val="none" w:sz="0" w:space="0" w:color="auto"/>
        <w:right w:val="none" w:sz="0" w:space="0" w:color="auto"/>
      </w:divBdr>
    </w:div>
    <w:div w:id="391850691">
      <w:bodyDiv w:val="1"/>
      <w:marLeft w:val="0"/>
      <w:marRight w:val="0"/>
      <w:marTop w:val="0"/>
      <w:marBottom w:val="0"/>
      <w:divBdr>
        <w:top w:val="none" w:sz="0" w:space="0" w:color="auto"/>
        <w:left w:val="none" w:sz="0" w:space="0" w:color="auto"/>
        <w:bottom w:val="none" w:sz="0" w:space="0" w:color="auto"/>
        <w:right w:val="none" w:sz="0" w:space="0" w:color="auto"/>
      </w:divBdr>
    </w:div>
    <w:div w:id="392658419">
      <w:marLeft w:val="480"/>
      <w:marRight w:val="0"/>
      <w:marTop w:val="0"/>
      <w:marBottom w:val="0"/>
      <w:divBdr>
        <w:top w:val="none" w:sz="0" w:space="0" w:color="auto"/>
        <w:left w:val="none" w:sz="0" w:space="0" w:color="auto"/>
        <w:bottom w:val="none" w:sz="0" w:space="0" w:color="auto"/>
        <w:right w:val="none" w:sz="0" w:space="0" w:color="auto"/>
      </w:divBdr>
    </w:div>
    <w:div w:id="393742240">
      <w:marLeft w:val="480"/>
      <w:marRight w:val="0"/>
      <w:marTop w:val="0"/>
      <w:marBottom w:val="0"/>
      <w:divBdr>
        <w:top w:val="none" w:sz="0" w:space="0" w:color="auto"/>
        <w:left w:val="none" w:sz="0" w:space="0" w:color="auto"/>
        <w:bottom w:val="none" w:sz="0" w:space="0" w:color="auto"/>
        <w:right w:val="none" w:sz="0" w:space="0" w:color="auto"/>
      </w:divBdr>
    </w:div>
    <w:div w:id="395128745">
      <w:bodyDiv w:val="1"/>
      <w:marLeft w:val="0"/>
      <w:marRight w:val="0"/>
      <w:marTop w:val="0"/>
      <w:marBottom w:val="0"/>
      <w:divBdr>
        <w:top w:val="none" w:sz="0" w:space="0" w:color="auto"/>
        <w:left w:val="none" w:sz="0" w:space="0" w:color="auto"/>
        <w:bottom w:val="none" w:sz="0" w:space="0" w:color="auto"/>
        <w:right w:val="none" w:sz="0" w:space="0" w:color="auto"/>
      </w:divBdr>
    </w:div>
    <w:div w:id="395277192">
      <w:bodyDiv w:val="1"/>
      <w:marLeft w:val="0"/>
      <w:marRight w:val="0"/>
      <w:marTop w:val="0"/>
      <w:marBottom w:val="0"/>
      <w:divBdr>
        <w:top w:val="none" w:sz="0" w:space="0" w:color="auto"/>
        <w:left w:val="none" w:sz="0" w:space="0" w:color="auto"/>
        <w:bottom w:val="none" w:sz="0" w:space="0" w:color="auto"/>
        <w:right w:val="none" w:sz="0" w:space="0" w:color="auto"/>
      </w:divBdr>
    </w:div>
    <w:div w:id="395512775">
      <w:marLeft w:val="480"/>
      <w:marRight w:val="0"/>
      <w:marTop w:val="0"/>
      <w:marBottom w:val="0"/>
      <w:divBdr>
        <w:top w:val="none" w:sz="0" w:space="0" w:color="auto"/>
        <w:left w:val="none" w:sz="0" w:space="0" w:color="auto"/>
        <w:bottom w:val="none" w:sz="0" w:space="0" w:color="auto"/>
        <w:right w:val="none" w:sz="0" w:space="0" w:color="auto"/>
      </w:divBdr>
    </w:div>
    <w:div w:id="396713103">
      <w:marLeft w:val="480"/>
      <w:marRight w:val="0"/>
      <w:marTop w:val="0"/>
      <w:marBottom w:val="0"/>
      <w:divBdr>
        <w:top w:val="none" w:sz="0" w:space="0" w:color="auto"/>
        <w:left w:val="none" w:sz="0" w:space="0" w:color="auto"/>
        <w:bottom w:val="none" w:sz="0" w:space="0" w:color="auto"/>
        <w:right w:val="none" w:sz="0" w:space="0" w:color="auto"/>
      </w:divBdr>
    </w:div>
    <w:div w:id="397754468">
      <w:marLeft w:val="480"/>
      <w:marRight w:val="0"/>
      <w:marTop w:val="0"/>
      <w:marBottom w:val="0"/>
      <w:divBdr>
        <w:top w:val="none" w:sz="0" w:space="0" w:color="auto"/>
        <w:left w:val="none" w:sz="0" w:space="0" w:color="auto"/>
        <w:bottom w:val="none" w:sz="0" w:space="0" w:color="auto"/>
        <w:right w:val="none" w:sz="0" w:space="0" w:color="auto"/>
      </w:divBdr>
    </w:div>
    <w:div w:id="399252554">
      <w:bodyDiv w:val="1"/>
      <w:marLeft w:val="0"/>
      <w:marRight w:val="0"/>
      <w:marTop w:val="0"/>
      <w:marBottom w:val="0"/>
      <w:divBdr>
        <w:top w:val="none" w:sz="0" w:space="0" w:color="auto"/>
        <w:left w:val="none" w:sz="0" w:space="0" w:color="auto"/>
        <w:bottom w:val="none" w:sz="0" w:space="0" w:color="auto"/>
        <w:right w:val="none" w:sz="0" w:space="0" w:color="auto"/>
      </w:divBdr>
    </w:div>
    <w:div w:id="400180337">
      <w:bodyDiv w:val="1"/>
      <w:marLeft w:val="0"/>
      <w:marRight w:val="0"/>
      <w:marTop w:val="0"/>
      <w:marBottom w:val="0"/>
      <w:divBdr>
        <w:top w:val="none" w:sz="0" w:space="0" w:color="auto"/>
        <w:left w:val="none" w:sz="0" w:space="0" w:color="auto"/>
        <w:bottom w:val="none" w:sz="0" w:space="0" w:color="auto"/>
        <w:right w:val="none" w:sz="0" w:space="0" w:color="auto"/>
      </w:divBdr>
    </w:div>
    <w:div w:id="400834482">
      <w:marLeft w:val="480"/>
      <w:marRight w:val="0"/>
      <w:marTop w:val="0"/>
      <w:marBottom w:val="0"/>
      <w:divBdr>
        <w:top w:val="none" w:sz="0" w:space="0" w:color="auto"/>
        <w:left w:val="none" w:sz="0" w:space="0" w:color="auto"/>
        <w:bottom w:val="none" w:sz="0" w:space="0" w:color="auto"/>
        <w:right w:val="none" w:sz="0" w:space="0" w:color="auto"/>
      </w:divBdr>
    </w:div>
    <w:div w:id="403648137">
      <w:marLeft w:val="480"/>
      <w:marRight w:val="0"/>
      <w:marTop w:val="0"/>
      <w:marBottom w:val="0"/>
      <w:divBdr>
        <w:top w:val="none" w:sz="0" w:space="0" w:color="auto"/>
        <w:left w:val="none" w:sz="0" w:space="0" w:color="auto"/>
        <w:bottom w:val="none" w:sz="0" w:space="0" w:color="auto"/>
        <w:right w:val="none" w:sz="0" w:space="0" w:color="auto"/>
      </w:divBdr>
    </w:div>
    <w:div w:id="404449445">
      <w:bodyDiv w:val="1"/>
      <w:marLeft w:val="0"/>
      <w:marRight w:val="0"/>
      <w:marTop w:val="0"/>
      <w:marBottom w:val="0"/>
      <w:divBdr>
        <w:top w:val="none" w:sz="0" w:space="0" w:color="auto"/>
        <w:left w:val="none" w:sz="0" w:space="0" w:color="auto"/>
        <w:bottom w:val="none" w:sz="0" w:space="0" w:color="auto"/>
        <w:right w:val="none" w:sz="0" w:space="0" w:color="auto"/>
      </w:divBdr>
    </w:div>
    <w:div w:id="404498948">
      <w:marLeft w:val="480"/>
      <w:marRight w:val="0"/>
      <w:marTop w:val="0"/>
      <w:marBottom w:val="0"/>
      <w:divBdr>
        <w:top w:val="none" w:sz="0" w:space="0" w:color="auto"/>
        <w:left w:val="none" w:sz="0" w:space="0" w:color="auto"/>
        <w:bottom w:val="none" w:sz="0" w:space="0" w:color="auto"/>
        <w:right w:val="none" w:sz="0" w:space="0" w:color="auto"/>
      </w:divBdr>
    </w:div>
    <w:div w:id="406420562">
      <w:marLeft w:val="480"/>
      <w:marRight w:val="0"/>
      <w:marTop w:val="0"/>
      <w:marBottom w:val="0"/>
      <w:divBdr>
        <w:top w:val="none" w:sz="0" w:space="0" w:color="auto"/>
        <w:left w:val="none" w:sz="0" w:space="0" w:color="auto"/>
        <w:bottom w:val="none" w:sz="0" w:space="0" w:color="auto"/>
        <w:right w:val="none" w:sz="0" w:space="0" w:color="auto"/>
      </w:divBdr>
    </w:div>
    <w:div w:id="407534050">
      <w:marLeft w:val="480"/>
      <w:marRight w:val="0"/>
      <w:marTop w:val="0"/>
      <w:marBottom w:val="0"/>
      <w:divBdr>
        <w:top w:val="none" w:sz="0" w:space="0" w:color="auto"/>
        <w:left w:val="none" w:sz="0" w:space="0" w:color="auto"/>
        <w:bottom w:val="none" w:sz="0" w:space="0" w:color="auto"/>
        <w:right w:val="none" w:sz="0" w:space="0" w:color="auto"/>
      </w:divBdr>
    </w:div>
    <w:div w:id="408502728">
      <w:marLeft w:val="480"/>
      <w:marRight w:val="0"/>
      <w:marTop w:val="0"/>
      <w:marBottom w:val="0"/>
      <w:divBdr>
        <w:top w:val="none" w:sz="0" w:space="0" w:color="auto"/>
        <w:left w:val="none" w:sz="0" w:space="0" w:color="auto"/>
        <w:bottom w:val="none" w:sz="0" w:space="0" w:color="auto"/>
        <w:right w:val="none" w:sz="0" w:space="0" w:color="auto"/>
      </w:divBdr>
    </w:div>
    <w:div w:id="408962349">
      <w:marLeft w:val="480"/>
      <w:marRight w:val="0"/>
      <w:marTop w:val="0"/>
      <w:marBottom w:val="0"/>
      <w:divBdr>
        <w:top w:val="none" w:sz="0" w:space="0" w:color="auto"/>
        <w:left w:val="none" w:sz="0" w:space="0" w:color="auto"/>
        <w:bottom w:val="none" w:sz="0" w:space="0" w:color="auto"/>
        <w:right w:val="none" w:sz="0" w:space="0" w:color="auto"/>
      </w:divBdr>
    </w:div>
    <w:div w:id="409815692">
      <w:bodyDiv w:val="1"/>
      <w:marLeft w:val="0"/>
      <w:marRight w:val="0"/>
      <w:marTop w:val="0"/>
      <w:marBottom w:val="0"/>
      <w:divBdr>
        <w:top w:val="none" w:sz="0" w:space="0" w:color="auto"/>
        <w:left w:val="none" w:sz="0" w:space="0" w:color="auto"/>
        <w:bottom w:val="none" w:sz="0" w:space="0" w:color="auto"/>
        <w:right w:val="none" w:sz="0" w:space="0" w:color="auto"/>
      </w:divBdr>
    </w:div>
    <w:div w:id="410128089">
      <w:marLeft w:val="480"/>
      <w:marRight w:val="0"/>
      <w:marTop w:val="0"/>
      <w:marBottom w:val="0"/>
      <w:divBdr>
        <w:top w:val="none" w:sz="0" w:space="0" w:color="auto"/>
        <w:left w:val="none" w:sz="0" w:space="0" w:color="auto"/>
        <w:bottom w:val="none" w:sz="0" w:space="0" w:color="auto"/>
        <w:right w:val="none" w:sz="0" w:space="0" w:color="auto"/>
      </w:divBdr>
    </w:div>
    <w:div w:id="413860004">
      <w:marLeft w:val="480"/>
      <w:marRight w:val="0"/>
      <w:marTop w:val="0"/>
      <w:marBottom w:val="0"/>
      <w:divBdr>
        <w:top w:val="none" w:sz="0" w:space="0" w:color="auto"/>
        <w:left w:val="none" w:sz="0" w:space="0" w:color="auto"/>
        <w:bottom w:val="none" w:sz="0" w:space="0" w:color="auto"/>
        <w:right w:val="none" w:sz="0" w:space="0" w:color="auto"/>
      </w:divBdr>
    </w:div>
    <w:div w:id="414671236">
      <w:marLeft w:val="480"/>
      <w:marRight w:val="0"/>
      <w:marTop w:val="0"/>
      <w:marBottom w:val="0"/>
      <w:divBdr>
        <w:top w:val="none" w:sz="0" w:space="0" w:color="auto"/>
        <w:left w:val="none" w:sz="0" w:space="0" w:color="auto"/>
        <w:bottom w:val="none" w:sz="0" w:space="0" w:color="auto"/>
        <w:right w:val="none" w:sz="0" w:space="0" w:color="auto"/>
      </w:divBdr>
    </w:div>
    <w:div w:id="415398876">
      <w:marLeft w:val="480"/>
      <w:marRight w:val="0"/>
      <w:marTop w:val="0"/>
      <w:marBottom w:val="0"/>
      <w:divBdr>
        <w:top w:val="none" w:sz="0" w:space="0" w:color="auto"/>
        <w:left w:val="none" w:sz="0" w:space="0" w:color="auto"/>
        <w:bottom w:val="none" w:sz="0" w:space="0" w:color="auto"/>
        <w:right w:val="none" w:sz="0" w:space="0" w:color="auto"/>
      </w:divBdr>
    </w:div>
    <w:div w:id="416905454">
      <w:marLeft w:val="480"/>
      <w:marRight w:val="0"/>
      <w:marTop w:val="0"/>
      <w:marBottom w:val="0"/>
      <w:divBdr>
        <w:top w:val="none" w:sz="0" w:space="0" w:color="auto"/>
        <w:left w:val="none" w:sz="0" w:space="0" w:color="auto"/>
        <w:bottom w:val="none" w:sz="0" w:space="0" w:color="auto"/>
        <w:right w:val="none" w:sz="0" w:space="0" w:color="auto"/>
      </w:divBdr>
    </w:div>
    <w:div w:id="417478843">
      <w:bodyDiv w:val="1"/>
      <w:marLeft w:val="0"/>
      <w:marRight w:val="0"/>
      <w:marTop w:val="0"/>
      <w:marBottom w:val="0"/>
      <w:divBdr>
        <w:top w:val="none" w:sz="0" w:space="0" w:color="auto"/>
        <w:left w:val="none" w:sz="0" w:space="0" w:color="auto"/>
        <w:bottom w:val="none" w:sz="0" w:space="0" w:color="auto"/>
        <w:right w:val="none" w:sz="0" w:space="0" w:color="auto"/>
      </w:divBdr>
    </w:div>
    <w:div w:id="423768309">
      <w:marLeft w:val="480"/>
      <w:marRight w:val="0"/>
      <w:marTop w:val="0"/>
      <w:marBottom w:val="0"/>
      <w:divBdr>
        <w:top w:val="none" w:sz="0" w:space="0" w:color="auto"/>
        <w:left w:val="none" w:sz="0" w:space="0" w:color="auto"/>
        <w:bottom w:val="none" w:sz="0" w:space="0" w:color="auto"/>
        <w:right w:val="none" w:sz="0" w:space="0" w:color="auto"/>
      </w:divBdr>
    </w:div>
    <w:div w:id="423838541">
      <w:marLeft w:val="480"/>
      <w:marRight w:val="0"/>
      <w:marTop w:val="0"/>
      <w:marBottom w:val="0"/>
      <w:divBdr>
        <w:top w:val="none" w:sz="0" w:space="0" w:color="auto"/>
        <w:left w:val="none" w:sz="0" w:space="0" w:color="auto"/>
        <w:bottom w:val="none" w:sz="0" w:space="0" w:color="auto"/>
        <w:right w:val="none" w:sz="0" w:space="0" w:color="auto"/>
      </w:divBdr>
    </w:div>
    <w:div w:id="424422318">
      <w:marLeft w:val="640"/>
      <w:marRight w:val="0"/>
      <w:marTop w:val="0"/>
      <w:marBottom w:val="0"/>
      <w:divBdr>
        <w:top w:val="none" w:sz="0" w:space="0" w:color="auto"/>
        <w:left w:val="none" w:sz="0" w:space="0" w:color="auto"/>
        <w:bottom w:val="none" w:sz="0" w:space="0" w:color="auto"/>
        <w:right w:val="none" w:sz="0" w:space="0" w:color="auto"/>
      </w:divBdr>
    </w:div>
    <w:div w:id="425466267">
      <w:marLeft w:val="480"/>
      <w:marRight w:val="0"/>
      <w:marTop w:val="0"/>
      <w:marBottom w:val="0"/>
      <w:divBdr>
        <w:top w:val="none" w:sz="0" w:space="0" w:color="auto"/>
        <w:left w:val="none" w:sz="0" w:space="0" w:color="auto"/>
        <w:bottom w:val="none" w:sz="0" w:space="0" w:color="auto"/>
        <w:right w:val="none" w:sz="0" w:space="0" w:color="auto"/>
      </w:divBdr>
    </w:div>
    <w:div w:id="426314253">
      <w:marLeft w:val="480"/>
      <w:marRight w:val="0"/>
      <w:marTop w:val="0"/>
      <w:marBottom w:val="0"/>
      <w:divBdr>
        <w:top w:val="none" w:sz="0" w:space="0" w:color="auto"/>
        <w:left w:val="none" w:sz="0" w:space="0" w:color="auto"/>
        <w:bottom w:val="none" w:sz="0" w:space="0" w:color="auto"/>
        <w:right w:val="none" w:sz="0" w:space="0" w:color="auto"/>
      </w:divBdr>
    </w:div>
    <w:div w:id="426662154">
      <w:marLeft w:val="480"/>
      <w:marRight w:val="0"/>
      <w:marTop w:val="0"/>
      <w:marBottom w:val="0"/>
      <w:divBdr>
        <w:top w:val="none" w:sz="0" w:space="0" w:color="auto"/>
        <w:left w:val="none" w:sz="0" w:space="0" w:color="auto"/>
        <w:bottom w:val="none" w:sz="0" w:space="0" w:color="auto"/>
        <w:right w:val="none" w:sz="0" w:space="0" w:color="auto"/>
      </w:divBdr>
    </w:div>
    <w:div w:id="427386524">
      <w:marLeft w:val="640"/>
      <w:marRight w:val="0"/>
      <w:marTop w:val="0"/>
      <w:marBottom w:val="0"/>
      <w:divBdr>
        <w:top w:val="none" w:sz="0" w:space="0" w:color="auto"/>
        <w:left w:val="none" w:sz="0" w:space="0" w:color="auto"/>
        <w:bottom w:val="none" w:sz="0" w:space="0" w:color="auto"/>
        <w:right w:val="none" w:sz="0" w:space="0" w:color="auto"/>
      </w:divBdr>
    </w:div>
    <w:div w:id="432479666">
      <w:marLeft w:val="480"/>
      <w:marRight w:val="0"/>
      <w:marTop w:val="0"/>
      <w:marBottom w:val="0"/>
      <w:divBdr>
        <w:top w:val="none" w:sz="0" w:space="0" w:color="auto"/>
        <w:left w:val="none" w:sz="0" w:space="0" w:color="auto"/>
        <w:bottom w:val="none" w:sz="0" w:space="0" w:color="auto"/>
        <w:right w:val="none" w:sz="0" w:space="0" w:color="auto"/>
      </w:divBdr>
    </w:div>
    <w:div w:id="435836141">
      <w:marLeft w:val="480"/>
      <w:marRight w:val="0"/>
      <w:marTop w:val="0"/>
      <w:marBottom w:val="0"/>
      <w:divBdr>
        <w:top w:val="none" w:sz="0" w:space="0" w:color="auto"/>
        <w:left w:val="none" w:sz="0" w:space="0" w:color="auto"/>
        <w:bottom w:val="none" w:sz="0" w:space="0" w:color="auto"/>
        <w:right w:val="none" w:sz="0" w:space="0" w:color="auto"/>
      </w:divBdr>
    </w:div>
    <w:div w:id="435907007">
      <w:marLeft w:val="480"/>
      <w:marRight w:val="0"/>
      <w:marTop w:val="0"/>
      <w:marBottom w:val="0"/>
      <w:divBdr>
        <w:top w:val="none" w:sz="0" w:space="0" w:color="auto"/>
        <w:left w:val="none" w:sz="0" w:space="0" w:color="auto"/>
        <w:bottom w:val="none" w:sz="0" w:space="0" w:color="auto"/>
        <w:right w:val="none" w:sz="0" w:space="0" w:color="auto"/>
      </w:divBdr>
    </w:div>
    <w:div w:id="438598700">
      <w:marLeft w:val="480"/>
      <w:marRight w:val="0"/>
      <w:marTop w:val="0"/>
      <w:marBottom w:val="0"/>
      <w:divBdr>
        <w:top w:val="none" w:sz="0" w:space="0" w:color="auto"/>
        <w:left w:val="none" w:sz="0" w:space="0" w:color="auto"/>
        <w:bottom w:val="none" w:sz="0" w:space="0" w:color="auto"/>
        <w:right w:val="none" w:sz="0" w:space="0" w:color="auto"/>
      </w:divBdr>
    </w:div>
    <w:div w:id="440035476">
      <w:marLeft w:val="640"/>
      <w:marRight w:val="0"/>
      <w:marTop w:val="0"/>
      <w:marBottom w:val="0"/>
      <w:divBdr>
        <w:top w:val="none" w:sz="0" w:space="0" w:color="auto"/>
        <w:left w:val="none" w:sz="0" w:space="0" w:color="auto"/>
        <w:bottom w:val="none" w:sz="0" w:space="0" w:color="auto"/>
        <w:right w:val="none" w:sz="0" w:space="0" w:color="auto"/>
      </w:divBdr>
    </w:div>
    <w:div w:id="440809402">
      <w:marLeft w:val="480"/>
      <w:marRight w:val="0"/>
      <w:marTop w:val="0"/>
      <w:marBottom w:val="0"/>
      <w:divBdr>
        <w:top w:val="none" w:sz="0" w:space="0" w:color="auto"/>
        <w:left w:val="none" w:sz="0" w:space="0" w:color="auto"/>
        <w:bottom w:val="none" w:sz="0" w:space="0" w:color="auto"/>
        <w:right w:val="none" w:sz="0" w:space="0" w:color="auto"/>
      </w:divBdr>
    </w:div>
    <w:div w:id="441000521">
      <w:bodyDiv w:val="1"/>
      <w:marLeft w:val="0"/>
      <w:marRight w:val="0"/>
      <w:marTop w:val="0"/>
      <w:marBottom w:val="0"/>
      <w:divBdr>
        <w:top w:val="none" w:sz="0" w:space="0" w:color="auto"/>
        <w:left w:val="none" w:sz="0" w:space="0" w:color="auto"/>
        <w:bottom w:val="none" w:sz="0" w:space="0" w:color="auto"/>
        <w:right w:val="none" w:sz="0" w:space="0" w:color="auto"/>
      </w:divBdr>
    </w:div>
    <w:div w:id="443156749">
      <w:marLeft w:val="480"/>
      <w:marRight w:val="0"/>
      <w:marTop w:val="0"/>
      <w:marBottom w:val="0"/>
      <w:divBdr>
        <w:top w:val="none" w:sz="0" w:space="0" w:color="auto"/>
        <w:left w:val="none" w:sz="0" w:space="0" w:color="auto"/>
        <w:bottom w:val="none" w:sz="0" w:space="0" w:color="auto"/>
        <w:right w:val="none" w:sz="0" w:space="0" w:color="auto"/>
      </w:divBdr>
    </w:div>
    <w:div w:id="451480156">
      <w:bodyDiv w:val="1"/>
      <w:marLeft w:val="0"/>
      <w:marRight w:val="0"/>
      <w:marTop w:val="0"/>
      <w:marBottom w:val="0"/>
      <w:divBdr>
        <w:top w:val="none" w:sz="0" w:space="0" w:color="auto"/>
        <w:left w:val="none" w:sz="0" w:space="0" w:color="auto"/>
        <w:bottom w:val="none" w:sz="0" w:space="0" w:color="auto"/>
        <w:right w:val="none" w:sz="0" w:space="0" w:color="auto"/>
      </w:divBdr>
    </w:div>
    <w:div w:id="451561162">
      <w:marLeft w:val="480"/>
      <w:marRight w:val="0"/>
      <w:marTop w:val="0"/>
      <w:marBottom w:val="0"/>
      <w:divBdr>
        <w:top w:val="none" w:sz="0" w:space="0" w:color="auto"/>
        <w:left w:val="none" w:sz="0" w:space="0" w:color="auto"/>
        <w:bottom w:val="none" w:sz="0" w:space="0" w:color="auto"/>
        <w:right w:val="none" w:sz="0" w:space="0" w:color="auto"/>
      </w:divBdr>
    </w:div>
    <w:div w:id="451829143">
      <w:marLeft w:val="480"/>
      <w:marRight w:val="0"/>
      <w:marTop w:val="0"/>
      <w:marBottom w:val="0"/>
      <w:divBdr>
        <w:top w:val="none" w:sz="0" w:space="0" w:color="auto"/>
        <w:left w:val="none" w:sz="0" w:space="0" w:color="auto"/>
        <w:bottom w:val="none" w:sz="0" w:space="0" w:color="auto"/>
        <w:right w:val="none" w:sz="0" w:space="0" w:color="auto"/>
      </w:divBdr>
    </w:div>
    <w:div w:id="455611313">
      <w:marLeft w:val="480"/>
      <w:marRight w:val="0"/>
      <w:marTop w:val="0"/>
      <w:marBottom w:val="0"/>
      <w:divBdr>
        <w:top w:val="none" w:sz="0" w:space="0" w:color="auto"/>
        <w:left w:val="none" w:sz="0" w:space="0" w:color="auto"/>
        <w:bottom w:val="none" w:sz="0" w:space="0" w:color="auto"/>
        <w:right w:val="none" w:sz="0" w:space="0" w:color="auto"/>
      </w:divBdr>
    </w:div>
    <w:div w:id="459687568">
      <w:marLeft w:val="480"/>
      <w:marRight w:val="0"/>
      <w:marTop w:val="0"/>
      <w:marBottom w:val="0"/>
      <w:divBdr>
        <w:top w:val="none" w:sz="0" w:space="0" w:color="auto"/>
        <w:left w:val="none" w:sz="0" w:space="0" w:color="auto"/>
        <w:bottom w:val="none" w:sz="0" w:space="0" w:color="auto"/>
        <w:right w:val="none" w:sz="0" w:space="0" w:color="auto"/>
      </w:divBdr>
    </w:div>
    <w:div w:id="463085057">
      <w:marLeft w:val="480"/>
      <w:marRight w:val="0"/>
      <w:marTop w:val="0"/>
      <w:marBottom w:val="0"/>
      <w:divBdr>
        <w:top w:val="none" w:sz="0" w:space="0" w:color="auto"/>
        <w:left w:val="none" w:sz="0" w:space="0" w:color="auto"/>
        <w:bottom w:val="none" w:sz="0" w:space="0" w:color="auto"/>
        <w:right w:val="none" w:sz="0" w:space="0" w:color="auto"/>
      </w:divBdr>
    </w:div>
    <w:div w:id="463621605">
      <w:marLeft w:val="480"/>
      <w:marRight w:val="0"/>
      <w:marTop w:val="0"/>
      <w:marBottom w:val="0"/>
      <w:divBdr>
        <w:top w:val="none" w:sz="0" w:space="0" w:color="auto"/>
        <w:left w:val="none" w:sz="0" w:space="0" w:color="auto"/>
        <w:bottom w:val="none" w:sz="0" w:space="0" w:color="auto"/>
        <w:right w:val="none" w:sz="0" w:space="0" w:color="auto"/>
      </w:divBdr>
    </w:div>
    <w:div w:id="464468959">
      <w:marLeft w:val="480"/>
      <w:marRight w:val="0"/>
      <w:marTop w:val="0"/>
      <w:marBottom w:val="0"/>
      <w:divBdr>
        <w:top w:val="none" w:sz="0" w:space="0" w:color="auto"/>
        <w:left w:val="none" w:sz="0" w:space="0" w:color="auto"/>
        <w:bottom w:val="none" w:sz="0" w:space="0" w:color="auto"/>
        <w:right w:val="none" w:sz="0" w:space="0" w:color="auto"/>
      </w:divBdr>
    </w:div>
    <w:div w:id="466630489">
      <w:bodyDiv w:val="1"/>
      <w:marLeft w:val="0"/>
      <w:marRight w:val="0"/>
      <w:marTop w:val="0"/>
      <w:marBottom w:val="0"/>
      <w:divBdr>
        <w:top w:val="none" w:sz="0" w:space="0" w:color="auto"/>
        <w:left w:val="none" w:sz="0" w:space="0" w:color="auto"/>
        <w:bottom w:val="none" w:sz="0" w:space="0" w:color="auto"/>
        <w:right w:val="none" w:sz="0" w:space="0" w:color="auto"/>
      </w:divBdr>
    </w:div>
    <w:div w:id="468014325">
      <w:bodyDiv w:val="1"/>
      <w:marLeft w:val="0"/>
      <w:marRight w:val="0"/>
      <w:marTop w:val="0"/>
      <w:marBottom w:val="0"/>
      <w:divBdr>
        <w:top w:val="none" w:sz="0" w:space="0" w:color="auto"/>
        <w:left w:val="none" w:sz="0" w:space="0" w:color="auto"/>
        <w:bottom w:val="none" w:sz="0" w:space="0" w:color="auto"/>
        <w:right w:val="none" w:sz="0" w:space="0" w:color="auto"/>
      </w:divBdr>
    </w:div>
    <w:div w:id="470051732">
      <w:marLeft w:val="480"/>
      <w:marRight w:val="0"/>
      <w:marTop w:val="0"/>
      <w:marBottom w:val="0"/>
      <w:divBdr>
        <w:top w:val="none" w:sz="0" w:space="0" w:color="auto"/>
        <w:left w:val="none" w:sz="0" w:space="0" w:color="auto"/>
        <w:bottom w:val="none" w:sz="0" w:space="0" w:color="auto"/>
        <w:right w:val="none" w:sz="0" w:space="0" w:color="auto"/>
      </w:divBdr>
    </w:div>
    <w:div w:id="470249529">
      <w:bodyDiv w:val="1"/>
      <w:marLeft w:val="0"/>
      <w:marRight w:val="0"/>
      <w:marTop w:val="0"/>
      <w:marBottom w:val="0"/>
      <w:divBdr>
        <w:top w:val="none" w:sz="0" w:space="0" w:color="auto"/>
        <w:left w:val="none" w:sz="0" w:space="0" w:color="auto"/>
        <w:bottom w:val="none" w:sz="0" w:space="0" w:color="auto"/>
        <w:right w:val="none" w:sz="0" w:space="0" w:color="auto"/>
      </w:divBdr>
    </w:div>
    <w:div w:id="470289214">
      <w:marLeft w:val="640"/>
      <w:marRight w:val="0"/>
      <w:marTop w:val="0"/>
      <w:marBottom w:val="0"/>
      <w:divBdr>
        <w:top w:val="none" w:sz="0" w:space="0" w:color="auto"/>
        <w:left w:val="none" w:sz="0" w:space="0" w:color="auto"/>
        <w:bottom w:val="none" w:sz="0" w:space="0" w:color="auto"/>
        <w:right w:val="none" w:sz="0" w:space="0" w:color="auto"/>
      </w:divBdr>
    </w:div>
    <w:div w:id="472798629">
      <w:marLeft w:val="480"/>
      <w:marRight w:val="0"/>
      <w:marTop w:val="0"/>
      <w:marBottom w:val="0"/>
      <w:divBdr>
        <w:top w:val="none" w:sz="0" w:space="0" w:color="auto"/>
        <w:left w:val="none" w:sz="0" w:space="0" w:color="auto"/>
        <w:bottom w:val="none" w:sz="0" w:space="0" w:color="auto"/>
        <w:right w:val="none" w:sz="0" w:space="0" w:color="auto"/>
      </w:divBdr>
    </w:div>
    <w:div w:id="473136595">
      <w:marLeft w:val="480"/>
      <w:marRight w:val="0"/>
      <w:marTop w:val="0"/>
      <w:marBottom w:val="0"/>
      <w:divBdr>
        <w:top w:val="none" w:sz="0" w:space="0" w:color="auto"/>
        <w:left w:val="none" w:sz="0" w:space="0" w:color="auto"/>
        <w:bottom w:val="none" w:sz="0" w:space="0" w:color="auto"/>
        <w:right w:val="none" w:sz="0" w:space="0" w:color="auto"/>
      </w:divBdr>
    </w:div>
    <w:div w:id="476410595">
      <w:marLeft w:val="480"/>
      <w:marRight w:val="0"/>
      <w:marTop w:val="0"/>
      <w:marBottom w:val="0"/>
      <w:divBdr>
        <w:top w:val="none" w:sz="0" w:space="0" w:color="auto"/>
        <w:left w:val="none" w:sz="0" w:space="0" w:color="auto"/>
        <w:bottom w:val="none" w:sz="0" w:space="0" w:color="auto"/>
        <w:right w:val="none" w:sz="0" w:space="0" w:color="auto"/>
      </w:divBdr>
    </w:div>
    <w:div w:id="477262129">
      <w:marLeft w:val="480"/>
      <w:marRight w:val="0"/>
      <w:marTop w:val="0"/>
      <w:marBottom w:val="0"/>
      <w:divBdr>
        <w:top w:val="none" w:sz="0" w:space="0" w:color="auto"/>
        <w:left w:val="none" w:sz="0" w:space="0" w:color="auto"/>
        <w:bottom w:val="none" w:sz="0" w:space="0" w:color="auto"/>
        <w:right w:val="none" w:sz="0" w:space="0" w:color="auto"/>
      </w:divBdr>
    </w:div>
    <w:div w:id="482819728">
      <w:marLeft w:val="480"/>
      <w:marRight w:val="0"/>
      <w:marTop w:val="0"/>
      <w:marBottom w:val="0"/>
      <w:divBdr>
        <w:top w:val="none" w:sz="0" w:space="0" w:color="auto"/>
        <w:left w:val="none" w:sz="0" w:space="0" w:color="auto"/>
        <w:bottom w:val="none" w:sz="0" w:space="0" w:color="auto"/>
        <w:right w:val="none" w:sz="0" w:space="0" w:color="auto"/>
      </w:divBdr>
    </w:div>
    <w:div w:id="484125703">
      <w:marLeft w:val="480"/>
      <w:marRight w:val="0"/>
      <w:marTop w:val="0"/>
      <w:marBottom w:val="0"/>
      <w:divBdr>
        <w:top w:val="none" w:sz="0" w:space="0" w:color="auto"/>
        <w:left w:val="none" w:sz="0" w:space="0" w:color="auto"/>
        <w:bottom w:val="none" w:sz="0" w:space="0" w:color="auto"/>
        <w:right w:val="none" w:sz="0" w:space="0" w:color="auto"/>
      </w:divBdr>
    </w:div>
    <w:div w:id="492065375">
      <w:bodyDiv w:val="1"/>
      <w:marLeft w:val="0"/>
      <w:marRight w:val="0"/>
      <w:marTop w:val="0"/>
      <w:marBottom w:val="0"/>
      <w:divBdr>
        <w:top w:val="none" w:sz="0" w:space="0" w:color="auto"/>
        <w:left w:val="none" w:sz="0" w:space="0" w:color="auto"/>
        <w:bottom w:val="none" w:sz="0" w:space="0" w:color="auto"/>
        <w:right w:val="none" w:sz="0" w:space="0" w:color="auto"/>
      </w:divBdr>
    </w:div>
    <w:div w:id="492722955">
      <w:marLeft w:val="480"/>
      <w:marRight w:val="0"/>
      <w:marTop w:val="0"/>
      <w:marBottom w:val="0"/>
      <w:divBdr>
        <w:top w:val="none" w:sz="0" w:space="0" w:color="auto"/>
        <w:left w:val="none" w:sz="0" w:space="0" w:color="auto"/>
        <w:bottom w:val="none" w:sz="0" w:space="0" w:color="auto"/>
        <w:right w:val="none" w:sz="0" w:space="0" w:color="auto"/>
      </w:divBdr>
    </w:div>
    <w:div w:id="494566779">
      <w:bodyDiv w:val="1"/>
      <w:marLeft w:val="0"/>
      <w:marRight w:val="0"/>
      <w:marTop w:val="0"/>
      <w:marBottom w:val="0"/>
      <w:divBdr>
        <w:top w:val="none" w:sz="0" w:space="0" w:color="auto"/>
        <w:left w:val="none" w:sz="0" w:space="0" w:color="auto"/>
        <w:bottom w:val="none" w:sz="0" w:space="0" w:color="auto"/>
        <w:right w:val="none" w:sz="0" w:space="0" w:color="auto"/>
      </w:divBdr>
    </w:div>
    <w:div w:id="495803537">
      <w:marLeft w:val="640"/>
      <w:marRight w:val="0"/>
      <w:marTop w:val="0"/>
      <w:marBottom w:val="0"/>
      <w:divBdr>
        <w:top w:val="none" w:sz="0" w:space="0" w:color="auto"/>
        <w:left w:val="none" w:sz="0" w:space="0" w:color="auto"/>
        <w:bottom w:val="none" w:sz="0" w:space="0" w:color="auto"/>
        <w:right w:val="none" w:sz="0" w:space="0" w:color="auto"/>
      </w:divBdr>
    </w:div>
    <w:div w:id="497892357">
      <w:marLeft w:val="480"/>
      <w:marRight w:val="0"/>
      <w:marTop w:val="0"/>
      <w:marBottom w:val="0"/>
      <w:divBdr>
        <w:top w:val="none" w:sz="0" w:space="0" w:color="auto"/>
        <w:left w:val="none" w:sz="0" w:space="0" w:color="auto"/>
        <w:bottom w:val="none" w:sz="0" w:space="0" w:color="auto"/>
        <w:right w:val="none" w:sz="0" w:space="0" w:color="auto"/>
      </w:divBdr>
    </w:div>
    <w:div w:id="499276408">
      <w:marLeft w:val="480"/>
      <w:marRight w:val="0"/>
      <w:marTop w:val="0"/>
      <w:marBottom w:val="0"/>
      <w:divBdr>
        <w:top w:val="none" w:sz="0" w:space="0" w:color="auto"/>
        <w:left w:val="none" w:sz="0" w:space="0" w:color="auto"/>
        <w:bottom w:val="none" w:sz="0" w:space="0" w:color="auto"/>
        <w:right w:val="none" w:sz="0" w:space="0" w:color="auto"/>
      </w:divBdr>
    </w:div>
    <w:div w:id="501941497">
      <w:bodyDiv w:val="1"/>
      <w:marLeft w:val="0"/>
      <w:marRight w:val="0"/>
      <w:marTop w:val="0"/>
      <w:marBottom w:val="0"/>
      <w:divBdr>
        <w:top w:val="none" w:sz="0" w:space="0" w:color="auto"/>
        <w:left w:val="none" w:sz="0" w:space="0" w:color="auto"/>
        <w:bottom w:val="none" w:sz="0" w:space="0" w:color="auto"/>
        <w:right w:val="none" w:sz="0" w:space="0" w:color="auto"/>
      </w:divBdr>
    </w:div>
    <w:div w:id="513693794">
      <w:marLeft w:val="480"/>
      <w:marRight w:val="0"/>
      <w:marTop w:val="0"/>
      <w:marBottom w:val="0"/>
      <w:divBdr>
        <w:top w:val="none" w:sz="0" w:space="0" w:color="auto"/>
        <w:left w:val="none" w:sz="0" w:space="0" w:color="auto"/>
        <w:bottom w:val="none" w:sz="0" w:space="0" w:color="auto"/>
        <w:right w:val="none" w:sz="0" w:space="0" w:color="auto"/>
      </w:divBdr>
    </w:div>
    <w:div w:id="514732157">
      <w:marLeft w:val="480"/>
      <w:marRight w:val="0"/>
      <w:marTop w:val="0"/>
      <w:marBottom w:val="0"/>
      <w:divBdr>
        <w:top w:val="none" w:sz="0" w:space="0" w:color="auto"/>
        <w:left w:val="none" w:sz="0" w:space="0" w:color="auto"/>
        <w:bottom w:val="none" w:sz="0" w:space="0" w:color="auto"/>
        <w:right w:val="none" w:sz="0" w:space="0" w:color="auto"/>
      </w:divBdr>
    </w:div>
    <w:div w:id="514853888">
      <w:marLeft w:val="480"/>
      <w:marRight w:val="0"/>
      <w:marTop w:val="0"/>
      <w:marBottom w:val="0"/>
      <w:divBdr>
        <w:top w:val="none" w:sz="0" w:space="0" w:color="auto"/>
        <w:left w:val="none" w:sz="0" w:space="0" w:color="auto"/>
        <w:bottom w:val="none" w:sz="0" w:space="0" w:color="auto"/>
        <w:right w:val="none" w:sz="0" w:space="0" w:color="auto"/>
      </w:divBdr>
    </w:div>
    <w:div w:id="517281643">
      <w:marLeft w:val="480"/>
      <w:marRight w:val="0"/>
      <w:marTop w:val="0"/>
      <w:marBottom w:val="0"/>
      <w:divBdr>
        <w:top w:val="none" w:sz="0" w:space="0" w:color="auto"/>
        <w:left w:val="none" w:sz="0" w:space="0" w:color="auto"/>
        <w:bottom w:val="none" w:sz="0" w:space="0" w:color="auto"/>
        <w:right w:val="none" w:sz="0" w:space="0" w:color="auto"/>
      </w:divBdr>
    </w:div>
    <w:div w:id="517546209">
      <w:marLeft w:val="480"/>
      <w:marRight w:val="0"/>
      <w:marTop w:val="0"/>
      <w:marBottom w:val="0"/>
      <w:divBdr>
        <w:top w:val="none" w:sz="0" w:space="0" w:color="auto"/>
        <w:left w:val="none" w:sz="0" w:space="0" w:color="auto"/>
        <w:bottom w:val="none" w:sz="0" w:space="0" w:color="auto"/>
        <w:right w:val="none" w:sz="0" w:space="0" w:color="auto"/>
      </w:divBdr>
    </w:div>
    <w:div w:id="519316596">
      <w:bodyDiv w:val="1"/>
      <w:marLeft w:val="0"/>
      <w:marRight w:val="0"/>
      <w:marTop w:val="0"/>
      <w:marBottom w:val="0"/>
      <w:divBdr>
        <w:top w:val="none" w:sz="0" w:space="0" w:color="auto"/>
        <w:left w:val="none" w:sz="0" w:space="0" w:color="auto"/>
        <w:bottom w:val="none" w:sz="0" w:space="0" w:color="auto"/>
        <w:right w:val="none" w:sz="0" w:space="0" w:color="auto"/>
      </w:divBdr>
    </w:div>
    <w:div w:id="519899062">
      <w:bodyDiv w:val="1"/>
      <w:marLeft w:val="0"/>
      <w:marRight w:val="0"/>
      <w:marTop w:val="0"/>
      <w:marBottom w:val="0"/>
      <w:divBdr>
        <w:top w:val="none" w:sz="0" w:space="0" w:color="auto"/>
        <w:left w:val="none" w:sz="0" w:space="0" w:color="auto"/>
        <w:bottom w:val="none" w:sz="0" w:space="0" w:color="auto"/>
        <w:right w:val="none" w:sz="0" w:space="0" w:color="auto"/>
      </w:divBdr>
    </w:div>
    <w:div w:id="524097597">
      <w:bodyDiv w:val="1"/>
      <w:marLeft w:val="0"/>
      <w:marRight w:val="0"/>
      <w:marTop w:val="0"/>
      <w:marBottom w:val="0"/>
      <w:divBdr>
        <w:top w:val="none" w:sz="0" w:space="0" w:color="auto"/>
        <w:left w:val="none" w:sz="0" w:space="0" w:color="auto"/>
        <w:bottom w:val="none" w:sz="0" w:space="0" w:color="auto"/>
        <w:right w:val="none" w:sz="0" w:space="0" w:color="auto"/>
      </w:divBdr>
    </w:div>
    <w:div w:id="529073635">
      <w:marLeft w:val="480"/>
      <w:marRight w:val="0"/>
      <w:marTop w:val="0"/>
      <w:marBottom w:val="0"/>
      <w:divBdr>
        <w:top w:val="none" w:sz="0" w:space="0" w:color="auto"/>
        <w:left w:val="none" w:sz="0" w:space="0" w:color="auto"/>
        <w:bottom w:val="none" w:sz="0" w:space="0" w:color="auto"/>
        <w:right w:val="none" w:sz="0" w:space="0" w:color="auto"/>
      </w:divBdr>
    </w:div>
    <w:div w:id="530455927">
      <w:marLeft w:val="480"/>
      <w:marRight w:val="0"/>
      <w:marTop w:val="0"/>
      <w:marBottom w:val="0"/>
      <w:divBdr>
        <w:top w:val="none" w:sz="0" w:space="0" w:color="auto"/>
        <w:left w:val="none" w:sz="0" w:space="0" w:color="auto"/>
        <w:bottom w:val="none" w:sz="0" w:space="0" w:color="auto"/>
        <w:right w:val="none" w:sz="0" w:space="0" w:color="auto"/>
      </w:divBdr>
    </w:div>
    <w:div w:id="531236487">
      <w:marLeft w:val="640"/>
      <w:marRight w:val="0"/>
      <w:marTop w:val="0"/>
      <w:marBottom w:val="0"/>
      <w:divBdr>
        <w:top w:val="none" w:sz="0" w:space="0" w:color="auto"/>
        <w:left w:val="none" w:sz="0" w:space="0" w:color="auto"/>
        <w:bottom w:val="none" w:sz="0" w:space="0" w:color="auto"/>
        <w:right w:val="none" w:sz="0" w:space="0" w:color="auto"/>
      </w:divBdr>
    </w:div>
    <w:div w:id="532959162">
      <w:marLeft w:val="480"/>
      <w:marRight w:val="0"/>
      <w:marTop w:val="0"/>
      <w:marBottom w:val="0"/>
      <w:divBdr>
        <w:top w:val="none" w:sz="0" w:space="0" w:color="auto"/>
        <w:left w:val="none" w:sz="0" w:space="0" w:color="auto"/>
        <w:bottom w:val="none" w:sz="0" w:space="0" w:color="auto"/>
        <w:right w:val="none" w:sz="0" w:space="0" w:color="auto"/>
      </w:divBdr>
    </w:div>
    <w:div w:id="537936226">
      <w:marLeft w:val="480"/>
      <w:marRight w:val="0"/>
      <w:marTop w:val="0"/>
      <w:marBottom w:val="0"/>
      <w:divBdr>
        <w:top w:val="none" w:sz="0" w:space="0" w:color="auto"/>
        <w:left w:val="none" w:sz="0" w:space="0" w:color="auto"/>
        <w:bottom w:val="none" w:sz="0" w:space="0" w:color="auto"/>
        <w:right w:val="none" w:sz="0" w:space="0" w:color="auto"/>
      </w:divBdr>
    </w:div>
    <w:div w:id="539708223">
      <w:bodyDiv w:val="1"/>
      <w:marLeft w:val="0"/>
      <w:marRight w:val="0"/>
      <w:marTop w:val="0"/>
      <w:marBottom w:val="0"/>
      <w:divBdr>
        <w:top w:val="none" w:sz="0" w:space="0" w:color="auto"/>
        <w:left w:val="none" w:sz="0" w:space="0" w:color="auto"/>
        <w:bottom w:val="none" w:sz="0" w:space="0" w:color="auto"/>
        <w:right w:val="none" w:sz="0" w:space="0" w:color="auto"/>
      </w:divBdr>
    </w:div>
    <w:div w:id="540214469">
      <w:marLeft w:val="480"/>
      <w:marRight w:val="0"/>
      <w:marTop w:val="0"/>
      <w:marBottom w:val="0"/>
      <w:divBdr>
        <w:top w:val="none" w:sz="0" w:space="0" w:color="auto"/>
        <w:left w:val="none" w:sz="0" w:space="0" w:color="auto"/>
        <w:bottom w:val="none" w:sz="0" w:space="0" w:color="auto"/>
        <w:right w:val="none" w:sz="0" w:space="0" w:color="auto"/>
      </w:divBdr>
    </w:div>
    <w:div w:id="540630792">
      <w:marLeft w:val="480"/>
      <w:marRight w:val="0"/>
      <w:marTop w:val="0"/>
      <w:marBottom w:val="0"/>
      <w:divBdr>
        <w:top w:val="none" w:sz="0" w:space="0" w:color="auto"/>
        <w:left w:val="none" w:sz="0" w:space="0" w:color="auto"/>
        <w:bottom w:val="none" w:sz="0" w:space="0" w:color="auto"/>
        <w:right w:val="none" w:sz="0" w:space="0" w:color="auto"/>
      </w:divBdr>
    </w:div>
    <w:div w:id="546571832">
      <w:marLeft w:val="480"/>
      <w:marRight w:val="0"/>
      <w:marTop w:val="0"/>
      <w:marBottom w:val="0"/>
      <w:divBdr>
        <w:top w:val="none" w:sz="0" w:space="0" w:color="auto"/>
        <w:left w:val="none" w:sz="0" w:space="0" w:color="auto"/>
        <w:bottom w:val="none" w:sz="0" w:space="0" w:color="auto"/>
        <w:right w:val="none" w:sz="0" w:space="0" w:color="auto"/>
      </w:divBdr>
    </w:div>
    <w:div w:id="546643948">
      <w:marLeft w:val="640"/>
      <w:marRight w:val="0"/>
      <w:marTop w:val="0"/>
      <w:marBottom w:val="0"/>
      <w:divBdr>
        <w:top w:val="none" w:sz="0" w:space="0" w:color="auto"/>
        <w:left w:val="none" w:sz="0" w:space="0" w:color="auto"/>
        <w:bottom w:val="none" w:sz="0" w:space="0" w:color="auto"/>
        <w:right w:val="none" w:sz="0" w:space="0" w:color="auto"/>
      </w:divBdr>
    </w:div>
    <w:div w:id="554239762">
      <w:bodyDiv w:val="1"/>
      <w:marLeft w:val="0"/>
      <w:marRight w:val="0"/>
      <w:marTop w:val="0"/>
      <w:marBottom w:val="0"/>
      <w:divBdr>
        <w:top w:val="none" w:sz="0" w:space="0" w:color="auto"/>
        <w:left w:val="none" w:sz="0" w:space="0" w:color="auto"/>
        <w:bottom w:val="none" w:sz="0" w:space="0" w:color="auto"/>
        <w:right w:val="none" w:sz="0" w:space="0" w:color="auto"/>
      </w:divBdr>
    </w:div>
    <w:div w:id="554698903">
      <w:marLeft w:val="480"/>
      <w:marRight w:val="0"/>
      <w:marTop w:val="0"/>
      <w:marBottom w:val="0"/>
      <w:divBdr>
        <w:top w:val="none" w:sz="0" w:space="0" w:color="auto"/>
        <w:left w:val="none" w:sz="0" w:space="0" w:color="auto"/>
        <w:bottom w:val="none" w:sz="0" w:space="0" w:color="auto"/>
        <w:right w:val="none" w:sz="0" w:space="0" w:color="auto"/>
      </w:divBdr>
    </w:div>
    <w:div w:id="555360924">
      <w:bodyDiv w:val="1"/>
      <w:marLeft w:val="0"/>
      <w:marRight w:val="0"/>
      <w:marTop w:val="0"/>
      <w:marBottom w:val="0"/>
      <w:divBdr>
        <w:top w:val="none" w:sz="0" w:space="0" w:color="auto"/>
        <w:left w:val="none" w:sz="0" w:space="0" w:color="auto"/>
        <w:bottom w:val="none" w:sz="0" w:space="0" w:color="auto"/>
        <w:right w:val="none" w:sz="0" w:space="0" w:color="auto"/>
      </w:divBdr>
    </w:div>
    <w:div w:id="555625671">
      <w:marLeft w:val="480"/>
      <w:marRight w:val="0"/>
      <w:marTop w:val="0"/>
      <w:marBottom w:val="0"/>
      <w:divBdr>
        <w:top w:val="none" w:sz="0" w:space="0" w:color="auto"/>
        <w:left w:val="none" w:sz="0" w:space="0" w:color="auto"/>
        <w:bottom w:val="none" w:sz="0" w:space="0" w:color="auto"/>
        <w:right w:val="none" w:sz="0" w:space="0" w:color="auto"/>
      </w:divBdr>
    </w:div>
    <w:div w:id="556009422">
      <w:marLeft w:val="640"/>
      <w:marRight w:val="0"/>
      <w:marTop w:val="0"/>
      <w:marBottom w:val="0"/>
      <w:divBdr>
        <w:top w:val="none" w:sz="0" w:space="0" w:color="auto"/>
        <w:left w:val="none" w:sz="0" w:space="0" w:color="auto"/>
        <w:bottom w:val="none" w:sz="0" w:space="0" w:color="auto"/>
        <w:right w:val="none" w:sz="0" w:space="0" w:color="auto"/>
      </w:divBdr>
    </w:div>
    <w:div w:id="558059224">
      <w:marLeft w:val="480"/>
      <w:marRight w:val="0"/>
      <w:marTop w:val="0"/>
      <w:marBottom w:val="0"/>
      <w:divBdr>
        <w:top w:val="none" w:sz="0" w:space="0" w:color="auto"/>
        <w:left w:val="none" w:sz="0" w:space="0" w:color="auto"/>
        <w:bottom w:val="none" w:sz="0" w:space="0" w:color="auto"/>
        <w:right w:val="none" w:sz="0" w:space="0" w:color="auto"/>
      </w:divBdr>
    </w:div>
    <w:div w:id="558899371">
      <w:bodyDiv w:val="1"/>
      <w:marLeft w:val="0"/>
      <w:marRight w:val="0"/>
      <w:marTop w:val="0"/>
      <w:marBottom w:val="0"/>
      <w:divBdr>
        <w:top w:val="none" w:sz="0" w:space="0" w:color="auto"/>
        <w:left w:val="none" w:sz="0" w:space="0" w:color="auto"/>
        <w:bottom w:val="none" w:sz="0" w:space="0" w:color="auto"/>
        <w:right w:val="none" w:sz="0" w:space="0" w:color="auto"/>
      </w:divBdr>
    </w:div>
    <w:div w:id="560747132">
      <w:bodyDiv w:val="1"/>
      <w:marLeft w:val="0"/>
      <w:marRight w:val="0"/>
      <w:marTop w:val="0"/>
      <w:marBottom w:val="0"/>
      <w:divBdr>
        <w:top w:val="none" w:sz="0" w:space="0" w:color="auto"/>
        <w:left w:val="none" w:sz="0" w:space="0" w:color="auto"/>
        <w:bottom w:val="none" w:sz="0" w:space="0" w:color="auto"/>
        <w:right w:val="none" w:sz="0" w:space="0" w:color="auto"/>
      </w:divBdr>
    </w:div>
    <w:div w:id="565729584">
      <w:bodyDiv w:val="1"/>
      <w:marLeft w:val="0"/>
      <w:marRight w:val="0"/>
      <w:marTop w:val="0"/>
      <w:marBottom w:val="0"/>
      <w:divBdr>
        <w:top w:val="none" w:sz="0" w:space="0" w:color="auto"/>
        <w:left w:val="none" w:sz="0" w:space="0" w:color="auto"/>
        <w:bottom w:val="none" w:sz="0" w:space="0" w:color="auto"/>
        <w:right w:val="none" w:sz="0" w:space="0" w:color="auto"/>
      </w:divBdr>
    </w:div>
    <w:div w:id="569968518">
      <w:marLeft w:val="480"/>
      <w:marRight w:val="0"/>
      <w:marTop w:val="0"/>
      <w:marBottom w:val="0"/>
      <w:divBdr>
        <w:top w:val="none" w:sz="0" w:space="0" w:color="auto"/>
        <w:left w:val="none" w:sz="0" w:space="0" w:color="auto"/>
        <w:bottom w:val="none" w:sz="0" w:space="0" w:color="auto"/>
        <w:right w:val="none" w:sz="0" w:space="0" w:color="auto"/>
      </w:divBdr>
    </w:div>
    <w:div w:id="570041658">
      <w:marLeft w:val="480"/>
      <w:marRight w:val="0"/>
      <w:marTop w:val="0"/>
      <w:marBottom w:val="0"/>
      <w:divBdr>
        <w:top w:val="none" w:sz="0" w:space="0" w:color="auto"/>
        <w:left w:val="none" w:sz="0" w:space="0" w:color="auto"/>
        <w:bottom w:val="none" w:sz="0" w:space="0" w:color="auto"/>
        <w:right w:val="none" w:sz="0" w:space="0" w:color="auto"/>
      </w:divBdr>
    </w:div>
    <w:div w:id="571699733">
      <w:marLeft w:val="480"/>
      <w:marRight w:val="0"/>
      <w:marTop w:val="0"/>
      <w:marBottom w:val="0"/>
      <w:divBdr>
        <w:top w:val="none" w:sz="0" w:space="0" w:color="auto"/>
        <w:left w:val="none" w:sz="0" w:space="0" w:color="auto"/>
        <w:bottom w:val="none" w:sz="0" w:space="0" w:color="auto"/>
        <w:right w:val="none" w:sz="0" w:space="0" w:color="auto"/>
      </w:divBdr>
    </w:div>
    <w:div w:id="575169225">
      <w:marLeft w:val="480"/>
      <w:marRight w:val="0"/>
      <w:marTop w:val="0"/>
      <w:marBottom w:val="0"/>
      <w:divBdr>
        <w:top w:val="none" w:sz="0" w:space="0" w:color="auto"/>
        <w:left w:val="none" w:sz="0" w:space="0" w:color="auto"/>
        <w:bottom w:val="none" w:sz="0" w:space="0" w:color="auto"/>
        <w:right w:val="none" w:sz="0" w:space="0" w:color="auto"/>
      </w:divBdr>
    </w:div>
    <w:div w:id="576866881">
      <w:marLeft w:val="480"/>
      <w:marRight w:val="0"/>
      <w:marTop w:val="0"/>
      <w:marBottom w:val="0"/>
      <w:divBdr>
        <w:top w:val="none" w:sz="0" w:space="0" w:color="auto"/>
        <w:left w:val="none" w:sz="0" w:space="0" w:color="auto"/>
        <w:bottom w:val="none" w:sz="0" w:space="0" w:color="auto"/>
        <w:right w:val="none" w:sz="0" w:space="0" w:color="auto"/>
      </w:divBdr>
    </w:div>
    <w:div w:id="578364082">
      <w:bodyDiv w:val="1"/>
      <w:marLeft w:val="0"/>
      <w:marRight w:val="0"/>
      <w:marTop w:val="0"/>
      <w:marBottom w:val="0"/>
      <w:divBdr>
        <w:top w:val="none" w:sz="0" w:space="0" w:color="auto"/>
        <w:left w:val="none" w:sz="0" w:space="0" w:color="auto"/>
        <w:bottom w:val="none" w:sz="0" w:space="0" w:color="auto"/>
        <w:right w:val="none" w:sz="0" w:space="0" w:color="auto"/>
      </w:divBdr>
    </w:div>
    <w:div w:id="579680312">
      <w:marLeft w:val="480"/>
      <w:marRight w:val="0"/>
      <w:marTop w:val="0"/>
      <w:marBottom w:val="0"/>
      <w:divBdr>
        <w:top w:val="none" w:sz="0" w:space="0" w:color="auto"/>
        <w:left w:val="none" w:sz="0" w:space="0" w:color="auto"/>
        <w:bottom w:val="none" w:sz="0" w:space="0" w:color="auto"/>
        <w:right w:val="none" w:sz="0" w:space="0" w:color="auto"/>
      </w:divBdr>
    </w:div>
    <w:div w:id="587539612">
      <w:bodyDiv w:val="1"/>
      <w:marLeft w:val="0"/>
      <w:marRight w:val="0"/>
      <w:marTop w:val="0"/>
      <w:marBottom w:val="0"/>
      <w:divBdr>
        <w:top w:val="none" w:sz="0" w:space="0" w:color="auto"/>
        <w:left w:val="none" w:sz="0" w:space="0" w:color="auto"/>
        <w:bottom w:val="none" w:sz="0" w:space="0" w:color="auto"/>
        <w:right w:val="none" w:sz="0" w:space="0" w:color="auto"/>
      </w:divBdr>
    </w:div>
    <w:div w:id="588469951">
      <w:marLeft w:val="480"/>
      <w:marRight w:val="0"/>
      <w:marTop w:val="0"/>
      <w:marBottom w:val="0"/>
      <w:divBdr>
        <w:top w:val="none" w:sz="0" w:space="0" w:color="auto"/>
        <w:left w:val="none" w:sz="0" w:space="0" w:color="auto"/>
        <w:bottom w:val="none" w:sz="0" w:space="0" w:color="auto"/>
        <w:right w:val="none" w:sz="0" w:space="0" w:color="auto"/>
      </w:divBdr>
    </w:div>
    <w:div w:id="593973937">
      <w:marLeft w:val="480"/>
      <w:marRight w:val="0"/>
      <w:marTop w:val="0"/>
      <w:marBottom w:val="0"/>
      <w:divBdr>
        <w:top w:val="none" w:sz="0" w:space="0" w:color="auto"/>
        <w:left w:val="none" w:sz="0" w:space="0" w:color="auto"/>
        <w:bottom w:val="none" w:sz="0" w:space="0" w:color="auto"/>
        <w:right w:val="none" w:sz="0" w:space="0" w:color="auto"/>
      </w:divBdr>
    </w:div>
    <w:div w:id="595597820">
      <w:bodyDiv w:val="1"/>
      <w:marLeft w:val="0"/>
      <w:marRight w:val="0"/>
      <w:marTop w:val="0"/>
      <w:marBottom w:val="0"/>
      <w:divBdr>
        <w:top w:val="none" w:sz="0" w:space="0" w:color="auto"/>
        <w:left w:val="none" w:sz="0" w:space="0" w:color="auto"/>
        <w:bottom w:val="none" w:sz="0" w:space="0" w:color="auto"/>
        <w:right w:val="none" w:sz="0" w:space="0" w:color="auto"/>
      </w:divBdr>
    </w:div>
    <w:div w:id="598802723">
      <w:marLeft w:val="480"/>
      <w:marRight w:val="0"/>
      <w:marTop w:val="0"/>
      <w:marBottom w:val="0"/>
      <w:divBdr>
        <w:top w:val="none" w:sz="0" w:space="0" w:color="auto"/>
        <w:left w:val="none" w:sz="0" w:space="0" w:color="auto"/>
        <w:bottom w:val="none" w:sz="0" w:space="0" w:color="auto"/>
        <w:right w:val="none" w:sz="0" w:space="0" w:color="auto"/>
      </w:divBdr>
    </w:div>
    <w:div w:id="600991945">
      <w:bodyDiv w:val="1"/>
      <w:marLeft w:val="0"/>
      <w:marRight w:val="0"/>
      <w:marTop w:val="0"/>
      <w:marBottom w:val="0"/>
      <w:divBdr>
        <w:top w:val="none" w:sz="0" w:space="0" w:color="auto"/>
        <w:left w:val="none" w:sz="0" w:space="0" w:color="auto"/>
        <w:bottom w:val="none" w:sz="0" w:space="0" w:color="auto"/>
        <w:right w:val="none" w:sz="0" w:space="0" w:color="auto"/>
      </w:divBdr>
    </w:div>
    <w:div w:id="604121508">
      <w:bodyDiv w:val="1"/>
      <w:marLeft w:val="0"/>
      <w:marRight w:val="0"/>
      <w:marTop w:val="0"/>
      <w:marBottom w:val="0"/>
      <w:divBdr>
        <w:top w:val="none" w:sz="0" w:space="0" w:color="auto"/>
        <w:left w:val="none" w:sz="0" w:space="0" w:color="auto"/>
        <w:bottom w:val="none" w:sz="0" w:space="0" w:color="auto"/>
        <w:right w:val="none" w:sz="0" w:space="0" w:color="auto"/>
      </w:divBdr>
    </w:div>
    <w:div w:id="604655389">
      <w:marLeft w:val="480"/>
      <w:marRight w:val="0"/>
      <w:marTop w:val="0"/>
      <w:marBottom w:val="0"/>
      <w:divBdr>
        <w:top w:val="none" w:sz="0" w:space="0" w:color="auto"/>
        <w:left w:val="none" w:sz="0" w:space="0" w:color="auto"/>
        <w:bottom w:val="none" w:sz="0" w:space="0" w:color="auto"/>
        <w:right w:val="none" w:sz="0" w:space="0" w:color="auto"/>
      </w:divBdr>
    </w:div>
    <w:div w:id="605889459">
      <w:marLeft w:val="480"/>
      <w:marRight w:val="0"/>
      <w:marTop w:val="0"/>
      <w:marBottom w:val="0"/>
      <w:divBdr>
        <w:top w:val="none" w:sz="0" w:space="0" w:color="auto"/>
        <w:left w:val="none" w:sz="0" w:space="0" w:color="auto"/>
        <w:bottom w:val="none" w:sz="0" w:space="0" w:color="auto"/>
        <w:right w:val="none" w:sz="0" w:space="0" w:color="auto"/>
      </w:divBdr>
    </w:div>
    <w:div w:id="606885399">
      <w:marLeft w:val="480"/>
      <w:marRight w:val="0"/>
      <w:marTop w:val="0"/>
      <w:marBottom w:val="0"/>
      <w:divBdr>
        <w:top w:val="none" w:sz="0" w:space="0" w:color="auto"/>
        <w:left w:val="none" w:sz="0" w:space="0" w:color="auto"/>
        <w:bottom w:val="none" w:sz="0" w:space="0" w:color="auto"/>
        <w:right w:val="none" w:sz="0" w:space="0" w:color="auto"/>
      </w:divBdr>
    </w:div>
    <w:div w:id="607664147">
      <w:marLeft w:val="480"/>
      <w:marRight w:val="0"/>
      <w:marTop w:val="0"/>
      <w:marBottom w:val="0"/>
      <w:divBdr>
        <w:top w:val="none" w:sz="0" w:space="0" w:color="auto"/>
        <w:left w:val="none" w:sz="0" w:space="0" w:color="auto"/>
        <w:bottom w:val="none" w:sz="0" w:space="0" w:color="auto"/>
        <w:right w:val="none" w:sz="0" w:space="0" w:color="auto"/>
      </w:divBdr>
    </w:div>
    <w:div w:id="611741803">
      <w:bodyDiv w:val="1"/>
      <w:marLeft w:val="0"/>
      <w:marRight w:val="0"/>
      <w:marTop w:val="0"/>
      <w:marBottom w:val="0"/>
      <w:divBdr>
        <w:top w:val="none" w:sz="0" w:space="0" w:color="auto"/>
        <w:left w:val="none" w:sz="0" w:space="0" w:color="auto"/>
        <w:bottom w:val="none" w:sz="0" w:space="0" w:color="auto"/>
        <w:right w:val="none" w:sz="0" w:space="0" w:color="auto"/>
      </w:divBdr>
    </w:div>
    <w:div w:id="615452748">
      <w:marLeft w:val="480"/>
      <w:marRight w:val="0"/>
      <w:marTop w:val="0"/>
      <w:marBottom w:val="0"/>
      <w:divBdr>
        <w:top w:val="none" w:sz="0" w:space="0" w:color="auto"/>
        <w:left w:val="none" w:sz="0" w:space="0" w:color="auto"/>
        <w:bottom w:val="none" w:sz="0" w:space="0" w:color="auto"/>
        <w:right w:val="none" w:sz="0" w:space="0" w:color="auto"/>
      </w:divBdr>
    </w:div>
    <w:div w:id="615911876">
      <w:marLeft w:val="480"/>
      <w:marRight w:val="0"/>
      <w:marTop w:val="0"/>
      <w:marBottom w:val="0"/>
      <w:divBdr>
        <w:top w:val="none" w:sz="0" w:space="0" w:color="auto"/>
        <w:left w:val="none" w:sz="0" w:space="0" w:color="auto"/>
        <w:bottom w:val="none" w:sz="0" w:space="0" w:color="auto"/>
        <w:right w:val="none" w:sz="0" w:space="0" w:color="auto"/>
      </w:divBdr>
    </w:div>
    <w:div w:id="618727314">
      <w:marLeft w:val="480"/>
      <w:marRight w:val="0"/>
      <w:marTop w:val="0"/>
      <w:marBottom w:val="0"/>
      <w:divBdr>
        <w:top w:val="none" w:sz="0" w:space="0" w:color="auto"/>
        <w:left w:val="none" w:sz="0" w:space="0" w:color="auto"/>
        <w:bottom w:val="none" w:sz="0" w:space="0" w:color="auto"/>
        <w:right w:val="none" w:sz="0" w:space="0" w:color="auto"/>
      </w:divBdr>
    </w:div>
    <w:div w:id="619847379">
      <w:marLeft w:val="480"/>
      <w:marRight w:val="0"/>
      <w:marTop w:val="0"/>
      <w:marBottom w:val="0"/>
      <w:divBdr>
        <w:top w:val="none" w:sz="0" w:space="0" w:color="auto"/>
        <w:left w:val="none" w:sz="0" w:space="0" w:color="auto"/>
        <w:bottom w:val="none" w:sz="0" w:space="0" w:color="auto"/>
        <w:right w:val="none" w:sz="0" w:space="0" w:color="auto"/>
      </w:divBdr>
    </w:div>
    <w:div w:id="620114892">
      <w:marLeft w:val="480"/>
      <w:marRight w:val="0"/>
      <w:marTop w:val="0"/>
      <w:marBottom w:val="0"/>
      <w:divBdr>
        <w:top w:val="none" w:sz="0" w:space="0" w:color="auto"/>
        <w:left w:val="none" w:sz="0" w:space="0" w:color="auto"/>
        <w:bottom w:val="none" w:sz="0" w:space="0" w:color="auto"/>
        <w:right w:val="none" w:sz="0" w:space="0" w:color="auto"/>
      </w:divBdr>
    </w:div>
    <w:div w:id="624431570">
      <w:marLeft w:val="480"/>
      <w:marRight w:val="0"/>
      <w:marTop w:val="0"/>
      <w:marBottom w:val="0"/>
      <w:divBdr>
        <w:top w:val="none" w:sz="0" w:space="0" w:color="auto"/>
        <w:left w:val="none" w:sz="0" w:space="0" w:color="auto"/>
        <w:bottom w:val="none" w:sz="0" w:space="0" w:color="auto"/>
        <w:right w:val="none" w:sz="0" w:space="0" w:color="auto"/>
      </w:divBdr>
    </w:div>
    <w:div w:id="624583273">
      <w:marLeft w:val="480"/>
      <w:marRight w:val="0"/>
      <w:marTop w:val="0"/>
      <w:marBottom w:val="0"/>
      <w:divBdr>
        <w:top w:val="none" w:sz="0" w:space="0" w:color="auto"/>
        <w:left w:val="none" w:sz="0" w:space="0" w:color="auto"/>
        <w:bottom w:val="none" w:sz="0" w:space="0" w:color="auto"/>
        <w:right w:val="none" w:sz="0" w:space="0" w:color="auto"/>
      </w:divBdr>
    </w:div>
    <w:div w:id="625430685">
      <w:bodyDiv w:val="1"/>
      <w:marLeft w:val="0"/>
      <w:marRight w:val="0"/>
      <w:marTop w:val="0"/>
      <w:marBottom w:val="0"/>
      <w:divBdr>
        <w:top w:val="none" w:sz="0" w:space="0" w:color="auto"/>
        <w:left w:val="none" w:sz="0" w:space="0" w:color="auto"/>
        <w:bottom w:val="none" w:sz="0" w:space="0" w:color="auto"/>
        <w:right w:val="none" w:sz="0" w:space="0" w:color="auto"/>
      </w:divBdr>
    </w:div>
    <w:div w:id="629090752">
      <w:marLeft w:val="480"/>
      <w:marRight w:val="0"/>
      <w:marTop w:val="0"/>
      <w:marBottom w:val="0"/>
      <w:divBdr>
        <w:top w:val="none" w:sz="0" w:space="0" w:color="auto"/>
        <w:left w:val="none" w:sz="0" w:space="0" w:color="auto"/>
        <w:bottom w:val="none" w:sz="0" w:space="0" w:color="auto"/>
        <w:right w:val="none" w:sz="0" w:space="0" w:color="auto"/>
      </w:divBdr>
    </w:div>
    <w:div w:id="630287707">
      <w:bodyDiv w:val="1"/>
      <w:marLeft w:val="0"/>
      <w:marRight w:val="0"/>
      <w:marTop w:val="0"/>
      <w:marBottom w:val="0"/>
      <w:divBdr>
        <w:top w:val="none" w:sz="0" w:space="0" w:color="auto"/>
        <w:left w:val="none" w:sz="0" w:space="0" w:color="auto"/>
        <w:bottom w:val="none" w:sz="0" w:space="0" w:color="auto"/>
        <w:right w:val="none" w:sz="0" w:space="0" w:color="auto"/>
      </w:divBdr>
    </w:div>
    <w:div w:id="630327109">
      <w:marLeft w:val="640"/>
      <w:marRight w:val="0"/>
      <w:marTop w:val="0"/>
      <w:marBottom w:val="0"/>
      <w:divBdr>
        <w:top w:val="none" w:sz="0" w:space="0" w:color="auto"/>
        <w:left w:val="none" w:sz="0" w:space="0" w:color="auto"/>
        <w:bottom w:val="none" w:sz="0" w:space="0" w:color="auto"/>
        <w:right w:val="none" w:sz="0" w:space="0" w:color="auto"/>
      </w:divBdr>
    </w:div>
    <w:div w:id="635337941">
      <w:marLeft w:val="480"/>
      <w:marRight w:val="0"/>
      <w:marTop w:val="0"/>
      <w:marBottom w:val="0"/>
      <w:divBdr>
        <w:top w:val="none" w:sz="0" w:space="0" w:color="auto"/>
        <w:left w:val="none" w:sz="0" w:space="0" w:color="auto"/>
        <w:bottom w:val="none" w:sz="0" w:space="0" w:color="auto"/>
        <w:right w:val="none" w:sz="0" w:space="0" w:color="auto"/>
      </w:divBdr>
    </w:div>
    <w:div w:id="638342765">
      <w:bodyDiv w:val="1"/>
      <w:marLeft w:val="0"/>
      <w:marRight w:val="0"/>
      <w:marTop w:val="0"/>
      <w:marBottom w:val="0"/>
      <w:divBdr>
        <w:top w:val="none" w:sz="0" w:space="0" w:color="auto"/>
        <w:left w:val="none" w:sz="0" w:space="0" w:color="auto"/>
        <w:bottom w:val="none" w:sz="0" w:space="0" w:color="auto"/>
        <w:right w:val="none" w:sz="0" w:space="0" w:color="auto"/>
      </w:divBdr>
    </w:div>
    <w:div w:id="638536615">
      <w:marLeft w:val="480"/>
      <w:marRight w:val="0"/>
      <w:marTop w:val="0"/>
      <w:marBottom w:val="0"/>
      <w:divBdr>
        <w:top w:val="none" w:sz="0" w:space="0" w:color="auto"/>
        <w:left w:val="none" w:sz="0" w:space="0" w:color="auto"/>
        <w:bottom w:val="none" w:sz="0" w:space="0" w:color="auto"/>
        <w:right w:val="none" w:sz="0" w:space="0" w:color="auto"/>
      </w:divBdr>
    </w:div>
    <w:div w:id="638808910">
      <w:marLeft w:val="480"/>
      <w:marRight w:val="0"/>
      <w:marTop w:val="0"/>
      <w:marBottom w:val="0"/>
      <w:divBdr>
        <w:top w:val="none" w:sz="0" w:space="0" w:color="auto"/>
        <w:left w:val="none" w:sz="0" w:space="0" w:color="auto"/>
        <w:bottom w:val="none" w:sz="0" w:space="0" w:color="auto"/>
        <w:right w:val="none" w:sz="0" w:space="0" w:color="auto"/>
      </w:divBdr>
    </w:div>
    <w:div w:id="640308136">
      <w:marLeft w:val="480"/>
      <w:marRight w:val="0"/>
      <w:marTop w:val="0"/>
      <w:marBottom w:val="0"/>
      <w:divBdr>
        <w:top w:val="none" w:sz="0" w:space="0" w:color="auto"/>
        <w:left w:val="none" w:sz="0" w:space="0" w:color="auto"/>
        <w:bottom w:val="none" w:sz="0" w:space="0" w:color="auto"/>
        <w:right w:val="none" w:sz="0" w:space="0" w:color="auto"/>
      </w:divBdr>
    </w:div>
    <w:div w:id="642541723">
      <w:marLeft w:val="480"/>
      <w:marRight w:val="0"/>
      <w:marTop w:val="0"/>
      <w:marBottom w:val="0"/>
      <w:divBdr>
        <w:top w:val="none" w:sz="0" w:space="0" w:color="auto"/>
        <w:left w:val="none" w:sz="0" w:space="0" w:color="auto"/>
        <w:bottom w:val="none" w:sz="0" w:space="0" w:color="auto"/>
        <w:right w:val="none" w:sz="0" w:space="0" w:color="auto"/>
      </w:divBdr>
    </w:div>
    <w:div w:id="643855972">
      <w:marLeft w:val="480"/>
      <w:marRight w:val="0"/>
      <w:marTop w:val="0"/>
      <w:marBottom w:val="0"/>
      <w:divBdr>
        <w:top w:val="none" w:sz="0" w:space="0" w:color="auto"/>
        <w:left w:val="none" w:sz="0" w:space="0" w:color="auto"/>
        <w:bottom w:val="none" w:sz="0" w:space="0" w:color="auto"/>
        <w:right w:val="none" w:sz="0" w:space="0" w:color="auto"/>
      </w:divBdr>
    </w:div>
    <w:div w:id="643967727">
      <w:bodyDiv w:val="1"/>
      <w:marLeft w:val="0"/>
      <w:marRight w:val="0"/>
      <w:marTop w:val="0"/>
      <w:marBottom w:val="0"/>
      <w:divBdr>
        <w:top w:val="none" w:sz="0" w:space="0" w:color="auto"/>
        <w:left w:val="none" w:sz="0" w:space="0" w:color="auto"/>
        <w:bottom w:val="none" w:sz="0" w:space="0" w:color="auto"/>
        <w:right w:val="none" w:sz="0" w:space="0" w:color="auto"/>
      </w:divBdr>
      <w:divsChild>
        <w:div w:id="125634560">
          <w:marLeft w:val="480"/>
          <w:marRight w:val="0"/>
          <w:marTop w:val="0"/>
          <w:marBottom w:val="0"/>
          <w:divBdr>
            <w:top w:val="none" w:sz="0" w:space="0" w:color="auto"/>
            <w:left w:val="none" w:sz="0" w:space="0" w:color="auto"/>
            <w:bottom w:val="none" w:sz="0" w:space="0" w:color="auto"/>
            <w:right w:val="none" w:sz="0" w:space="0" w:color="auto"/>
          </w:divBdr>
        </w:div>
        <w:div w:id="622462059">
          <w:marLeft w:val="480"/>
          <w:marRight w:val="0"/>
          <w:marTop w:val="0"/>
          <w:marBottom w:val="0"/>
          <w:divBdr>
            <w:top w:val="none" w:sz="0" w:space="0" w:color="auto"/>
            <w:left w:val="none" w:sz="0" w:space="0" w:color="auto"/>
            <w:bottom w:val="none" w:sz="0" w:space="0" w:color="auto"/>
            <w:right w:val="none" w:sz="0" w:space="0" w:color="auto"/>
          </w:divBdr>
        </w:div>
        <w:div w:id="626617908">
          <w:marLeft w:val="480"/>
          <w:marRight w:val="0"/>
          <w:marTop w:val="0"/>
          <w:marBottom w:val="0"/>
          <w:divBdr>
            <w:top w:val="none" w:sz="0" w:space="0" w:color="auto"/>
            <w:left w:val="none" w:sz="0" w:space="0" w:color="auto"/>
            <w:bottom w:val="none" w:sz="0" w:space="0" w:color="auto"/>
            <w:right w:val="none" w:sz="0" w:space="0" w:color="auto"/>
          </w:divBdr>
        </w:div>
        <w:div w:id="630980997">
          <w:marLeft w:val="480"/>
          <w:marRight w:val="0"/>
          <w:marTop w:val="0"/>
          <w:marBottom w:val="0"/>
          <w:divBdr>
            <w:top w:val="none" w:sz="0" w:space="0" w:color="auto"/>
            <w:left w:val="none" w:sz="0" w:space="0" w:color="auto"/>
            <w:bottom w:val="none" w:sz="0" w:space="0" w:color="auto"/>
            <w:right w:val="none" w:sz="0" w:space="0" w:color="auto"/>
          </w:divBdr>
        </w:div>
        <w:div w:id="637998718">
          <w:marLeft w:val="480"/>
          <w:marRight w:val="0"/>
          <w:marTop w:val="0"/>
          <w:marBottom w:val="0"/>
          <w:divBdr>
            <w:top w:val="none" w:sz="0" w:space="0" w:color="auto"/>
            <w:left w:val="none" w:sz="0" w:space="0" w:color="auto"/>
            <w:bottom w:val="none" w:sz="0" w:space="0" w:color="auto"/>
            <w:right w:val="none" w:sz="0" w:space="0" w:color="auto"/>
          </w:divBdr>
        </w:div>
        <w:div w:id="694381596">
          <w:marLeft w:val="480"/>
          <w:marRight w:val="0"/>
          <w:marTop w:val="0"/>
          <w:marBottom w:val="0"/>
          <w:divBdr>
            <w:top w:val="none" w:sz="0" w:space="0" w:color="auto"/>
            <w:left w:val="none" w:sz="0" w:space="0" w:color="auto"/>
            <w:bottom w:val="none" w:sz="0" w:space="0" w:color="auto"/>
            <w:right w:val="none" w:sz="0" w:space="0" w:color="auto"/>
          </w:divBdr>
        </w:div>
        <w:div w:id="753353451">
          <w:marLeft w:val="480"/>
          <w:marRight w:val="0"/>
          <w:marTop w:val="0"/>
          <w:marBottom w:val="0"/>
          <w:divBdr>
            <w:top w:val="none" w:sz="0" w:space="0" w:color="auto"/>
            <w:left w:val="none" w:sz="0" w:space="0" w:color="auto"/>
            <w:bottom w:val="none" w:sz="0" w:space="0" w:color="auto"/>
            <w:right w:val="none" w:sz="0" w:space="0" w:color="auto"/>
          </w:divBdr>
        </w:div>
        <w:div w:id="782191729">
          <w:marLeft w:val="480"/>
          <w:marRight w:val="0"/>
          <w:marTop w:val="0"/>
          <w:marBottom w:val="0"/>
          <w:divBdr>
            <w:top w:val="none" w:sz="0" w:space="0" w:color="auto"/>
            <w:left w:val="none" w:sz="0" w:space="0" w:color="auto"/>
            <w:bottom w:val="none" w:sz="0" w:space="0" w:color="auto"/>
            <w:right w:val="none" w:sz="0" w:space="0" w:color="auto"/>
          </w:divBdr>
        </w:div>
        <w:div w:id="883567710">
          <w:marLeft w:val="480"/>
          <w:marRight w:val="0"/>
          <w:marTop w:val="0"/>
          <w:marBottom w:val="0"/>
          <w:divBdr>
            <w:top w:val="none" w:sz="0" w:space="0" w:color="auto"/>
            <w:left w:val="none" w:sz="0" w:space="0" w:color="auto"/>
            <w:bottom w:val="none" w:sz="0" w:space="0" w:color="auto"/>
            <w:right w:val="none" w:sz="0" w:space="0" w:color="auto"/>
          </w:divBdr>
        </w:div>
        <w:div w:id="925916272">
          <w:marLeft w:val="480"/>
          <w:marRight w:val="0"/>
          <w:marTop w:val="0"/>
          <w:marBottom w:val="0"/>
          <w:divBdr>
            <w:top w:val="none" w:sz="0" w:space="0" w:color="auto"/>
            <w:left w:val="none" w:sz="0" w:space="0" w:color="auto"/>
            <w:bottom w:val="none" w:sz="0" w:space="0" w:color="auto"/>
            <w:right w:val="none" w:sz="0" w:space="0" w:color="auto"/>
          </w:divBdr>
        </w:div>
        <w:div w:id="1037701839">
          <w:marLeft w:val="480"/>
          <w:marRight w:val="0"/>
          <w:marTop w:val="0"/>
          <w:marBottom w:val="0"/>
          <w:divBdr>
            <w:top w:val="none" w:sz="0" w:space="0" w:color="auto"/>
            <w:left w:val="none" w:sz="0" w:space="0" w:color="auto"/>
            <w:bottom w:val="none" w:sz="0" w:space="0" w:color="auto"/>
            <w:right w:val="none" w:sz="0" w:space="0" w:color="auto"/>
          </w:divBdr>
        </w:div>
        <w:div w:id="1160345569">
          <w:marLeft w:val="480"/>
          <w:marRight w:val="0"/>
          <w:marTop w:val="0"/>
          <w:marBottom w:val="0"/>
          <w:divBdr>
            <w:top w:val="none" w:sz="0" w:space="0" w:color="auto"/>
            <w:left w:val="none" w:sz="0" w:space="0" w:color="auto"/>
            <w:bottom w:val="none" w:sz="0" w:space="0" w:color="auto"/>
            <w:right w:val="none" w:sz="0" w:space="0" w:color="auto"/>
          </w:divBdr>
        </w:div>
        <w:div w:id="1228616027">
          <w:marLeft w:val="480"/>
          <w:marRight w:val="0"/>
          <w:marTop w:val="0"/>
          <w:marBottom w:val="0"/>
          <w:divBdr>
            <w:top w:val="none" w:sz="0" w:space="0" w:color="auto"/>
            <w:left w:val="none" w:sz="0" w:space="0" w:color="auto"/>
            <w:bottom w:val="none" w:sz="0" w:space="0" w:color="auto"/>
            <w:right w:val="none" w:sz="0" w:space="0" w:color="auto"/>
          </w:divBdr>
        </w:div>
        <w:div w:id="1400054031">
          <w:marLeft w:val="480"/>
          <w:marRight w:val="0"/>
          <w:marTop w:val="0"/>
          <w:marBottom w:val="0"/>
          <w:divBdr>
            <w:top w:val="none" w:sz="0" w:space="0" w:color="auto"/>
            <w:left w:val="none" w:sz="0" w:space="0" w:color="auto"/>
            <w:bottom w:val="none" w:sz="0" w:space="0" w:color="auto"/>
            <w:right w:val="none" w:sz="0" w:space="0" w:color="auto"/>
          </w:divBdr>
        </w:div>
        <w:div w:id="1524588423">
          <w:marLeft w:val="480"/>
          <w:marRight w:val="0"/>
          <w:marTop w:val="0"/>
          <w:marBottom w:val="0"/>
          <w:divBdr>
            <w:top w:val="none" w:sz="0" w:space="0" w:color="auto"/>
            <w:left w:val="none" w:sz="0" w:space="0" w:color="auto"/>
            <w:bottom w:val="none" w:sz="0" w:space="0" w:color="auto"/>
            <w:right w:val="none" w:sz="0" w:space="0" w:color="auto"/>
          </w:divBdr>
        </w:div>
        <w:div w:id="1539005112">
          <w:marLeft w:val="480"/>
          <w:marRight w:val="0"/>
          <w:marTop w:val="0"/>
          <w:marBottom w:val="0"/>
          <w:divBdr>
            <w:top w:val="none" w:sz="0" w:space="0" w:color="auto"/>
            <w:left w:val="none" w:sz="0" w:space="0" w:color="auto"/>
            <w:bottom w:val="none" w:sz="0" w:space="0" w:color="auto"/>
            <w:right w:val="none" w:sz="0" w:space="0" w:color="auto"/>
          </w:divBdr>
        </w:div>
        <w:div w:id="1726178911">
          <w:marLeft w:val="480"/>
          <w:marRight w:val="0"/>
          <w:marTop w:val="0"/>
          <w:marBottom w:val="0"/>
          <w:divBdr>
            <w:top w:val="none" w:sz="0" w:space="0" w:color="auto"/>
            <w:left w:val="none" w:sz="0" w:space="0" w:color="auto"/>
            <w:bottom w:val="none" w:sz="0" w:space="0" w:color="auto"/>
            <w:right w:val="none" w:sz="0" w:space="0" w:color="auto"/>
          </w:divBdr>
        </w:div>
        <w:div w:id="1825779683">
          <w:marLeft w:val="480"/>
          <w:marRight w:val="0"/>
          <w:marTop w:val="0"/>
          <w:marBottom w:val="0"/>
          <w:divBdr>
            <w:top w:val="none" w:sz="0" w:space="0" w:color="auto"/>
            <w:left w:val="none" w:sz="0" w:space="0" w:color="auto"/>
            <w:bottom w:val="none" w:sz="0" w:space="0" w:color="auto"/>
            <w:right w:val="none" w:sz="0" w:space="0" w:color="auto"/>
          </w:divBdr>
        </w:div>
        <w:div w:id="1850171082">
          <w:marLeft w:val="480"/>
          <w:marRight w:val="0"/>
          <w:marTop w:val="0"/>
          <w:marBottom w:val="0"/>
          <w:divBdr>
            <w:top w:val="none" w:sz="0" w:space="0" w:color="auto"/>
            <w:left w:val="none" w:sz="0" w:space="0" w:color="auto"/>
            <w:bottom w:val="none" w:sz="0" w:space="0" w:color="auto"/>
            <w:right w:val="none" w:sz="0" w:space="0" w:color="auto"/>
          </w:divBdr>
        </w:div>
        <w:div w:id="1875455989">
          <w:marLeft w:val="480"/>
          <w:marRight w:val="0"/>
          <w:marTop w:val="0"/>
          <w:marBottom w:val="0"/>
          <w:divBdr>
            <w:top w:val="none" w:sz="0" w:space="0" w:color="auto"/>
            <w:left w:val="none" w:sz="0" w:space="0" w:color="auto"/>
            <w:bottom w:val="none" w:sz="0" w:space="0" w:color="auto"/>
            <w:right w:val="none" w:sz="0" w:space="0" w:color="auto"/>
          </w:divBdr>
        </w:div>
        <w:div w:id="1929003319">
          <w:marLeft w:val="480"/>
          <w:marRight w:val="0"/>
          <w:marTop w:val="0"/>
          <w:marBottom w:val="0"/>
          <w:divBdr>
            <w:top w:val="none" w:sz="0" w:space="0" w:color="auto"/>
            <w:left w:val="none" w:sz="0" w:space="0" w:color="auto"/>
            <w:bottom w:val="none" w:sz="0" w:space="0" w:color="auto"/>
            <w:right w:val="none" w:sz="0" w:space="0" w:color="auto"/>
          </w:divBdr>
        </w:div>
        <w:div w:id="2049186592">
          <w:marLeft w:val="480"/>
          <w:marRight w:val="0"/>
          <w:marTop w:val="0"/>
          <w:marBottom w:val="0"/>
          <w:divBdr>
            <w:top w:val="none" w:sz="0" w:space="0" w:color="auto"/>
            <w:left w:val="none" w:sz="0" w:space="0" w:color="auto"/>
            <w:bottom w:val="none" w:sz="0" w:space="0" w:color="auto"/>
            <w:right w:val="none" w:sz="0" w:space="0" w:color="auto"/>
          </w:divBdr>
        </w:div>
        <w:div w:id="2077507871">
          <w:marLeft w:val="480"/>
          <w:marRight w:val="0"/>
          <w:marTop w:val="0"/>
          <w:marBottom w:val="0"/>
          <w:divBdr>
            <w:top w:val="none" w:sz="0" w:space="0" w:color="auto"/>
            <w:left w:val="none" w:sz="0" w:space="0" w:color="auto"/>
            <w:bottom w:val="none" w:sz="0" w:space="0" w:color="auto"/>
            <w:right w:val="none" w:sz="0" w:space="0" w:color="auto"/>
          </w:divBdr>
        </w:div>
      </w:divsChild>
    </w:div>
    <w:div w:id="644894272">
      <w:marLeft w:val="480"/>
      <w:marRight w:val="0"/>
      <w:marTop w:val="0"/>
      <w:marBottom w:val="0"/>
      <w:divBdr>
        <w:top w:val="none" w:sz="0" w:space="0" w:color="auto"/>
        <w:left w:val="none" w:sz="0" w:space="0" w:color="auto"/>
        <w:bottom w:val="none" w:sz="0" w:space="0" w:color="auto"/>
        <w:right w:val="none" w:sz="0" w:space="0" w:color="auto"/>
      </w:divBdr>
    </w:div>
    <w:div w:id="645663180">
      <w:marLeft w:val="480"/>
      <w:marRight w:val="0"/>
      <w:marTop w:val="0"/>
      <w:marBottom w:val="0"/>
      <w:divBdr>
        <w:top w:val="none" w:sz="0" w:space="0" w:color="auto"/>
        <w:left w:val="none" w:sz="0" w:space="0" w:color="auto"/>
        <w:bottom w:val="none" w:sz="0" w:space="0" w:color="auto"/>
        <w:right w:val="none" w:sz="0" w:space="0" w:color="auto"/>
      </w:divBdr>
    </w:div>
    <w:div w:id="650406626">
      <w:bodyDiv w:val="1"/>
      <w:marLeft w:val="0"/>
      <w:marRight w:val="0"/>
      <w:marTop w:val="0"/>
      <w:marBottom w:val="0"/>
      <w:divBdr>
        <w:top w:val="none" w:sz="0" w:space="0" w:color="auto"/>
        <w:left w:val="none" w:sz="0" w:space="0" w:color="auto"/>
        <w:bottom w:val="none" w:sz="0" w:space="0" w:color="auto"/>
        <w:right w:val="none" w:sz="0" w:space="0" w:color="auto"/>
      </w:divBdr>
    </w:div>
    <w:div w:id="650521223">
      <w:marLeft w:val="480"/>
      <w:marRight w:val="0"/>
      <w:marTop w:val="0"/>
      <w:marBottom w:val="0"/>
      <w:divBdr>
        <w:top w:val="none" w:sz="0" w:space="0" w:color="auto"/>
        <w:left w:val="none" w:sz="0" w:space="0" w:color="auto"/>
        <w:bottom w:val="none" w:sz="0" w:space="0" w:color="auto"/>
        <w:right w:val="none" w:sz="0" w:space="0" w:color="auto"/>
      </w:divBdr>
    </w:div>
    <w:div w:id="650602565">
      <w:marLeft w:val="480"/>
      <w:marRight w:val="0"/>
      <w:marTop w:val="0"/>
      <w:marBottom w:val="0"/>
      <w:divBdr>
        <w:top w:val="none" w:sz="0" w:space="0" w:color="auto"/>
        <w:left w:val="none" w:sz="0" w:space="0" w:color="auto"/>
        <w:bottom w:val="none" w:sz="0" w:space="0" w:color="auto"/>
        <w:right w:val="none" w:sz="0" w:space="0" w:color="auto"/>
      </w:divBdr>
    </w:div>
    <w:div w:id="651101786">
      <w:marLeft w:val="480"/>
      <w:marRight w:val="0"/>
      <w:marTop w:val="0"/>
      <w:marBottom w:val="0"/>
      <w:divBdr>
        <w:top w:val="none" w:sz="0" w:space="0" w:color="auto"/>
        <w:left w:val="none" w:sz="0" w:space="0" w:color="auto"/>
        <w:bottom w:val="none" w:sz="0" w:space="0" w:color="auto"/>
        <w:right w:val="none" w:sz="0" w:space="0" w:color="auto"/>
      </w:divBdr>
    </w:div>
    <w:div w:id="651300425">
      <w:bodyDiv w:val="1"/>
      <w:marLeft w:val="0"/>
      <w:marRight w:val="0"/>
      <w:marTop w:val="0"/>
      <w:marBottom w:val="0"/>
      <w:divBdr>
        <w:top w:val="none" w:sz="0" w:space="0" w:color="auto"/>
        <w:left w:val="none" w:sz="0" w:space="0" w:color="auto"/>
        <w:bottom w:val="none" w:sz="0" w:space="0" w:color="auto"/>
        <w:right w:val="none" w:sz="0" w:space="0" w:color="auto"/>
      </w:divBdr>
    </w:div>
    <w:div w:id="651329233">
      <w:bodyDiv w:val="1"/>
      <w:marLeft w:val="0"/>
      <w:marRight w:val="0"/>
      <w:marTop w:val="0"/>
      <w:marBottom w:val="0"/>
      <w:divBdr>
        <w:top w:val="none" w:sz="0" w:space="0" w:color="auto"/>
        <w:left w:val="none" w:sz="0" w:space="0" w:color="auto"/>
        <w:bottom w:val="none" w:sz="0" w:space="0" w:color="auto"/>
        <w:right w:val="none" w:sz="0" w:space="0" w:color="auto"/>
      </w:divBdr>
    </w:div>
    <w:div w:id="653098366">
      <w:bodyDiv w:val="1"/>
      <w:marLeft w:val="0"/>
      <w:marRight w:val="0"/>
      <w:marTop w:val="0"/>
      <w:marBottom w:val="0"/>
      <w:divBdr>
        <w:top w:val="none" w:sz="0" w:space="0" w:color="auto"/>
        <w:left w:val="none" w:sz="0" w:space="0" w:color="auto"/>
        <w:bottom w:val="none" w:sz="0" w:space="0" w:color="auto"/>
        <w:right w:val="none" w:sz="0" w:space="0" w:color="auto"/>
      </w:divBdr>
    </w:div>
    <w:div w:id="655499174">
      <w:marLeft w:val="480"/>
      <w:marRight w:val="0"/>
      <w:marTop w:val="0"/>
      <w:marBottom w:val="0"/>
      <w:divBdr>
        <w:top w:val="none" w:sz="0" w:space="0" w:color="auto"/>
        <w:left w:val="none" w:sz="0" w:space="0" w:color="auto"/>
        <w:bottom w:val="none" w:sz="0" w:space="0" w:color="auto"/>
        <w:right w:val="none" w:sz="0" w:space="0" w:color="auto"/>
      </w:divBdr>
    </w:div>
    <w:div w:id="655840325">
      <w:marLeft w:val="480"/>
      <w:marRight w:val="0"/>
      <w:marTop w:val="0"/>
      <w:marBottom w:val="0"/>
      <w:divBdr>
        <w:top w:val="none" w:sz="0" w:space="0" w:color="auto"/>
        <w:left w:val="none" w:sz="0" w:space="0" w:color="auto"/>
        <w:bottom w:val="none" w:sz="0" w:space="0" w:color="auto"/>
        <w:right w:val="none" w:sz="0" w:space="0" w:color="auto"/>
      </w:divBdr>
    </w:div>
    <w:div w:id="657348209">
      <w:marLeft w:val="480"/>
      <w:marRight w:val="0"/>
      <w:marTop w:val="0"/>
      <w:marBottom w:val="0"/>
      <w:divBdr>
        <w:top w:val="none" w:sz="0" w:space="0" w:color="auto"/>
        <w:left w:val="none" w:sz="0" w:space="0" w:color="auto"/>
        <w:bottom w:val="none" w:sz="0" w:space="0" w:color="auto"/>
        <w:right w:val="none" w:sz="0" w:space="0" w:color="auto"/>
      </w:divBdr>
    </w:div>
    <w:div w:id="658272760">
      <w:marLeft w:val="480"/>
      <w:marRight w:val="0"/>
      <w:marTop w:val="0"/>
      <w:marBottom w:val="0"/>
      <w:divBdr>
        <w:top w:val="none" w:sz="0" w:space="0" w:color="auto"/>
        <w:left w:val="none" w:sz="0" w:space="0" w:color="auto"/>
        <w:bottom w:val="none" w:sz="0" w:space="0" w:color="auto"/>
        <w:right w:val="none" w:sz="0" w:space="0" w:color="auto"/>
      </w:divBdr>
    </w:div>
    <w:div w:id="659817300">
      <w:bodyDiv w:val="1"/>
      <w:marLeft w:val="0"/>
      <w:marRight w:val="0"/>
      <w:marTop w:val="0"/>
      <w:marBottom w:val="0"/>
      <w:divBdr>
        <w:top w:val="none" w:sz="0" w:space="0" w:color="auto"/>
        <w:left w:val="none" w:sz="0" w:space="0" w:color="auto"/>
        <w:bottom w:val="none" w:sz="0" w:space="0" w:color="auto"/>
        <w:right w:val="none" w:sz="0" w:space="0" w:color="auto"/>
      </w:divBdr>
    </w:div>
    <w:div w:id="660040204">
      <w:marLeft w:val="480"/>
      <w:marRight w:val="0"/>
      <w:marTop w:val="0"/>
      <w:marBottom w:val="0"/>
      <w:divBdr>
        <w:top w:val="none" w:sz="0" w:space="0" w:color="auto"/>
        <w:left w:val="none" w:sz="0" w:space="0" w:color="auto"/>
        <w:bottom w:val="none" w:sz="0" w:space="0" w:color="auto"/>
        <w:right w:val="none" w:sz="0" w:space="0" w:color="auto"/>
      </w:divBdr>
    </w:div>
    <w:div w:id="660043059">
      <w:bodyDiv w:val="1"/>
      <w:marLeft w:val="0"/>
      <w:marRight w:val="0"/>
      <w:marTop w:val="0"/>
      <w:marBottom w:val="0"/>
      <w:divBdr>
        <w:top w:val="none" w:sz="0" w:space="0" w:color="auto"/>
        <w:left w:val="none" w:sz="0" w:space="0" w:color="auto"/>
        <w:bottom w:val="none" w:sz="0" w:space="0" w:color="auto"/>
        <w:right w:val="none" w:sz="0" w:space="0" w:color="auto"/>
      </w:divBdr>
    </w:div>
    <w:div w:id="662197922">
      <w:marLeft w:val="480"/>
      <w:marRight w:val="0"/>
      <w:marTop w:val="0"/>
      <w:marBottom w:val="0"/>
      <w:divBdr>
        <w:top w:val="none" w:sz="0" w:space="0" w:color="auto"/>
        <w:left w:val="none" w:sz="0" w:space="0" w:color="auto"/>
        <w:bottom w:val="none" w:sz="0" w:space="0" w:color="auto"/>
        <w:right w:val="none" w:sz="0" w:space="0" w:color="auto"/>
      </w:divBdr>
    </w:div>
    <w:div w:id="662667083">
      <w:marLeft w:val="480"/>
      <w:marRight w:val="0"/>
      <w:marTop w:val="0"/>
      <w:marBottom w:val="0"/>
      <w:divBdr>
        <w:top w:val="none" w:sz="0" w:space="0" w:color="auto"/>
        <w:left w:val="none" w:sz="0" w:space="0" w:color="auto"/>
        <w:bottom w:val="none" w:sz="0" w:space="0" w:color="auto"/>
        <w:right w:val="none" w:sz="0" w:space="0" w:color="auto"/>
      </w:divBdr>
    </w:div>
    <w:div w:id="663552575">
      <w:marLeft w:val="480"/>
      <w:marRight w:val="0"/>
      <w:marTop w:val="0"/>
      <w:marBottom w:val="0"/>
      <w:divBdr>
        <w:top w:val="none" w:sz="0" w:space="0" w:color="auto"/>
        <w:left w:val="none" w:sz="0" w:space="0" w:color="auto"/>
        <w:bottom w:val="none" w:sz="0" w:space="0" w:color="auto"/>
        <w:right w:val="none" w:sz="0" w:space="0" w:color="auto"/>
      </w:divBdr>
    </w:div>
    <w:div w:id="664286808">
      <w:bodyDiv w:val="1"/>
      <w:marLeft w:val="0"/>
      <w:marRight w:val="0"/>
      <w:marTop w:val="0"/>
      <w:marBottom w:val="0"/>
      <w:divBdr>
        <w:top w:val="none" w:sz="0" w:space="0" w:color="auto"/>
        <w:left w:val="none" w:sz="0" w:space="0" w:color="auto"/>
        <w:bottom w:val="none" w:sz="0" w:space="0" w:color="auto"/>
        <w:right w:val="none" w:sz="0" w:space="0" w:color="auto"/>
      </w:divBdr>
    </w:div>
    <w:div w:id="664743888">
      <w:bodyDiv w:val="1"/>
      <w:marLeft w:val="0"/>
      <w:marRight w:val="0"/>
      <w:marTop w:val="0"/>
      <w:marBottom w:val="0"/>
      <w:divBdr>
        <w:top w:val="none" w:sz="0" w:space="0" w:color="auto"/>
        <w:left w:val="none" w:sz="0" w:space="0" w:color="auto"/>
        <w:bottom w:val="none" w:sz="0" w:space="0" w:color="auto"/>
        <w:right w:val="none" w:sz="0" w:space="0" w:color="auto"/>
      </w:divBdr>
    </w:div>
    <w:div w:id="666786026">
      <w:marLeft w:val="480"/>
      <w:marRight w:val="0"/>
      <w:marTop w:val="0"/>
      <w:marBottom w:val="0"/>
      <w:divBdr>
        <w:top w:val="none" w:sz="0" w:space="0" w:color="auto"/>
        <w:left w:val="none" w:sz="0" w:space="0" w:color="auto"/>
        <w:bottom w:val="none" w:sz="0" w:space="0" w:color="auto"/>
        <w:right w:val="none" w:sz="0" w:space="0" w:color="auto"/>
      </w:divBdr>
    </w:div>
    <w:div w:id="668365555">
      <w:marLeft w:val="480"/>
      <w:marRight w:val="0"/>
      <w:marTop w:val="0"/>
      <w:marBottom w:val="0"/>
      <w:divBdr>
        <w:top w:val="none" w:sz="0" w:space="0" w:color="auto"/>
        <w:left w:val="none" w:sz="0" w:space="0" w:color="auto"/>
        <w:bottom w:val="none" w:sz="0" w:space="0" w:color="auto"/>
        <w:right w:val="none" w:sz="0" w:space="0" w:color="auto"/>
      </w:divBdr>
    </w:div>
    <w:div w:id="668412533">
      <w:marLeft w:val="480"/>
      <w:marRight w:val="0"/>
      <w:marTop w:val="0"/>
      <w:marBottom w:val="0"/>
      <w:divBdr>
        <w:top w:val="none" w:sz="0" w:space="0" w:color="auto"/>
        <w:left w:val="none" w:sz="0" w:space="0" w:color="auto"/>
        <w:bottom w:val="none" w:sz="0" w:space="0" w:color="auto"/>
        <w:right w:val="none" w:sz="0" w:space="0" w:color="auto"/>
      </w:divBdr>
    </w:div>
    <w:div w:id="670762342">
      <w:marLeft w:val="480"/>
      <w:marRight w:val="0"/>
      <w:marTop w:val="0"/>
      <w:marBottom w:val="0"/>
      <w:divBdr>
        <w:top w:val="none" w:sz="0" w:space="0" w:color="auto"/>
        <w:left w:val="none" w:sz="0" w:space="0" w:color="auto"/>
        <w:bottom w:val="none" w:sz="0" w:space="0" w:color="auto"/>
        <w:right w:val="none" w:sz="0" w:space="0" w:color="auto"/>
      </w:divBdr>
    </w:div>
    <w:div w:id="671373389">
      <w:marLeft w:val="640"/>
      <w:marRight w:val="0"/>
      <w:marTop w:val="0"/>
      <w:marBottom w:val="0"/>
      <w:divBdr>
        <w:top w:val="none" w:sz="0" w:space="0" w:color="auto"/>
        <w:left w:val="none" w:sz="0" w:space="0" w:color="auto"/>
        <w:bottom w:val="none" w:sz="0" w:space="0" w:color="auto"/>
        <w:right w:val="none" w:sz="0" w:space="0" w:color="auto"/>
      </w:divBdr>
    </w:div>
    <w:div w:id="675770771">
      <w:marLeft w:val="480"/>
      <w:marRight w:val="0"/>
      <w:marTop w:val="0"/>
      <w:marBottom w:val="0"/>
      <w:divBdr>
        <w:top w:val="none" w:sz="0" w:space="0" w:color="auto"/>
        <w:left w:val="none" w:sz="0" w:space="0" w:color="auto"/>
        <w:bottom w:val="none" w:sz="0" w:space="0" w:color="auto"/>
        <w:right w:val="none" w:sz="0" w:space="0" w:color="auto"/>
      </w:divBdr>
    </w:div>
    <w:div w:id="676230013">
      <w:marLeft w:val="480"/>
      <w:marRight w:val="0"/>
      <w:marTop w:val="0"/>
      <w:marBottom w:val="0"/>
      <w:divBdr>
        <w:top w:val="none" w:sz="0" w:space="0" w:color="auto"/>
        <w:left w:val="none" w:sz="0" w:space="0" w:color="auto"/>
        <w:bottom w:val="none" w:sz="0" w:space="0" w:color="auto"/>
        <w:right w:val="none" w:sz="0" w:space="0" w:color="auto"/>
      </w:divBdr>
    </w:div>
    <w:div w:id="677774690">
      <w:marLeft w:val="640"/>
      <w:marRight w:val="0"/>
      <w:marTop w:val="0"/>
      <w:marBottom w:val="0"/>
      <w:divBdr>
        <w:top w:val="none" w:sz="0" w:space="0" w:color="auto"/>
        <w:left w:val="none" w:sz="0" w:space="0" w:color="auto"/>
        <w:bottom w:val="none" w:sz="0" w:space="0" w:color="auto"/>
        <w:right w:val="none" w:sz="0" w:space="0" w:color="auto"/>
      </w:divBdr>
    </w:div>
    <w:div w:id="681053924">
      <w:marLeft w:val="480"/>
      <w:marRight w:val="0"/>
      <w:marTop w:val="0"/>
      <w:marBottom w:val="0"/>
      <w:divBdr>
        <w:top w:val="none" w:sz="0" w:space="0" w:color="auto"/>
        <w:left w:val="none" w:sz="0" w:space="0" w:color="auto"/>
        <w:bottom w:val="none" w:sz="0" w:space="0" w:color="auto"/>
        <w:right w:val="none" w:sz="0" w:space="0" w:color="auto"/>
      </w:divBdr>
    </w:div>
    <w:div w:id="683365380">
      <w:marLeft w:val="480"/>
      <w:marRight w:val="0"/>
      <w:marTop w:val="0"/>
      <w:marBottom w:val="0"/>
      <w:divBdr>
        <w:top w:val="none" w:sz="0" w:space="0" w:color="auto"/>
        <w:left w:val="none" w:sz="0" w:space="0" w:color="auto"/>
        <w:bottom w:val="none" w:sz="0" w:space="0" w:color="auto"/>
        <w:right w:val="none" w:sz="0" w:space="0" w:color="auto"/>
      </w:divBdr>
    </w:div>
    <w:div w:id="688415719">
      <w:marLeft w:val="480"/>
      <w:marRight w:val="0"/>
      <w:marTop w:val="0"/>
      <w:marBottom w:val="0"/>
      <w:divBdr>
        <w:top w:val="none" w:sz="0" w:space="0" w:color="auto"/>
        <w:left w:val="none" w:sz="0" w:space="0" w:color="auto"/>
        <w:bottom w:val="none" w:sz="0" w:space="0" w:color="auto"/>
        <w:right w:val="none" w:sz="0" w:space="0" w:color="auto"/>
      </w:divBdr>
    </w:div>
    <w:div w:id="695616662">
      <w:marLeft w:val="480"/>
      <w:marRight w:val="0"/>
      <w:marTop w:val="0"/>
      <w:marBottom w:val="0"/>
      <w:divBdr>
        <w:top w:val="none" w:sz="0" w:space="0" w:color="auto"/>
        <w:left w:val="none" w:sz="0" w:space="0" w:color="auto"/>
        <w:bottom w:val="none" w:sz="0" w:space="0" w:color="auto"/>
        <w:right w:val="none" w:sz="0" w:space="0" w:color="auto"/>
      </w:divBdr>
    </w:div>
    <w:div w:id="695734715">
      <w:marLeft w:val="480"/>
      <w:marRight w:val="0"/>
      <w:marTop w:val="0"/>
      <w:marBottom w:val="0"/>
      <w:divBdr>
        <w:top w:val="none" w:sz="0" w:space="0" w:color="auto"/>
        <w:left w:val="none" w:sz="0" w:space="0" w:color="auto"/>
        <w:bottom w:val="none" w:sz="0" w:space="0" w:color="auto"/>
        <w:right w:val="none" w:sz="0" w:space="0" w:color="auto"/>
      </w:divBdr>
    </w:div>
    <w:div w:id="697436510">
      <w:marLeft w:val="480"/>
      <w:marRight w:val="0"/>
      <w:marTop w:val="0"/>
      <w:marBottom w:val="0"/>
      <w:divBdr>
        <w:top w:val="none" w:sz="0" w:space="0" w:color="auto"/>
        <w:left w:val="none" w:sz="0" w:space="0" w:color="auto"/>
        <w:bottom w:val="none" w:sz="0" w:space="0" w:color="auto"/>
        <w:right w:val="none" w:sz="0" w:space="0" w:color="auto"/>
      </w:divBdr>
    </w:div>
    <w:div w:id="698092016">
      <w:marLeft w:val="480"/>
      <w:marRight w:val="0"/>
      <w:marTop w:val="0"/>
      <w:marBottom w:val="0"/>
      <w:divBdr>
        <w:top w:val="none" w:sz="0" w:space="0" w:color="auto"/>
        <w:left w:val="none" w:sz="0" w:space="0" w:color="auto"/>
        <w:bottom w:val="none" w:sz="0" w:space="0" w:color="auto"/>
        <w:right w:val="none" w:sz="0" w:space="0" w:color="auto"/>
      </w:divBdr>
    </w:div>
    <w:div w:id="698166928">
      <w:marLeft w:val="480"/>
      <w:marRight w:val="0"/>
      <w:marTop w:val="0"/>
      <w:marBottom w:val="0"/>
      <w:divBdr>
        <w:top w:val="none" w:sz="0" w:space="0" w:color="auto"/>
        <w:left w:val="none" w:sz="0" w:space="0" w:color="auto"/>
        <w:bottom w:val="none" w:sz="0" w:space="0" w:color="auto"/>
        <w:right w:val="none" w:sz="0" w:space="0" w:color="auto"/>
      </w:divBdr>
    </w:div>
    <w:div w:id="702511234">
      <w:marLeft w:val="480"/>
      <w:marRight w:val="0"/>
      <w:marTop w:val="0"/>
      <w:marBottom w:val="0"/>
      <w:divBdr>
        <w:top w:val="none" w:sz="0" w:space="0" w:color="auto"/>
        <w:left w:val="none" w:sz="0" w:space="0" w:color="auto"/>
        <w:bottom w:val="none" w:sz="0" w:space="0" w:color="auto"/>
        <w:right w:val="none" w:sz="0" w:space="0" w:color="auto"/>
      </w:divBdr>
    </w:div>
    <w:div w:id="702632509">
      <w:marLeft w:val="640"/>
      <w:marRight w:val="0"/>
      <w:marTop w:val="0"/>
      <w:marBottom w:val="0"/>
      <w:divBdr>
        <w:top w:val="none" w:sz="0" w:space="0" w:color="auto"/>
        <w:left w:val="none" w:sz="0" w:space="0" w:color="auto"/>
        <w:bottom w:val="none" w:sz="0" w:space="0" w:color="auto"/>
        <w:right w:val="none" w:sz="0" w:space="0" w:color="auto"/>
      </w:divBdr>
    </w:div>
    <w:div w:id="707068497">
      <w:bodyDiv w:val="1"/>
      <w:marLeft w:val="0"/>
      <w:marRight w:val="0"/>
      <w:marTop w:val="0"/>
      <w:marBottom w:val="0"/>
      <w:divBdr>
        <w:top w:val="none" w:sz="0" w:space="0" w:color="auto"/>
        <w:left w:val="none" w:sz="0" w:space="0" w:color="auto"/>
        <w:bottom w:val="none" w:sz="0" w:space="0" w:color="auto"/>
        <w:right w:val="none" w:sz="0" w:space="0" w:color="auto"/>
      </w:divBdr>
    </w:div>
    <w:div w:id="708801300">
      <w:bodyDiv w:val="1"/>
      <w:marLeft w:val="0"/>
      <w:marRight w:val="0"/>
      <w:marTop w:val="0"/>
      <w:marBottom w:val="0"/>
      <w:divBdr>
        <w:top w:val="none" w:sz="0" w:space="0" w:color="auto"/>
        <w:left w:val="none" w:sz="0" w:space="0" w:color="auto"/>
        <w:bottom w:val="none" w:sz="0" w:space="0" w:color="auto"/>
        <w:right w:val="none" w:sz="0" w:space="0" w:color="auto"/>
      </w:divBdr>
    </w:div>
    <w:div w:id="711464101">
      <w:marLeft w:val="480"/>
      <w:marRight w:val="0"/>
      <w:marTop w:val="0"/>
      <w:marBottom w:val="0"/>
      <w:divBdr>
        <w:top w:val="none" w:sz="0" w:space="0" w:color="auto"/>
        <w:left w:val="none" w:sz="0" w:space="0" w:color="auto"/>
        <w:bottom w:val="none" w:sz="0" w:space="0" w:color="auto"/>
        <w:right w:val="none" w:sz="0" w:space="0" w:color="auto"/>
      </w:divBdr>
    </w:div>
    <w:div w:id="712002590">
      <w:marLeft w:val="640"/>
      <w:marRight w:val="0"/>
      <w:marTop w:val="0"/>
      <w:marBottom w:val="0"/>
      <w:divBdr>
        <w:top w:val="none" w:sz="0" w:space="0" w:color="auto"/>
        <w:left w:val="none" w:sz="0" w:space="0" w:color="auto"/>
        <w:bottom w:val="none" w:sz="0" w:space="0" w:color="auto"/>
        <w:right w:val="none" w:sz="0" w:space="0" w:color="auto"/>
      </w:divBdr>
    </w:div>
    <w:div w:id="712733852">
      <w:marLeft w:val="480"/>
      <w:marRight w:val="0"/>
      <w:marTop w:val="0"/>
      <w:marBottom w:val="0"/>
      <w:divBdr>
        <w:top w:val="none" w:sz="0" w:space="0" w:color="auto"/>
        <w:left w:val="none" w:sz="0" w:space="0" w:color="auto"/>
        <w:bottom w:val="none" w:sz="0" w:space="0" w:color="auto"/>
        <w:right w:val="none" w:sz="0" w:space="0" w:color="auto"/>
      </w:divBdr>
    </w:div>
    <w:div w:id="715854063">
      <w:marLeft w:val="480"/>
      <w:marRight w:val="0"/>
      <w:marTop w:val="0"/>
      <w:marBottom w:val="0"/>
      <w:divBdr>
        <w:top w:val="none" w:sz="0" w:space="0" w:color="auto"/>
        <w:left w:val="none" w:sz="0" w:space="0" w:color="auto"/>
        <w:bottom w:val="none" w:sz="0" w:space="0" w:color="auto"/>
        <w:right w:val="none" w:sz="0" w:space="0" w:color="auto"/>
      </w:divBdr>
    </w:div>
    <w:div w:id="720979459">
      <w:marLeft w:val="480"/>
      <w:marRight w:val="0"/>
      <w:marTop w:val="0"/>
      <w:marBottom w:val="0"/>
      <w:divBdr>
        <w:top w:val="none" w:sz="0" w:space="0" w:color="auto"/>
        <w:left w:val="none" w:sz="0" w:space="0" w:color="auto"/>
        <w:bottom w:val="none" w:sz="0" w:space="0" w:color="auto"/>
        <w:right w:val="none" w:sz="0" w:space="0" w:color="auto"/>
      </w:divBdr>
    </w:div>
    <w:div w:id="721636367">
      <w:marLeft w:val="480"/>
      <w:marRight w:val="0"/>
      <w:marTop w:val="0"/>
      <w:marBottom w:val="0"/>
      <w:divBdr>
        <w:top w:val="none" w:sz="0" w:space="0" w:color="auto"/>
        <w:left w:val="none" w:sz="0" w:space="0" w:color="auto"/>
        <w:bottom w:val="none" w:sz="0" w:space="0" w:color="auto"/>
        <w:right w:val="none" w:sz="0" w:space="0" w:color="auto"/>
      </w:divBdr>
    </w:div>
    <w:div w:id="721901598">
      <w:bodyDiv w:val="1"/>
      <w:marLeft w:val="0"/>
      <w:marRight w:val="0"/>
      <w:marTop w:val="0"/>
      <w:marBottom w:val="0"/>
      <w:divBdr>
        <w:top w:val="none" w:sz="0" w:space="0" w:color="auto"/>
        <w:left w:val="none" w:sz="0" w:space="0" w:color="auto"/>
        <w:bottom w:val="none" w:sz="0" w:space="0" w:color="auto"/>
        <w:right w:val="none" w:sz="0" w:space="0" w:color="auto"/>
      </w:divBdr>
    </w:div>
    <w:div w:id="722096693">
      <w:bodyDiv w:val="1"/>
      <w:marLeft w:val="0"/>
      <w:marRight w:val="0"/>
      <w:marTop w:val="0"/>
      <w:marBottom w:val="0"/>
      <w:divBdr>
        <w:top w:val="none" w:sz="0" w:space="0" w:color="auto"/>
        <w:left w:val="none" w:sz="0" w:space="0" w:color="auto"/>
        <w:bottom w:val="none" w:sz="0" w:space="0" w:color="auto"/>
        <w:right w:val="none" w:sz="0" w:space="0" w:color="auto"/>
      </w:divBdr>
    </w:div>
    <w:div w:id="723262498">
      <w:marLeft w:val="480"/>
      <w:marRight w:val="0"/>
      <w:marTop w:val="0"/>
      <w:marBottom w:val="0"/>
      <w:divBdr>
        <w:top w:val="none" w:sz="0" w:space="0" w:color="auto"/>
        <w:left w:val="none" w:sz="0" w:space="0" w:color="auto"/>
        <w:bottom w:val="none" w:sz="0" w:space="0" w:color="auto"/>
        <w:right w:val="none" w:sz="0" w:space="0" w:color="auto"/>
      </w:divBdr>
    </w:div>
    <w:div w:id="726145318">
      <w:marLeft w:val="480"/>
      <w:marRight w:val="0"/>
      <w:marTop w:val="0"/>
      <w:marBottom w:val="0"/>
      <w:divBdr>
        <w:top w:val="none" w:sz="0" w:space="0" w:color="auto"/>
        <w:left w:val="none" w:sz="0" w:space="0" w:color="auto"/>
        <w:bottom w:val="none" w:sz="0" w:space="0" w:color="auto"/>
        <w:right w:val="none" w:sz="0" w:space="0" w:color="auto"/>
      </w:divBdr>
    </w:div>
    <w:div w:id="726994636">
      <w:marLeft w:val="480"/>
      <w:marRight w:val="0"/>
      <w:marTop w:val="0"/>
      <w:marBottom w:val="0"/>
      <w:divBdr>
        <w:top w:val="none" w:sz="0" w:space="0" w:color="auto"/>
        <w:left w:val="none" w:sz="0" w:space="0" w:color="auto"/>
        <w:bottom w:val="none" w:sz="0" w:space="0" w:color="auto"/>
        <w:right w:val="none" w:sz="0" w:space="0" w:color="auto"/>
      </w:divBdr>
    </w:div>
    <w:div w:id="729233349">
      <w:marLeft w:val="480"/>
      <w:marRight w:val="0"/>
      <w:marTop w:val="0"/>
      <w:marBottom w:val="0"/>
      <w:divBdr>
        <w:top w:val="none" w:sz="0" w:space="0" w:color="auto"/>
        <w:left w:val="none" w:sz="0" w:space="0" w:color="auto"/>
        <w:bottom w:val="none" w:sz="0" w:space="0" w:color="auto"/>
        <w:right w:val="none" w:sz="0" w:space="0" w:color="auto"/>
      </w:divBdr>
    </w:div>
    <w:div w:id="730425030">
      <w:bodyDiv w:val="1"/>
      <w:marLeft w:val="0"/>
      <w:marRight w:val="0"/>
      <w:marTop w:val="0"/>
      <w:marBottom w:val="0"/>
      <w:divBdr>
        <w:top w:val="none" w:sz="0" w:space="0" w:color="auto"/>
        <w:left w:val="none" w:sz="0" w:space="0" w:color="auto"/>
        <w:bottom w:val="none" w:sz="0" w:space="0" w:color="auto"/>
        <w:right w:val="none" w:sz="0" w:space="0" w:color="auto"/>
      </w:divBdr>
      <w:divsChild>
        <w:div w:id="1010539">
          <w:marLeft w:val="480"/>
          <w:marRight w:val="0"/>
          <w:marTop w:val="0"/>
          <w:marBottom w:val="0"/>
          <w:divBdr>
            <w:top w:val="none" w:sz="0" w:space="0" w:color="auto"/>
            <w:left w:val="none" w:sz="0" w:space="0" w:color="auto"/>
            <w:bottom w:val="none" w:sz="0" w:space="0" w:color="auto"/>
            <w:right w:val="none" w:sz="0" w:space="0" w:color="auto"/>
          </w:divBdr>
        </w:div>
        <w:div w:id="56589589">
          <w:marLeft w:val="480"/>
          <w:marRight w:val="0"/>
          <w:marTop w:val="0"/>
          <w:marBottom w:val="0"/>
          <w:divBdr>
            <w:top w:val="none" w:sz="0" w:space="0" w:color="auto"/>
            <w:left w:val="none" w:sz="0" w:space="0" w:color="auto"/>
            <w:bottom w:val="none" w:sz="0" w:space="0" w:color="auto"/>
            <w:right w:val="none" w:sz="0" w:space="0" w:color="auto"/>
          </w:divBdr>
        </w:div>
        <w:div w:id="79985471">
          <w:marLeft w:val="480"/>
          <w:marRight w:val="0"/>
          <w:marTop w:val="0"/>
          <w:marBottom w:val="0"/>
          <w:divBdr>
            <w:top w:val="none" w:sz="0" w:space="0" w:color="auto"/>
            <w:left w:val="none" w:sz="0" w:space="0" w:color="auto"/>
            <w:bottom w:val="none" w:sz="0" w:space="0" w:color="auto"/>
            <w:right w:val="none" w:sz="0" w:space="0" w:color="auto"/>
          </w:divBdr>
        </w:div>
        <w:div w:id="278536638">
          <w:marLeft w:val="480"/>
          <w:marRight w:val="0"/>
          <w:marTop w:val="0"/>
          <w:marBottom w:val="0"/>
          <w:divBdr>
            <w:top w:val="none" w:sz="0" w:space="0" w:color="auto"/>
            <w:left w:val="none" w:sz="0" w:space="0" w:color="auto"/>
            <w:bottom w:val="none" w:sz="0" w:space="0" w:color="auto"/>
            <w:right w:val="none" w:sz="0" w:space="0" w:color="auto"/>
          </w:divBdr>
        </w:div>
        <w:div w:id="390806999">
          <w:marLeft w:val="480"/>
          <w:marRight w:val="0"/>
          <w:marTop w:val="0"/>
          <w:marBottom w:val="0"/>
          <w:divBdr>
            <w:top w:val="none" w:sz="0" w:space="0" w:color="auto"/>
            <w:left w:val="none" w:sz="0" w:space="0" w:color="auto"/>
            <w:bottom w:val="none" w:sz="0" w:space="0" w:color="auto"/>
            <w:right w:val="none" w:sz="0" w:space="0" w:color="auto"/>
          </w:divBdr>
        </w:div>
        <w:div w:id="570233821">
          <w:marLeft w:val="480"/>
          <w:marRight w:val="0"/>
          <w:marTop w:val="0"/>
          <w:marBottom w:val="0"/>
          <w:divBdr>
            <w:top w:val="none" w:sz="0" w:space="0" w:color="auto"/>
            <w:left w:val="none" w:sz="0" w:space="0" w:color="auto"/>
            <w:bottom w:val="none" w:sz="0" w:space="0" w:color="auto"/>
            <w:right w:val="none" w:sz="0" w:space="0" w:color="auto"/>
          </w:divBdr>
        </w:div>
        <w:div w:id="643896457">
          <w:marLeft w:val="480"/>
          <w:marRight w:val="0"/>
          <w:marTop w:val="0"/>
          <w:marBottom w:val="0"/>
          <w:divBdr>
            <w:top w:val="none" w:sz="0" w:space="0" w:color="auto"/>
            <w:left w:val="none" w:sz="0" w:space="0" w:color="auto"/>
            <w:bottom w:val="none" w:sz="0" w:space="0" w:color="auto"/>
            <w:right w:val="none" w:sz="0" w:space="0" w:color="auto"/>
          </w:divBdr>
        </w:div>
        <w:div w:id="773865912">
          <w:marLeft w:val="480"/>
          <w:marRight w:val="0"/>
          <w:marTop w:val="0"/>
          <w:marBottom w:val="0"/>
          <w:divBdr>
            <w:top w:val="none" w:sz="0" w:space="0" w:color="auto"/>
            <w:left w:val="none" w:sz="0" w:space="0" w:color="auto"/>
            <w:bottom w:val="none" w:sz="0" w:space="0" w:color="auto"/>
            <w:right w:val="none" w:sz="0" w:space="0" w:color="auto"/>
          </w:divBdr>
        </w:div>
        <w:div w:id="927347494">
          <w:marLeft w:val="480"/>
          <w:marRight w:val="0"/>
          <w:marTop w:val="0"/>
          <w:marBottom w:val="0"/>
          <w:divBdr>
            <w:top w:val="none" w:sz="0" w:space="0" w:color="auto"/>
            <w:left w:val="none" w:sz="0" w:space="0" w:color="auto"/>
            <w:bottom w:val="none" w:sz="0" w:space="0" w:color="auto"/>
            <w:right w:val="none" w:sz="0" w:space="0" w:color="auto"/>
          </w:divBdr>
        </w:div>
        <w:div w:id="1166555000">
          <w:marLeft w:val="480"/>
          <w:marRight w:val="0"/>
          <w:marTop w:val="0"/>
          <w:marBottom w:val="0"/>
          <w:divBdr>
            <w:top w:val="none" w:sz="0" w:space="0" w:color="auto"/>
            <w:left w:val="none" w:sz="0" w:space="0" w:color="auto"/>
            <w:bottom w:val="none" w:sz="0" w:space="0" w:color="auto"/>
            <w:right w:val="none" w:sz="0" w:space="0" w:color="auto"/>
          </w:divBdr>
        </w:div>
        <w:div w:id="1188105558">
          <w:marLeft w:val="480"/>
          <w:marRight w:val="0"/>
          <w:marTop w:val="0"/>
          <w:marBottom w:val="0"/>
          <w:divBdr>
            <w:top w:val="none" w:sz="0" w:space="0" w:color="auto"/>
            <w:left w:val="none" w:sz="0" w:space="0" w:color="auto"/>
            <w:bottom w:val="none" w:sz="0" w:space="0" w:color="auto"/>
            <w:right w:val="none" w:sz="0" w:space="0" w:color="auto"/>
          </w:divBdr>
        </w:div>
        <w:div w:id="1285117449">
          <w:marLeft w:val="480"/>
          <w:marRight w:val="0"/>
          <w:marTop w:val="0"/>
          <w:marBottom w:val="0"/>
          <w:divBdr>
            <w:top w:val="none" w:sz="0" w:space="0" w:color="auto"/>
            <w:left w:val="none" w:sz="0" w:space="0" w:color="auto"/>
            <w:bottom w:val="none" w:sz="0" w:space="0" w:color="auto"/>
            <w:right w:val="none" w:sz="0" w:space="0" w:color="auto"/>
          </w:divBdr>
        </w:div>
        <w:div w:id="1315455616">
          <w:marLeft w:val="480"/>
          <w:marRight w:val="0"/>
          <w:marTop w:val="0"/>
          <w:marBottom w:val="0"/>
          <w:divBdr>
            <w:top w:val="none" w:sz="0" w:space="0" w:color="auto"/>
            <w:left w:val="none" w:sz="0" w:space="0" w:color="auto"/>
            <w:bottom w:val="none" w:sz="0" w:space="0" w:color="auto"/>
            <w:right w:val="none" w:sz="0" w:space="0" w:color="auto"/>
          </w:divBdr>
        </w:div>
        <w:div w:id="1516067029">
          <w:marLeft w:val="480"/>
          <w:marRight w:val="0"/>
          <w:marTop w:val="0"/>
          <w:marBottom w:val="0"/>
          <w:divBdr>
            <w:top w:val="none" w:sz="0" w:space="0" w:color="auto"/>
            <w:left w:val="none" w:sz="0" w:space="0" w:color="auto"/>
            <w:bottom w:val="none" w:sz="0" w:space="0" w:color="auto"/>
            <w:right w:val="none" w:sz="0" w:space="0" w:color="auto"/>
          </w:divBdr>
        </w:div>
        <w:div w:id="1549103187">
          <w:marLeft w:val="480"/>
          <w:marRight w:val="0"/>
          <w:marTop w:val="0"/>
          <w:marBottom w:val="0"/>
          <w:divBdr>
            <w:top w:val="none" w:sz="0" w:space="0" w:color="auto"/>
            <w:left w:val="none" w:sz="0" w:space="0" w:color="auto"/>
            <w:bottom w:val="none" w:sz="0" w:space="0" w:color="auto"/>
            <w:right w:val="none" w:sz="0" w:space="0" w:color="auto"/>
          </w:divBdr>
        </w:div>
        <w:div w:id="1668710060">
          <w:marLeft w:val="480"/>
          <w:marRight w:val="0"/>
          <w:marTop w:val="0"/>
          <w:marBottom w:val="0"/>
          <w:divBdr>
            <w:top w:val="none" w:sz="0" w:space="0" w:color="auto"/>
            <w:left w:val="none" w:sz="0" w:space="0" w:color="auto"/>
            <w:bottom w:val="none" w:sz="0" w:space="0" w:color="auto"/>
            <w:right w:val="none" w:sz="0" w:space="0" w:color="auto"/>
          </w:divBdr>
        </w:div>
        <w:div w:id="1736974800">
          <w:marLeft w:val="480"/>
          <w:marRight w:val="0"/>
          <w:marTop w:val="0"/>
          <w:marBottom w:val="0"/>
          <w:divBdr>
            <w:top w:val="none" w:sz="0" w:space="0" w:color="auto"/>
            <w:left w:val="none" w:sz="0" w:space="0" w:color="auto"/>
            <w:bottom w:val="none" w:sz="0" w:space="0" w:color="auto"/>
            <w:right w:val="none" w:sz="0" w:space="0" w:color="auto"/>
          </w:divBdr>
        </w:div>
        <w:div w:id="1816676335">
          <w:marLeft w:val="480"/>
          <w:marRight w:val="0"/>
          <w:marTop w:val="0"/>
          <w:marBottom w:val="0"/>
          <w:divBdr>
            <w:top w:val="none" w:sz="0" w:space="0" w:color="auto"/>
            <w:left w:val="none" w:sz="0" w:space="0" w:color="auto"/>
            <w:bottom w:val="none" w:sz="0" w:space="0" w:color="auto"/>
            <w:right w:val="none" w:sz="0" w:space="0" w:color="auto"/>
          </w:divBdr>
        </w:div>
        <w:div w:id="1842742367">
          <w:marLeft w:val="480"/>
          <w:marRight w:val="0"/>
          <w:marTop w:val="0"/>
          <w:marBottom w:val="0"/>
          <w:divBdr>
            <w:top w:val="none" w:sz="0" w:space="0" w:color="auto"/>
            <w:left w:val="none" w:sz="0" w:space="0" w:color="auto"/>
            <w:bottom w:val="none" w:sz="0" w:space="0" w:color="auto"/>
            <w:right w:val="none" w:sz="0" w:space="0" w:color="auto"/>
          </w:divBdr>
        </w:div>
        <w:div w:id="1891990703">
          <w:marLeft w:val="480"/>
          <w:marRight w:val="0"/>
          <w:marTop w:val="0"/>
          <w:marBottom w:val="0"/>
          <w:divBdr>
            <w:top w:val="none" w:sz="0" w:space="0" w:color="auto"/>
            <w:left w:val="none" w:sz="0" w:space="0" w:color="auto"/>
            <w:bottom w:val="none" w:sz="0" w:space="0" w:color="auto"/>
            <w:right w:val="none" w:sz="0" w:space="0" w:color="auto"/>
          </w:divBdr>
        </w:div>
        <w:div w:id="1901210355">
          <w:marLeft w:val="480"/>
          <w:marRight w:val="0"/>
          <w:marTop w:val="0"/>
          <w:marBottom w:val="0"/>
          <w:divBdr>
            <w:top w:val="none" w:sz="0" w:space="0" w:color="auto"/>
            <w:left w:val="none" w:sz="0" w:space="0" w:color="auto"/>
            <w:bottom w:val="none" w:sz="0" w:space="0" w:color="auto"/>
            <w:right w:val="none" w:sz="0" w:space="0" w:color="auto"/>
          </w:divBdr>
        </w:div>
        <w:div w:id="1921519254">
          <w:marLeft w:val="480"/>
          <w:marRight w:val="0"/>
          <w:marTop w:val="0"/>
          <w:marBottom w:val="0"/>
          <w:divBdr>
            <w:top w:val="none" w:sz="0" w:space="0" w:color="auto"/>
            <w:left w:val="none" w:sz="0" w:space="0" w:color="auto"/>
            <w:bottom w:val="none" w:sz="0" w:space="0" w:color="auto"/>
            <w:right w:val="none" w:sz="0" w:space="0" w:color="auto"/>
          </w:divBdr>
        </w:div>
        <w:div w:id="2030794277">
          <w:marLeft w:val="480"/>
          <w:marRight w:val="0"/>
          <w:marTop w:val="0"/>
          <w:marBottom w:val="0"/>
          <w:divBdr>
            <w:top w:val="none" w:sz="0" w:space="0" w:color="auto"/>
            <w:left w:val="none" w:sz="0" w:space="0" w:color="auto"/>
            <w:bottom w:val="none" w:sz="0" w:space="0" w:color="auto"/>
            <w:right w:val="none" w:sz="0" w:space="0" w:color="auto"/>
          </w:divBdr>
        </w:div>
      </w:divsChild>
    </w:div>
    <w:div w:id="732191623">
      <w:bodyDiv w:val="1"/>
      <w:marLeft w:val="0"/>
      <w:marRight w:val="0"/>
      <w:marTop w:val="0"/>
      <w:marBottom w:val="0"/>
      <w:divBdr>
        <w:top w:val="none" w:sz="0" w:space="0" w:color="auto"/>
        <w:left w:val="none" w:sz="0" w:space="0" w:color="auto"/>
        <w:bottom w:val="none" w:sz="0" w:space="0" w:color="auto"/>
        <w:right w:val="none" w:sz="0" w:space="0" w:color="auto"/>
      </w:divBdr>
    </w:div>
    <w:div w:id="732504521">
      <w:marLeft w:val="480"/>
      <w:marRight w:val="0"/>
      <w:marTop w:val="0"/>
      <w:marBottom w:val="0"/>
      <w:divBdr>
        <w:top w:val="none" w:sz="0" w:space="0" w:color="auto"/>
        <w:left w:val="none" w:sz="0" w:space="0" w:color="auto"/>
        <w:bottom w:val="none" w:sz="0" w:space="0" w:color="auto"/>
        <w:right w:val="none" w:sz="0" w:space="0" w:color="auto"/>
      </w:divBdr>
    </w:div>
    <w:div w:id="733309907">
      <w:marLeft w:val="640"/>
      <w:marRight w:val="0"/>
      <w:marTop w:val="0"/>
      <w:marBottom w:val="0"/>
      <w:divBdr>
        <w:top w:val="none" w:sz="0" w:space="0" w:color="auto"/>
        <w:left w:val="none" w:sz="0" w:space="0" w:color="auto"/>
        <w:bottom w:val="none" w:sz="0" w:space="0" w:color="auto"/>
        <w:right w:val="none" w:sz="0" w:space="0" w:color="auto"/>
      </w:divBdr>
    </w:div>
    <w:div w:id="738745220">
      <w:marLeft w:val="480"/>
      <w:marRight w:val="0"/>
      <w:marTop w:val="0"/>
      <w:marBottom w:val="0"/>
      <w:divBdr>
        <w:top w:val="none" w:sz="0" w:space="0" w:color="auto"/>
        <w:left w:val="none" w:sz="0" w:space="0" w:color="auto"/>
        <w:bottom w:val="none" w:sz="0" w:space="0" w:color="auto"/>
        <w:right w:val="none" w:sz="0" w:space="0" w:color="auto"/>
      </w:divBdr>
    </w:div>
    <w:div w:id="740564371">
      <w:marLeft w:val="480"/>
      <w:marRight w:val="0"/>
      <w:marTop w:val="0"/>
      <w:marBottom w:val="0"/>
      <w:divBdr>
        <w:top w:val="none" w:sz="0" w:space="0" w:color="auto"/>
        <w:left w:val="none" w:sz="0" w:space="0" w:color="auto"/>
        <w:bottom w:val="none" w:sz="0" w:space="0" w:color="auto"/>
        <w:right w:val="none" w:sz="0" w:space="0" w:color="auto"/>
      </w:divBdr>
    </w:div>
    <w:div w:id="742798326">
      <w:marLeft w:val="480"/>
      <w:marRight w:val="0"/>
      <w:marTop w:val="0"/>
      <w:marBottom w:val="0"/>
      <w:divBdr>
        <w:top w:val="none" w:sz="0" w:space="0" w:color="auto"/>
        <w:left w:val="none" w:sz="0" w:space="0" w:color="auto"/>
        <w:bottom w:val="none" w:sz="0" w:space="0" w:color="auto"/>
        <w:right w:val="none" w:sz="0" w:space="0" w:color="auto"/>
      </w:divBdr>
    </w:div>
    <w:div w:id="744840460">
      <w:marLeft w:val="480"/>
      <w:marRight w:val="0"/>
      <w:marTop w:val="0"/>
      <w:marBottom w:val="0"/>
      <w:divBdr>
        <w:top w:val="none" w:sz="0" w:space="0" w:color="auto"/>
        <w:left w:val="none" w:sz="0" w:space="0" w:color="auto"/>
        <w:bottom w:val="none" w:sz="0" w:space="0" w:color="auto"/>
        <w:right w:val="none" w:sz="0" w:space="0" w:color="auto"/>
      </w:divBdr>
    </w:div>
    <w:div w:id="749085515">
      <w:marLeft w:val="480"/>
      <w:marRight w:val="0"/>
      <w:marTop w:val="0"/>
      <w:marBottom w:val="0"/>
      <w:divBdr>
        <w:top w:val="none" w:sz="0" w:space="0" w:color="auto"/>
        <w:left w:val="none" w:sz="0" w:space="0" w:color="auto"/>
        <w:bottom w:val="none" w:sz="0" w:space="0" w:color="auto"/>
        <w:right w:val="none" w:sz="0" w:space="0" w:color="auto"/>
      </w:divBdr>
    </w:div>
    <w:div w:id="755055243">
      <w:marLeft w:val="480"/>
      <w:marRight w:val="0"/>
      <w:marTop w:val="0"/>
      <w:marBottom w:val="0"/>
      <w:divBdr>
        <w:top w:val="none" w:sz="0" w:space="0" w:color="auto"/>
        <w:left w:val="none" w:sz="0" w:space="0" w:color="auto"/>
        <w:bottom w:val="none" w:sz="0" w:space="0" w:color="auto"/>
        <w:right w:val="none" w:sz="0" w:space="0" w:color="auto"/>
      </w:divBdr>
    </w:div>
    <w:div w:id="755858623">
      <w:marLeft w:val="480"/>
      <w:marRight w:val="0"/>
      <w:marTop w:val="0"/>
      <w:marBottom w:val="0"/>
      <w:divBdr>
        <w:top w:val="none" w:sz="0" w:space="0" w:color="auto"/>
        <w:left w:val="none" w:sz="0" w:space="0" w:color="auto"/>
        <w:bottom w:val="none" w:sz="0" w:space="0" w:color="auto"/>
        <w:right w:val="none" w:sz="0" w:space="0" w:color="auto"/>
      </w:divBdr>
    </w:div>
    <w:div w:id="755906902">
      <w:marLeft w:val="480"/>
      <w:marRight w:val="0"/>
      <w:marTop w:val="0"/>
      <w:marBottom w:val="0"/>
      <w:divBdr>
        <w:top w:val="none" w:sz="0" w:space="0" w:color="auto"/>
        <w:left w:val="none" w:sz="0" w:space="0" w:color="auto"/>
        <w:bottom w:val="none" w:sz="0" w:space="0" w:color="auto"/>
        <w:right w:val="none" w:sz="0" w:space="0" w:color="auto"/>
      </w:divBdr>
    </w:div>
    <w:div w:id="756708386">
      <w:bodyDiv w:val="1"/>
      <w:marLeft w:val="0"/>
      <w:marRight w:val="0"/>
      <w:marTop w:val="0"/>
      <w:marBottom w:val="0"/>
      <w:divBdr>
        <w:top w:val="none" w:sz="0" w:space="0" w:color="auto"/>
        <w:left w:val="none" w:sz="0" w:space="0" w:color="auto"/>
        <w:bottom w:val="none" w:sz="0" w:space="0" w:color="auto"/>
        <w:right w:val="none" w:sz="0" w:space="0" w:color="auto"/>
      </w:divBdr>
    </w:div>
    <w:div w:id="757795506">
      <w:marLeft w:val="480"/>
      <w:marRight w:val="0"/>
      <w:marTop w:val="0"/>
      <w:marBottom w:val="0"/>
      <w:divBdr>
        <w:top w:val="none" w:sz="0" w:space="0" w:color="auto"/>
        <w:left w:val="none" w:sz="0" w:space="0" w:color="auto"/>
        <w:bottom w:val="none" w:sz="0" w:space="0" w:color="auto"/>
        <w:right w:val="none" w:sz="0" w:space="0" w:color="auto"/>
      </w:divBdr>
    </w:div>
    <w:div w:id="760444217">
      <w:bodyDiv w:val="1"/>
      <w:marLeft w:val="0"/>
      <w:marRight w:val="0"/>
      <w:marTop w:val="0"/>
      <w:marBottom w:val="0"/>
      <w:divBdr>
        <w:top w:val="none" w:sz="0" w:space="0" w:color="auto"/>
        <w:left w:val="none" w:sz="0" w:space="0" w:color="auto"/>
        <w:bottom w:val="none" w:sz="0" w:space="0" w:color="auto"/>
        <w:right w:val="none" w:sz="0" w:space="0" w:color="auto"/>
      </w:divBdr>
    </w:div>
    <w:div w:id="760494652">
      <w:marLeft w:val="480"/>
      <w:marRight w:val="0"/>
      <w:marTop w:val="0"/>
      <w:marBottom w:val="0"/>
      <w:divBdr>
        <w:top w:val="none" w:sz="0" w:space="0" w:color="auto"/>
        <w:left w:val="none" w:sz="0" w:space="0" w:color="auto"/>
        <w:bottom w:val="none" w:sz="0" w:space="0" w:color="auto"/>
        <w:right w:val="none" w:sz="0" w:space="0" w:color="auto"/>
      </w:divBdr>
    </w:div>
    <w:div w:id="761415426">
      <w:marLeft w:val="480"/>
      <w:marRight w:val="0"/>
      <w:marTop w:val="0"/>
      <w:marBottom w:val="0"/>
      <w:divBdr>
        <w:top w:val="none" w:sz="0" w:space="0" w:color="auto"/>
        <w:left w:val="none" w:sz="0" w:space="0" w:color="auto"/>
        <w:bottom w:val="none" w:sz="0" w:space="0" w:color="auto"/>
        <w:right w:val="none" w:sz="0" w:space="0" w:color="auto"/>
      </w:divBdr>
    </w:div>
    <w:div w:id="761494606">
      <w:marLeft w:val="480"/>
      <w:marRight w:val="0"/>
      <w:marTop w:val="0"/>
      <w:marBottom w:val="0"/>
      <w:divBdr>
        <w:top w:val="none" w:sz="0" w:space="0" w:color="auto"/>
        <w:left w:val="none" w:sz="0" w:space="0" w:color="auto"/>
        <w:bottom w:val="none" w:sz="0" w:space="0" w:color="auto"/>
        <w:right w:val="none" w:sz="0" w:space="0" w:color="auto"/>
      </w:divBdr>
    </w:div>
    <w:div w:id="762454928">
      <w:bodyDiv w:val="1"/>
      <w:marLeft w:val="0"/>
      <w:marRight w:val="0"/>
      <w:marTop w:val="0"/>
      <w:marBottom w:val="0"/>
      <w:divBdr>
        <w:top w:val="none" w:sz="0" w:space="0" w:color="auto"/>
        <w:left w:val="none" w:sz="0" w:space="0" w:color="auto"/>
        <w:bottom w:val="none" w:sz="0" w:space="0" w:color="auto"/>
        <w:right w:val="none" w:sz="0" w:space="0" w:color="auto"/>
      </w:divBdr>
    </w:div>
    <w:div w:id="763302984">
      <w:marLeft w:val="480"/>
      <w:marRight w:val="0"/>
      <w:marTop w:val="0"/>
      <w:marBottom w:val="0"/>
      <w:divBdr>
        <w:top w:val="none" w:sz="0" w:space="0" w:color="auto"/>
        <w:left w:val="none" w:sz="0" w:space="0" w:color="auto"/>
        <w:bottom w:val="none" w:sz="0" w:space="0" w:color="auto"/>
        <w:right w:val="none" w:sz="0" w:space="0" w:color="auto"/>
      </w:divBdr>
    </w:div>
    <w:div w:id="764426475">
      <w:marLeft w:val="480"/>
      <w:marRight w:val="0"/>
      <w:marTop w:val="0"/>
      <w:marBottom w:val="0"/>
      <w:divBdr>
        <w:top w:val="none" w:sz="0" w:space="0" w:color="auto"/>
        <w:left w:val="none" w:sz="0" w:space="0" w:color="auto"/>
        <w:bottom w:val="none" w:sz="0" w:space="0" w:color="auto"/>
        <w:right w:val="none" w:sz="0" w:space="0" w:color="auto"/>
      </w:divBdr>
    </w:div>
    <w:div w:id="764611979">
      <w:marLeft w:val="480"/>
      <w:marRight w:val="0"/>
      <w:marTop w:val="0"/>
      <w:marBottom w:val="0"/>
      <w:divBdr>
        <w:top w:val="none" w:sz="0" w:space="0" w:color="auto"/>
        <w:left w:val="none" w:sz="0" w:space="0" w:color="auto"/>
        <w:bottom w:val="none" w:sz="0" w:space="0" w:color="auto"/>
        <w:right w:val="none" w:sz="0" w:space="0" w:color="auto"/>
      </w:divBdr>
    </w:div>
    <w:div w:id="766270519">
      <w:marLeft w:val="480"/>
      <w:marRight w:val="0"/>
      <w:marTop w:val="0"/>
      <w:marBottom w:val="0"/>
      <w:divBdr>
        <w:top w:val="none" w:sz="0" w:space="0" w:color="auto"/>
        <w:left w:val="none" w:sz="0" w:space="0" w:color="auto"/>
        <w:bottom w:val="none" w:sz="0" w:space="0" w:color="auto"/>
        <w:right w:val="none" w:sz="0" w:space="0" w:color="auto"/>
      </w:divBdr>
    </w:div>
    <w:div w:id="769088398">
      <w:marLeft w:val="480"/>
      <w:marRight w:val="0"/>
      <w:marTop w:val="0"/>
      <w:marBottom w:val="0"/>
      <w:divBdr>
        <w:top w:val="none" w:sz="0" w:space="0" w:color="auto"/>
        <w:left w:val="none" w:sz="0" w:space="0" w:color="auto"/>
        <w:bottom w:val="none" w:sz="0" w:space="0" w:color="auto"/>
        <w:right w:val="none" w:sz="0" w:space="0" w:color="auto"/>
      </w:divBdr>
    </w:div>
    <w:div w:id="769158510">
      <w:marLeft w:val="480"/>
      <w:marRight w:val="0"/>
      <w:marTop w:val="0"/>
      <w:marBottom w:val="0"/>
      <w:divBdr>
        <w:top w:val="none" w:sz="0" w:space="0" w:color="auto"/>
        <w:left w:val="none" w:sz="0" w:space="0" w:color="auto"/>
        <w:bottom w:val="none" w:sz="0" w:space="0" w:color="auto"/>
        <w:right w:val="none" w:sz="0" w:space="0" w:color="auto"/>
      </w:divBdr>
    </w:div>
    <w:div w:id="777482600">
      <w:marLeft w:val="480"/>
      <w:marRight w:val="0"/>
      <w:marTop w:val="0"/>
      <w:marBottom w:val="0"/>
      <w:divBdr>
        <w:top w:val="none" w:sz="0" w:space="0" w:color="auto"/>
        <w:left w:val="none" w:sz="0" w:space="0" w:color="auto"/>
        <w:bottom w:val="none" w:sz="0" w:space="0" w:color="auto"/>
        <w:right w:val="none" w:sz="0" w:space="0" w:color="auto"/>
      </w:divBdr>
    </w:div>
    <w:div w:id="780801162">
      <w:marLeft w:val="480"/>
      <w:marRight w:val="0"/>
      <w:marTop w:val="0"/>
      <w:marBottom w:val="0"/>
      <w:divBdr>
        <w:top w:val="none" w:sz="0" w:space="0" w:color="auto"/>
        <w:left w:val="none" w:sz="0" w:space="0" w:color="auto"/>
        <w:bottom w:val="none" w:sz="0" w:space="0" w:color="auto"/>
        <w:right w:val="none" w:sz="0" w:space="0" w:color="auto"/>
      </w:divBdr>
    </w:div>
    <w:div w:id="781807613">
      <w:marLeft w:val="480"/>
      <w:marRight w:val="0"/>
      <w:marTop w:val="0"/>
      <w:marBottom w:val="0"/>
      <w:divBdr>
        <w:top w:val="none" w:sz="0" w:space="0" w:color="auto"/>
        <w:left w:val="none" w:sz="0" w:space="0" w:color="auto"/>
        <w:bottom w:val="none" w:sz="0" w:space="0" w:color="auto"/>
        <w:right w:val="none" w:sz="0" w:space="0" w:color="auto"/>
      </w:divBdr>
    </w:div>
    <w:div w:id="781848924">
      <w:bodyDiv w:val="1"/>
      <w:marLeft w:val="0"/>
      <w:marRight w:val="0"/>
      <w:marTop w:val="0"/>
      <w:marBottom w:val="0"/>
      <w:divBdr>
        <w:top w:val="none" w:sz="0" w:space="0" w:color="auto"/>
        <w:left w:val="none" w:sz="0" w:space="0" w:color="auto"/>
        <w:bottom w:val="none" w:sz="0" w:space="0" w:color="auto"/>
        <w:right w:val="none" w:sz="0" w:space="0" w:color="auto"/>
      </w:divBdr>
    </w:div>
    <w:div w:id="784158392">
      <w:marLeft w:val="640"/>
      <w:marRight w:val="0"/>
      <w:marTop w:val="0"/>
      <w:marBottom w:val="0"/>
      <w:divBdr>
        <w:top w:val="none" w:sz="0" w:space="0" w:color="auto"/>
        <w:left w:val="none" w:sz="0" w:space="0" w:color="auto"/>
        <w:bottom w:val="none" w:sz="0" w:space="0" w:color="auto"/>
        <w:right w:val="none" w:sz="0" w:space="0" w:color="auto"/>
      </w:divBdr>
    </w:div>
    <w:div w:id="785151665">
      <w:marLeft w:val="480"/>
      <w:marRight w:val="0"/>
      <w:marTop w:val="0"/>
      <w:marBottom w:val="0"/>
      <w:divBdr>
        <w:top w:val="none" w:sz="0" w:space="0" w:color="auto"/>
        <w:left w:val="none" w:sz="0" w:space="0" w:color="auto"/>
        <w:bottom w:val="none" w:sz="0" w:space="0" w:color="auto"/>
        <w:right w:val="none" w:sz="0" w:space="0" w:color="auto"/>
      </w:divBdr>
    </w:div>
    <w:div w:id="789396971">
      <w:marLeft w:val="480"/>
      <w:marRight w:val="0"/>
      <w:marTop w:val="0"/>
      <w:marBottom w:val="0"/>
      <w:divBdr>
        <w:top w:val="none" w:sz="0" w:space="0" w:color="auto"/>
        <w:left w:val="none" w:sz="0" w:space="0" w:color="auto"/>
        <w:bottom w:val="none" w:sz="0" w:space="0" w:color="auto"/>
        <w:right w:val="none" w:sz="0" w:space="0" w:color="auto"/>
      </w:divBdr>
    </w:div>
    <w:div w:id="790392559">
      <w:marLeft w:val="480"/>
      <w:marRight w:val="0"/>
      <w:marTop w:val="0"/>
      <w:marBottom w:val="0"/>
      <w:divBdr>
        <w:top w:val="none" w:sz="0" w:space="0" w:color="auto"/>
        <w:left w:val="none" w:sz="0" w:space="0" w:color="auto"/>
        <w:bottom w:val="none" w:sz="0" w:space="0" w:color="auto"/>
        <w:right w:val="none" w:sz="0" w:space="0" w:color="auto"/>
      </w:divBdr>
    </w:div>
    <w:div w:id="793475718">
      <w:bodyDiv w:val="1"/>
      <w:marLeft w:val="0"/>
      <w:marRight w:val="0"/>
      <w:marTop w:val="0"/>
      <w:marBottom w:val="0"/>
      <w:divBdr>
        <w:top w:val="none" w:sz="0" w:space="0" w:color="auto"/>
        <w:left w:val="none" w:sz="0" w:space="0" w:color="auto"/>
        <w:bottom w:val="none" w:sz="0" w:space="0" w:color="auto"/>
        <w:right w:val="none" w:sz="0" w:space="0" w:color="auto"/>
      </w:divBdr>
    </w:div>
    <w:div w:id="797526586">
      <w:marLeft w:val="640"/>
      <w:marRight w:val="0"/>
      <w:marTop w:val="0"/>
      <w:marBottom w:val="0"/>
      <w:divBdr>
        <w:top w:val="none" w:sz="0" w:space="0" w:color="auto"/>
        <w:left w:val="none" w:sz="0" w:space="0" w:color="auto"/>
        <w:bottom w:val="none" w:sz="0" w:space="0" w:color="auto"/>
        <w:right w:val="none" w:sz="0" w:space="0" w:color="auto"/>
      </w:divBdr>
    </w:div>
    <w:div w:id="798112775">
      <w:marLeft w:val="480"/>
      <w:marRight w:val="0"/>
      <w:marTop w:val="0"/>
      <w:marBottom w:val="0"/>
      <w:divBdr>
        <w:top w:val="none" w:sz="0" w:space="0" w:color="auto"/>
        <w:left w:val="none" w:sz="0" w:space="0" w:color="auto"/>
        <w:bottom w:val="none" w:sz="0" w:space="0" w:color="auto"/>
        <w:right w:val="none" w:sz="0" w:space="0" w:color="auto"/>
      </w:divBdr>
    </w:div>
    <w:div w:id="800457841">
      <w:marLeft w:val="480"/>
      <w:marRight w:val="0"/>
      <w:marTop w:val="0"/>
      <w:marBottom w:val="0"/>
      <w:divBdr>
        <w:top w:val="none" w:sz="0" w:space="0" w:color="auto"/>
        <w:left w:val="none" w:sz="0" w:space="0" w:color="auto"/>
        <w:bottom w:val="none" w:sz="0" w:space="0" w:color="auto"/>
        <w:right w:val="none" w:sz="0" w:space="0" w:color="auto"/>
      </w:divBdr>
    </w:div>
    <w:div w:id="802624992">
      <w:marLeft w:val="480"/>
      <w:marRight w:val="0"/>
      <w:marTop w:val="0"/>
      <w:marBottom w:val="0"/>
      <w:divBdr>
        <w:top w:val="none" w:sz="0" w:space="0" w:color="auto"/>
        <w:left w:val="none" w:sz="0" w:space="0" w:color="auto"/>
        <w:bottom w:val="none" w:sz="0" w:space="0" w:color="auto"/>
        <w:right w:val="none" w:sz="0" w:space="0" w:color="auto"/>
      </w:divBdr>
    </w:div>
    <w:div w:id="806430271">
      <w:marLeft w:val="480"/>
      <w:marRight w:val="0"/>
      <w:marTop w:val="0"/>
      <w:marBottom w:val="0"/>
      <w:divBdr>
        <w:top w:val="none" w:sz="0" w:space="0" w:color="auto"/>
        <w:left w:val="none" w:sz="0" w:space="0" w:color="auto"/>
        <w:bottom w:val="none" w:sz="0" w:space="0" w:color="auto"/>
        <w:right w:val="none" w:sz="0" w:space="0" w:color="auto"/>
      </w:divBdr>
    </w:div>
    <w:div w:id="806708005">
      <w:marLeft w:val="480"/>
      <w:marRight w:val="0"/>
      <w:marTop w:val="0"/>
      <w:marBottom w:val="0"/>
      <w:divBdr>
        <w:top w:val="none" w:sz="0" w:space="0" w:color="auto"/>
        <w:left w:val="none" w:sz="0" w:space="0" w:color="auto"/>
        <w:bottom w:val="none" w:sz="0" w:space="0" w:color="auto"/>
        <w:right w:val="none" w:sz="0" w:space="0" w:color="auto"/>
      </w:divBdr>
    </w:div>
    <w:div w:id="807630349">
      <w:bodyDiv w:val="1"/>
      <w:marLeft w:val="0"/>
      <w:marRight w:val="0"/>
      <w:marTop w:val="0"/>
      <w:marBottom w:val="0"/>
      <w:divBdr>
        <w:top w:val="none" w:sz="0" w:space="0" w:color="auto"/>
        <w:left w:val="none" w:sz="0" w:space="0" w:color="auto"/>
        <w:bottom w:val="none" w:sz="0" w:space="0" w:color="auto"/>
        <w:right w:val="none" w:sz="0" w:space="0" w:color="auto"/>
      </w:divBdr>
    </w:div>
    <w:div w:id="809904039">
      <w:bodyDiv w:val="1"/>
      <w:marLeft w:val="0"/>
      <w:marRight w:val="0"/>
      <w:marTop w:val="0"/>
      <w:marBottom w:val="0"/>
      <w:divBdr>
        <w:top w:val="none" w:sz="0" w:space="0" w:color="auto"/>
        <w:left w:val="none" w:sz="0" w:space="0" w:color="auto"/>
        <w:bottom w:val="none" w:sz="0" w:space="0" w:color="auto"/>
        <w:right w:val="none" w:sz="0" w:space="0" w:color="auto"/>
      </w:divBdr>
    </w:div>
    <w:div w:id="810749985">
      <w:marLeft w:val="480"/>
      <w:marRight w:val="0"/>
      <w:marTop w:val="0"/>
      <w:marBottom w:val="0"/>
      <w:divBdr>
        <w:top w:val="none" w:sz="0" w:space="0" w:color="auto"/>
        <w:left w:val="none" w:sz="0" w:space="0" w:color="auto"/>
        <w:bottom w:val="none" w:sz="0" w:space="0" w:color="auto"/>
        <w:right w:val="none" w:sz="0" w:space="0" w:color="auto"/>
      </w:divBdr>
    </w:div>
    <w:div w:id="811101861">
      <w:marLeft w:val="480"/>
      <w:marRight w:val="0"/>
      <w:marTop w:val="0"/>
      <w:marBottom w:val="0"/>
      <w:divBdr>
        <w:top w:val="none" w:sz="0" w:space="0" w:color="auto"/>
        <w:left w:val="none" w:sz="0" w:space="0" w:color="auto"/>
        <w:bottom w:val="none" w:sz="0" w:space="0" w:color="auto"/>
        <w:right w:val="none" w:sz="0" w:space="0" w:color="auto"/>
      </w:divBdr>
    </w:div>
    <w:div w:id="811991543">
      <w:bodyDiv w:val="1"/>
      <w:marLeft w:val="0"/>
      <w:marRight w:val="0"/>
      <w:marTop w:val="0"/>
      <w:marBottom w:val="0"/>
      <w:divBdr>
        <w:top w:val="none" w:sz="0" w:space="0" w:color="auto"/>
        <w:left w:val="none" w:sz="0" w:space="0" w:color="auto"/>
        <w:bottom w:val="none" w:sz="0" w:space="0" w:color="auto"/>
        <w:right w:val="none" w:sz="0" w:space="0" w:color="auto"/>
      </w:divBdr>
    </w:div>
    <w:div w:id="821240737">
      <w:bodyDiv w:val="1"/>
      <w:marLeft w:val="0"/>
      <w:marRight w:val="0"/>
      <w:marTop w:val="0"/>
      <w:marBottom w:val="0"/>
      <w:divBdr>
        <w:top w:val="none" w:sz="0" w:space="0" w:color="auto"/>
        <w:left w:val="none" w:sz="0" w:space="0" w:color="auto"/>
        <w:bottom w:val="none" w:sz="0" w:space="0" w:color="auto"/>
        <w:right w:val="none" w:sz="0" w:space="0" w:color="auto"/>
      </w:divBdr>
    </w:div>
    <w:div w:id="822814964">
      <w:marLeft w:val="480"/>
      <w:marRight w:val="0"/>
      <w:marTop w:val="0"/>
      <w:marBottom w:val="0"/>
      <w:divBdr>
        <w:top w:val="none" w:sz="0" w:space="0" w:color="auto"/>
        <w:left w:val="none" w:sz="0" w:space="0" w:color="auto"/>
        <w:bottom w:val="none" w:sz="0" w:space="0" w:color="auto"/>
        <w:right w:val="none" w:sz="0" w:space="0" w:color="auto"/>
      </w:divBdr>
    </w:div>
    <w:div w:id="822819061">
      <w:marLeft w:val="480"/>
      <w:marRight w:val="0"/>
      <w:marTop w:val="0"/>
      <w:marBottom w:val="0"/>
      <w:divBdr>
        <w:top w:val="none" w:sz="0" w:space="0" w:color="auto"/>
        <w:left w:val="none" w:sz="0" w:space="0" w:color="auto"/>
        <w:bottom w:val="none" w:sz="0" w:space="0" w:color="auto"/>
        <w:right w:val="none" w:sz="0" w:space="0" w:color="auto"/>
      </w:divBdr>
    </w:div>
    <w:div w:id="823815737">
      <w:bodyDiv w:val="1"/>
      <w:marLeft w:val="0"/>
      <w:marRight w:val="0"/>
      <w:marTop w:val="0"/>
      <w:marBottom w:val="0"/>
      <w:divBdr>
        <w:top w:val="none" w:sz="0" w:space="0" w:color="auto"/>
        <w:left w:val="none" w:sz="0" w:space="0" w:color="auto"/>
        <w:bottom w:val="none" w:sz="0" w:space="0" w:color="auto"/>
        <w:right w:val="none" w:sz="0" w:space="0" w:color="auto"/>
      </w:divBdr>
    </w:div>
    <w:div w:id="824202885">
      <w:marLeft w:val="480"/>
      <w:marRight w:val="0"/>
      <w:marTop w:val="0"/>
      <w:marBottom w:val="0"/>
      <w:divBdr>
        <w:top w:val="none" w:sz="0" w:space="0" w:color="auto"/>
        <w:left w:val="none" w:sz="0" w:space="0" w:color="auto"/>
        <w:bottom w:val="none" w:sz="0" w:space="0" w:color="auto"/>
        <w:right w:val="none" w:sz="0" w:space="0" w:color="auto"/>
      </w:divBdr>
    </w:div>
    <w:div w:id="824787214">
      <w:marLeft w:val="480"/>
      <w:marRight w:val="0"/>
      <w:marTop w:val="0"/>
      <w:marBottom w:val="0"/>
      <w:divBdr>
        <w:top w:val="none" w:sz="0" w:space="0" w:color="auto"/>
        <w:left w:val="none" w:sz="0" w:space="0" w:color="auto"/>
        <w:bottom w:val="none" w:sz="0" w:space="0" w:color="auto"/>
        <w:right w:val="none" w:sz="0" w:space="0" w:color="auto"/>
      </w:divBdr>
    </w:div>
    <w:div w:id="826357019">
      <w:marLeft w:val="480"/>
      <w:marRight w:val="0"/>
      <w:marTop w:val="0"/>
      <w:marBottom w:val="0"/>
      <w:divBdr>
        <w:top w:val="none" w:sz="0" w:space="0" w:color="auto"/>
        <w:left w:val="none" w:sz="0" w:space="0" w:color="auto"/>
        <w:bottom w:val="none" w:sz="0" w:space="0" w:color="auto"/>
        <w:right w:val="none" w:sz="0" w:space="0" w:color="auto"/>
      </w:divBdr>
    </w:div>
    <w:div w:id="827356295">
      <w:marLeft w:val="480"/>
      <w:marRight w:val="0"/>
      <w:marTop w:val="0"/>
      <w:marBottom w:val="0"/>
      <w:divBdr>
        <w:top w:val="none" w:sz="0" w:space="0" w:color="auto"/>
        <w:left w:val="none" w:sz="0" w:space="0" w:color="auto"/>
        <w:bottom w:val="none" w:sz="0" w:space="0" w:color="auto"/>
        <w:right w:val="none" w:sz="0" w:space="0" w:color="auto"/>
      </w:divBdr>
    </w:div>
    <w:div w:id="830566113">
      <w:bodyDiv w:val="1"/>
      <w:marLeft w:val="0"/>
      <w:marRight w:val="0"/>
      <w:marTop w:val="0"/>
      <w:marBottom w:val="0"/>
      <w:divBdr>
        <w:top w:val="none" w:sz="0" w:space="0" w:color="auto"/>
        <w:left w:val="none" w:sz="0" w:space="0" w:color="auto"/>
        <w:bottom w:val="none" w:sz="0" w:space="0" w:color="auto"/>
        <w:right w:val="none" w:sz="0" w:space="0" w:color="auto"/>
      </w:divBdr>
    </w:div>
    <w:div w:id="832188283">
      <w:marLeft w:val="480"/>
      <w:marRight w:val="0"/>
      <w:marTop w:val="0"/>
      <w:marBottom w:val="0"/>
      <w:divBdr>
        <w:top w:val="none" w:sz="0" w:space="0" w:color="auto"/>
        <w:left w:val="none" w:sz="0" w:space="0" w:color="auto"/>
        <w:bottom w:val="none" w:sz="0" w:space="0" w:color="auto"/>
        <w:right w:val="none" w:sz="0" w:space="0" w:color="auto"/>
      </w:divBdr>
    </w:div>
    <w:div w:id="833186176">
      <w:bodyDiv w:val="1"/>
      <w:marLeft w:val="0"/>
      <w:marRight w:val="0"/>
      <w:marTop w:val="0"/>
      <w:marBottom w:val="0"/>
      <w:divBdr>
        <w:top w:val="none" w:sz="0" w:space="0" w:color="auto"/>
        <w:left w:val="none" w:sz="0" w:space="0" w:color="auto"/>
        <w:bottom w:val="none" w:sz="0" w:space="0" w:color="auto"/>
        <w:right w:val="none" w:sz="0" w:space="0" w:color="auto"/>
      </w:divBdr>
    </w:div>
    <w:div w:id="833573288">
      <w:marLeft w:val="480"/>
      <w:marRight w:val="0"/>
      <w:marTop w:val="0"/>
      <w:marBottom w:val="0"/>
      <w:divBdr>
        <w:top w:val="none" w:sz="0" w:space="0" w:color="auto"/>
        <w:left w:val="none" w:sz="0" w:space="0" w:color="auto"/>
        <w:bottom w:val="none" w:sz="0" w:space="0" w:color="auto"/>
        <w:right w:val="none" w:sz="0" w:space="0" w:color="auto"/>
      </w:divBdr>
    </w:div>
    <w:div w:id="835264568">
      <w:marLeft w:val="480"/>
      <w:marRight w:val="0"/>
      <w:marTop w:val="0"/>
      <w:marBottom w:val="0"/>
      <w:divBdr>
        <w:top w:val="none" w:sz="0" w:space="0" w:color="auto"/>
        <w:left w:val="none" w:sz="0" w:space="0" w:color="auto"/>
        <w:bottom w:val="none" w:sz="0" w:space="0" w:color="auto"/>
        <w:right w:val="none" w:sz="0" w:space="0" w:color="auto"/>
      </w:divBdr>
    </w:div>
    <w:div w:id="835606327">
      <w:bodyDiv w:val="1"/>
      <w:marLeft w:val="0"/>
      <w:marRight w:val="0"/>
      <w:marTop w:val="0"/>
      <w:marBottom w:val="0"/>
      <w:divBdr>
        <w:top w:val="none" w:sz="0" w:space="0" w:color="auto"/>
        <w:left w:val="none" w:sz="0" w:space="0" w:color="auto"/>
        <w:bottom w:val="none" w:sz="0" w:space="0" w:color="auto"/>
        <w:right w:val="none" w:sz="0" w:space="0" w:color="auto"/>
      </w:divBdr>
    </w:div>
    <w:div w:id="843319719">
      <w:bodyDiv w:val="1"/>
      <w:marLeft w:val="0"/>
      <w:marRight w:val="0"/>
      <w:marTop w:val="0"/>
      <w:marBottom w:val="0"/>
      <w:divBdr>
        <w:top w:val="none" w:sz="0" w:space="0" w:color="auto"/>
        <w:left w:val="none" w:sz="0" w:space="0" w:color="auto"/>
        <w:bottom w:val="none" w:sz="0" w:space="0" w:color="auto"/>
        <w:right w:val="none" w:sz="0" w:space="0" w:color="auto"/>
      </w:divBdr>
    </w:div>
    <w:div w:id="846599216">
      <w:marLeft w:val="480"/>
      <w:marRight w:val="0"/>
      <w:marTop w:val="0"/>
      <w:marBottom w:val="0"/>
      <w:divBdr>
        <w:top w:val="none" w:sz="0" w:space="0" w:color="auto"/>
        <w:left w:val="none" w:sz="0" w:space="0" w:color="auto"/>
        <w:bottom w:val="none" w:sz="0" w:space="0" w:color="auto"/>
        <w:right w:val="none" w:sz="0" w:space="0" w:color="auto"/>
      </w:divBdr>
    </w:div>
    <w:div w:id="846822357">
      <w:bodyDiv w:val="1"/>
      <w:marLeft w:val="0"/>
      <w:marRight w:val="0"/>
      <w:marTop w:val="0"/>
      <w:marBottom w:val="0"/>
      <w:divBdr>
        <w:top w:val="none" w:sz="0" w:space="0" w:color="auto"/>
        <w:left w:val="none" w:sz="0" w:space="0" w:color="auto"/>
        <w:bottom w:val="none" w:sz="0" w:space="0" w:color="auto"/>
        <w:right w:val="none" w:sz="0" w:space="0" w:color="auto"/>
      </w:divBdr>
    </w:div>
    <w:div w:id="851529035">
      <w:marLeft w:val="480"/>
      <w:marRight w:val="0"/>
      <w:marTop w:val="0"/>
      <w:marBottom w:val="0"/>
      <w:divBdr>
        <w:top w:val="none" w:sz="0" w:space="0" w:color="auto"/>
        <w:left w:val="none" w:sz="0" w:space="0" w:color="auto"/>
        <w:bottom w:val="none" w:sz="0" w:space="0" w:color="auto"/>
        <w:right w:val="none" w:sz="0" w:space="0" w:color="auto"/>
      </w:divBdr>
    </w:div>
    <w:div w:id="852768144">
      <w:bodyDiv w:val="1"/>
      <w:marLeft w:val="0"/>
      <w:marRight w:val="0"/>
      <w:marTop w:val="0"/>
      <w:marBottom w:val="0"/>
      <w:divBdr>
        <w:top w:val="none" w:sz="0" w:space="0" w:color="auto"/>
        <w:left w:val="none" w:sz="0" w:space="0" w:color="auto"/>
        <w:bottom w:val="none" w:sz="0" w:space="0" w:color="auto"/>
        <w:right w:val="none" w:sz="0" w:space="0" w:color="auto"/>
      </w:divBdr>
    </w:div>
    <w:div w:id="852954510">
      <w:marLeft w:val="480"/>
      <w:marRight w:val="0"/>
      <w:marTop w:val="0"/>
      <w:marBottom w:val="0"/>
      <w:divBdr>
        <w:top w:val="none" w:sz="0" w:space="0" w:color="auto"/>
        <w:left w:val="none" w:sz="0" w:space="0" w:color="auto"/>
        <w:bottom w:val="none" w:sz="0" w:space="0" w:color="auto"/>
        <w:right w:val="none" w:sz="0" w:space="0" w:color="auto"/>
      </w:divBdr>
    </w:div>
    <w:div w:id="855386435">
      <w:marLeft w:val="480"/>
      <w:marRight w:val="0"/>
      <w:marTop w:val="0"/>
      <w:marBottom w:val="0"/>
      <w:divBdr>
        <w:top w:val="none" w:sz="0" w:space="0" w:color="auto"/>
        <w:left w:val="none" w:sz="0" w:space="0" w:color="auto"/>
        <w:bottom w:val="none" w:sz="0" w:space="0" w:color="auto"/>
        <w:right w:val="none" w:sz="0" w:space="0" w:color="auto"/>
      </w:divBdr>
    </w:div>
    <w:div w:id="855847601">
      <w:marLeft w:val="480"/>
      <w:marRight w:val="0"/>
      <w:marTop w:val="0"/>
      <w:marBottom w:val="0"/>
      <w:divBdr>
        <w:top w:val="none" w:sz="0" w:space="0" w:color="auto"/>
        <w:left w:val="none" w:sz="0" w:space="0" w:color="auto"/>
        <w:bottom w:val="none" w:sz="0" w:space="0" w:color="auto"/>
        <w:right w:val="none" w:sz="0" w:space="0" w:color="auto"/>
      </w:divBdr>
    </w:div>
    <w:div w:id="861237855">
      <w:marLeft w:val="480"/>
      <w:marRight w:val="0"/>
      <w:marTop w:val="0"/>
      <w:marBottom w:val="0"/>
      <w:divBdr>
        <w:top w:val="none" w:sz="0" w:space="0" w:color="auto"/>
        <w:left w:val="none" w:sz="0" w:space="0" w:color="auto"/>
        <w:bottom w:val="none" w:sz="0" w:space="0" w:color="auto"/>
        <w:right w:val="none" w:sz="0" w:space="0" w:color="auto"/>
      </w:divBdr>
    </w:div>
    <w:div w:id="861476778">
      <w:marLeft w:val="480"/>
      <w:marRight w:val="0"/>
      <w:marTop w:val="0"/>
      <w:marBottom w:val="0"/>
      <w:divBdr>
        <w:top w:val="none" w:sz="0" w:space="0" w:color="auto"/>
        <w:left w:val="none" w:sz="0" w:space="0" w:color="auto"/>
        <w:bottom w:val="none" w:sz="0" w:space="0" w:color="auto"/>
        <w:right w:val="none" w:sz="0" w:space="0" w:color="auto"/>
      </w:divBdr>
    </w:div>
    <w:div w:id="863207280">
      <w:marLeft w:val="480"/>
      <w:marRight w:val="0"/>
      <w:marTop w:val="0"/>
      <w:marBottom w:val="0"/>
      <w:divBdr>
        <w:top w:val="none" w:sz="0" w:space="0" w:color="auto"/>
        <w:left w:val="none" w:sz="0" w:space="0" w:color="auto"/>
        <w:bottom w:val="none" w:sz="0" w:space="0" w:color="auto"/>
        <w:right w:val="none" w:sz="0" w:space="0" w:color="auto"/>
      </w:divBdr>
    </w:div>
    <w:div w:id="867834466">
      <w:marLeft w:val="640"/>
      <w:marRight w:val="0"/>
      <w:marTop w:val="0"/>
      <w:marBottom w:val="0"/>
      <w:divBdr>
        <w:top w:val="none" w:sz="0" w:space="0" w:color="auto"/>
        <w:left w:val="none" w:sz="0" w:space="0" w:color="auto"/>
        <w:bottom w:val="none" w:sz="0" w:space="0" w:color="auto"/>
        <w:right w:val="none" w:sz="0" w:space="0" w:color="auto"/>
      </w:divBdr>
    </w:div>
    <w:div w:id="870654957">
      <w:marLeft w:val="480"/>
      <w:marRight w:val="0"/>
      <w:marTop w:val="0"/>
      <w:marBottom w:val="0"/>
      <w:divBdr>
        <w:top w:val="none" w:sz="0" w:space="0" w:color="auto"/>
        <w:left w:val="none" w:sz="0" w:space="0" w:color="auto"/>
        <w:bottom w:val="none" w:sz="0" w:space="0" w:color="auto"/>
        <w:right w:val="none" w:sz="0" w:space="0" w:color="auto"/>
      </w:divBdr>
    </w:div>
    <w:div w:id="871264849">
      <w:marLeft w:val="480"/>
      <w:marRight w:val="0"/>
      <w:marTop w:val="0"/>
      <w:marBottom w:val="0"/>
      <w:divBdr>
        <w:top w:val="none" w:sz="0" w:space="0" w:color="auto"/>
        <w:left w:val="none" w:sz="0" w:space="0" w:color="auto"/>
        <w:bottom w:val="none" w:sz="0" w:space="0" w:color="auto"/>
        <w:right w:val="none" w:sz="0" w:space="0" w:color="auto"/>
      </w:divBdr>
    </w:div>
    <w:div w:id="871452679">
      <w:bodyDiv w:val="1"/>
      <w:marLeft w:val="0"/>
      <w:marRight w:val="0"/>
      <w:marTop w:val="0"/>
      <w:marBottom w:val="0"/>
      <w:divBdr>
        <w:top w:val="none" w:sz="0" w:space="0" w:color="auto"/>
        <w:left w:val="none" w:sz="0" w:space="0" w:color="auto"/>
        <w:bottom w:val="none" w:sz="0" w:space="0" w:color="auto"/>
        <w:right w:val="none" w:sz="0" w:space="0" w:color="auto"/>
      </w:divBdr>
    </w:div>
    <w:div w:id="876695229">
      <w:bodyDiv w:val="1"/>
      <w:marLeft w:val="0"/>
      <w:marRight w:val="0"/>
      <w:marTop w:val="0"/>
      <w:marBottom w:val="0"/>
      <w:divBdr>
        <w:top w:val="none" w:sz="0" w:space="0" w:color="auto"/>
        <w:left w:val="none" w:sz="0" w:space="0" w:color="auto"/>
        <w:bottom w:val="none" w:sz="0" w:space="0" w:color="auto"/>
        <w:right w:val="none" w:sz="0" w:space="0" w:color="auto"/>
      </w:divBdr>
    </w:div>
    <w:div w:id="877593892">
      <w:bodyDiv w:val="1"/>
      <w:marLeft w:val="0"/>
      <w:marRight w:val="0"/>
      <w:marTop w:val="0"/>
      <w:marBottom w:val="0"/>
      <w:divBdr>
        <w:top w:val="none" w:sz="0" w:space="0" w:color="auto"/>
        <w:left w:val="none" w:sz="0" w:space="0" w:color="auto"/>
        <w:bottom w:val="none" w:sz="0" w:space="0" w:color="auto"/>
        <w:right w:val="none" w:sz="0" w:space="0" w:color="auto"/>
      </w:divBdr>
    </w:div>
    <w:div w:id="878056209">
      <w:marLeft w:val="480"/>
      <w:marRight w:val="0"/>
      <w:marTop w:val="0"/>
      <w:marBottom w:val="0"/>
      <w:divBdr>
        <w:top w:val="none" w:sz="0" w:space="0" w:color="auto"/>
        <w:left w:val="none" w:sz="0" w:space="0" w:color="auto"/>
        <w:bottom w:val="none" w:sz="0" w:space="0" w:color="auto"/>
        <w:right w:val="none" w:sz="0" w:space="0" w:color="auto"/>
      </w:divBdr>
    </w:div>
    <w:div w:id="880088968">
      <w:marLeft w:val="480"/>
      <w:marRight w:val="0"/>
      <w:marTop w:val="0"/>
      <w:marBottom w:val="0"/>
      <w:divBdr>
        <w:top w:val="none" w:sz="0" w:space="0" w:color="auto"/>
        <w:left w:val="none" w:sz="0" w:space="0" w:color="auto"/>
        <w:bottom w:val="none" w:sz="0" w:space="0" w:color="auto"/>
        <w:right w:val="none" w:sz="0" w:space="0" w:color="auto"/>
      </w:divBdr>
    </w:div>
    <w:div w:id="881357846">
      <w:marLeft w:val="480"/>
      <w:marRight w:val="0"/>
      <w:marTop w:val="0"/>
      <w:marBottom w:val="0"/>
      <w:divBdr>
        <w:top w:val="none" w:sz="0" w:space="0" w:color="auto"/>
        <w:left w:val="none" w:sz="0" w:space="0" w:color="auto"/>
        <w:bottom w:val="none" w:sz="0" w:space="0" w:color="auto"/>
        <w:right w:val="none" w:sz="0" w:space="0" w:color="auto"/>
      </w:divBdr>
    </w:div>
    <w:div w:id="882062930">
      <w:marLeft w:val="480"/>
      <w:marRight w:val="0"/>
      <w:marTop w:val="0"/>
      <w:marBottom w:val="0"/>
      <w:divBdr>
        <w:top w:val="none" w:sz="0" w:space="0" w:color="auto"/>
        <w:left w:val="none" w:sz="0" w:space="0" w:color="auto"/>
        <w:bottom w:val="none" w:sz="0" w:space="0" w:color="auto"/>
        <w:right w:val="none" w:sz="0" w:space="0" w:color="auto"/>
      </w:divBdr>
    </w:div>
    <w:div w:id="884869732">
      <w:marLeft w:val="480"/>
      <w:marRight w:val="0"/>
      <w:marTop w:val="0"/>
      <w:marBottom w:val="0"/>
      <w:divBdr>
        <w:top w:val="none" w:sz="0" w:space="0" w:color="auto"/>
        <w:left w:val="none" w:sz="0" w:space="0" w:color="auto"/>
        <w:bottom w:val="none" w:sz="0" w:space="0" w:color="auto"/>
        <w:right w:val="none" w:sz="0" w:space="0" w:color="auto"/>
      </w:divBdr>
    </w:div>
    <w:div w:id="885026841">
      <w:marLeft w:val="480"/>
      <w:marRight w:val="0"/>
      <w:marTop w:val="0"/>
      <w:marBottom w:val="0"/>
      <w:divBdr>
        <w:top w:val="none" w:sz="0" w:space="0" w:color="auto"/>
        <w:left w:val="none" w:sz="0" w:space="0" w:color="auto"/>
        <w:bottom w:val="none" w:sz="0" w:space="0" w:color="auto"/>
        <w:right w:val="none" w:sz="0" w:space="0" w:color="auto"/>
      </w:divBdr>
    </w:div>
    <w:div w:id="886064872">
      <w:marLeft w:val="480"/>
      <w:marRight w:val="0"/>
      <w:marTop w:val="0"/>
      <w:marBottom w:val="0"/>
      <w:divBdr>
        <w:top w:val="none" w:sz="0" w:space="0" w:color="auto"/>
        <w:left w:val="none" w:sz="0" w:space="0" w:color="auto"/>
        <w:bottom w:val="none" w:sz="0" w:space="0" w:color="auto"/>
        <w:right w:val="none" w:sz="0" w:space="0" w:color="auto"/>
      </w:divBdr>
    </w:div>
    <w:div w:id="888079202">
      <w:marLeft w:val="480"/>
      <w:marRight w:val="0"/>
      <w:marTop w:val="0"/>
      <w:marBottom w:val="0"/>
      <w:divBdr>
        <w:top w:val="none" w:sz="0" w:space="0" w:color="auto"/>
        <w:left w:val="none" w:sz="0" w:space="0" w:color="auto"/>
        <w:bottom w:val="none" w:sz="0" w:space="0" w:color="auto"/>
        <w:right w:val="none" w:sz="0" w:space="0" w:color="auto"/>
      </w:divBdr>
    </w:div>
    <w:div w:id="891693515">
      <w:marLeft w:val="480"/>
      <w:marRight w:val="0"/>
      <w:marTop w:val="0"/>
      <w:marBottom w:val="0"/>
      <w:divBdr>
        <w:top w:val="none" w:sz="0" w:space="0" w:color="auto"/>
        <w:left w:val="none" w:sz="0" w:space="0" w:color="auto"/>
        <w:bottom w:val="none" w:sz="0" w:space="0" w:color="auto"/>
        <w:right w:val="none" w:sz="0" w:space="0" w:color="auto"/>
      </w:divBdr>
    </w:div>
    <w:div w:id="892426845">
      <w:marLeft w:val="640"/>
      <w:marRight w:val="0"/>
      <w:marTop w:val="0"/>
      <w:marBottom w:val="0"/>
      <w:divBdr>
        <w:top w:val="none" w:sz="0" w:space="0" w:color="auto"/>
        <w:left w:val="none" w:sz="0" w:space="0" w:color="auto"/>
        <w:bottom w:val="none" w:sz="0" w:space="0" w:color="auto"/>
        <w:right w:val="none" w:sz="0" w:space="0" w:color="auto"/>
      </w:divBdr>
    </w:div>
    <w:div w:id="892497499">
      <w:marLeft w:val="480"/>
      <w:marRight w:val="0"/>
      <w:marTop w:val="0"/>
      <w:marBottom w:val="0"/>
      <w:divBdr>
        <w:top w:val="none" w:sz="0" w:space="0" w:color="auto"/>
        <w:left w:val="none" w:sz="0" w:space="0" w:color="auto"/>
        <w:bottom w:val="none" w:sz="0" w:space="0" w:color="auto"/>
        <w:right w:val="none" w:sz="0" w:space="0" w:color="auto"/>
      </w:divBdr>
    </w:div>
    <w:div w:id="894121059">
      <w:marLeft w:val="480"/>
      <w:marRight w:val="0"/>
      <w:marTop w:val="0"/>
      <w:marBottom w:val="0"/>
      <w:divBdr>
        <w:top w:val="none" w:sz="0" w:space="0" w:color="auto"/>
        <w:left w:val="none" w:sz="0" w:space="0" w:color="auto"/>
        <w:bottom w:val="none" w:sz="0" w:space="0" w:color="auto"/>
        <w:right w:val="none" w:sz="0" w:space="0" w:color="auto"/>
      </w:divBdr>
    </w:div>
    <w:div w:id="895168695">
      <w:marLeft w:val="480"/>
      <w:marRight w:val="0"/>
      <w:marTop w:val="0"/>
      <w:marBottom w:val="0"/>
      <w:divBdr>
        <w:top w:val="none" w:sz="0" w:space="0" w:color="auto"/>
        <w:left w:val="none" w:sz="0" w:space="0" w:color="auto"/>
        <w:bottom w:val="none" w:sz="0" w:space="0" w:color="auto"/>
        <w:right w:val="none" w:sz="0" w:space="0" w:color="auto"/>
      </w:divBdr>
    </w:div>
    <w:div w:id="897204309">
      <w:marLeft w:val="640"/>
      <w:marRight w:val="0"/>
      <w:marTop w:val="0"/>
      <w:marBottom w:val="0"/>
      <w:divBdr>
        <w:top w:val="none" w:sz="0" w:space="0" w:color="auto"/>
        <w:left w:val="none" w:sz="0" w:space="0" w:color="auto"/>
        <w:bottom w:val="none" w:sz="0" w:space="0" w:color="auto"/>
        <w:right w:val="none" w:sz="0" w:space="0" w:color="auto"/>
      </w:divBdr>
    </w:div>
    <w:div w:id="897545973">
      <w:marLeft w:val="480"/>
      <w:marRight w:val="0"/>
      <w:marTop w:val="0"/>
      <w:marBottom w:val="0"/>
      <w:divBdr>
        <w:top w:val="none" w:sz="0" w:space="0" w:color="auto"/>
        <w:left w:val="none" w:sz="0" w:space="0" w:color="auto"/>
        <w:bottom w:val="none" w:sz="0" w:space="0" w:color="auto"/>
        <w:right w:val="none" w:sz="0" w:space="0" w:color="auto"/>
      </w:divBdr>
    </w:div>
    <w:div w:id="900169532">
      <w:marLeft w:val="480"/>
      <w:marRight w:val="0"/>
      <w:marTop w:val="0"/>
      <w:marBottom w:val="0"/>
      <w:divBdr>
        <w:top w:val="none" w:sz="0" w:space="0" w:color="auto"/>
        <w:left w:val="none" w:sz="0" w:space="0" w:color="auto"/>
        <w:bottom w:val="none" w:sz="0" w:space="0" w:color="auto"/>
        <w:right w:val="none" w:sz="0" w:space="0" w:color="auto"/>
      </w:divBdr>
    </w:div>
    <w:div w:id="902646202">
      <w:marLeft w:val="480"/>
      <w:marRight w:val="0"/>
      <w:marTop w:val="0"/>
      <w:marBottom w:val="0"/>
      <w:divBdr>
        <w:top w:val="none" w:sz="0" w:space="0" w:color="auto"/>
        <w:left w:val="none" w:sz="0" w:space="0" w:color="auto"/>
        <w:bottom w:val="none" w:sz="0" w:space="0" w:color="auto"/>
        <w:right w:val="none" w:sz="0" w:space="0" w:color="auto"/>
      </w:divBdr>
    </w:div>
    <w:div w:id="908921436">
      <w:marLeft w:val="480"/>
      <w:marRight w:val="0"/>
      <w:marTop w:val="0"/>
      <w:marBottom w:val="0"/>
      <w:divBdr>
        <w:top w:val="none" w:sz="0" w:space="0" w:color="auto"/>
        <w:left w:val="none" w:sz="0" w:space="0" w:color="auto"/>
        <w:bottom w:val="none" w:sz="0" w:space="0" w:color="auto"/>
        <w:right w:val="none" w:sz="0" w:space="0" w:color="auto"/>
      </w:divBdr>
    </w:div>
    <w:div w:id="909269329">
      <w:marLeft w:val="480"/>
      <w:marRight w:val="0"/>
      <w:marTop w:val="0"/>
      <w:marBottom w:val="0"/>
      <w:divBdr>
        <w:top w:val="none" w:sz="0" w:space="0" w:color="auto"/>
        <w:left w:val="none" w:sz="0" w:space="0" w:color="auto"/>
        <w:bottom w:val="none" w:sz="0" w:space="0" w:color="auto"/>
        <w:right w:val="none" w:sz="0" w:space="0" w:color="auto"/>
      </w:divBdr>
    </w:div>
    <w:div w:id="912198193">
      <w:bodyDiv w:val="1"/>
      <w:marLeft w:val="0"/>
      <w:marRight w:val="0"/>
      <w:marTop w:val="0"/>
      <w:marBottom w:val="0"/>
      <w:divBdr>
        <w:top w:val="none" w:sz="0" w:space="0" w:color="auto"/>
        <w:left w:val="none" w:sz="0" w:space="0" w:color="auto"/>
        <w:bottom w:val="none" w:sz="0" w:space="0" w:color="auto"/>
        <w:right w:val="none" w:sz="0" w:space="0" w:color="auto"/>
      </w:divBdr>
    </w:div>
    <w:div w:id="912588818">
      <w:marLeft w:val="480"/>
      <w:marRight w:val="0"/>
      <w:marTop w:val="0"/>
      <w:marBottom w:val="0"/>
      <w:divBdr>
        <w:top w:val="none" w:sz="0" w:space="0" w:color="auto"/>
        <w:left w:val="none" w:sz="0" w:space="0" w:color="auto"/>
        <w:bottom w:val="none" w:sz="0" w:space="0" w:color="auto"/>
        <w:right w:val="none" w:sz="0" w:space="0" w:color="auto"/>
      </w:divBdr>
    </w:div>
    <w:div w:id="913006625">
      <w:marLeft w:val="480"/>
      <w:marRight w:val="0"/>
      <w:marTop w:val="0"/>
      <w:marBottom w:val="0"/>
      <w:divBdr>
        <w:top w:val="none" w:sz="0" w:space="0" w:color="auto"/>
        <w:left w:val="none" w:sz="0" w:space="0" w:color="auto"/>
        <w:bottom w:val="none" w:sz="0" w:space="0" w:color="auto"/>
        <w:right w:val="none" w:sz="0" w:space="0" w:color="auto"/>
      </w:divBdr>
    </w:div>
    <w:div w:id="913583193">
      <w:bodyDiv w:val="1"/>
      <w:marLeft w:val="0"/>
      <w:marRight w:val="0"/>
      <w:marTop w:val="0"/>
      <w:marBottom w:val="0"/>
      <w:divBdr>
        <w:top w:val="none" w:sz="0" w:space="0" w:color="auto"/>
        <w:left w:val="none" w:sz="0" w:space="0" w:color="auto"/>
        <w:bottom w:val="none" w:sz="0" w:space="0" w:color="auto"/>
        <w:right w:val="none" w:sz="0" w:space="0" w:color="auto"/>
      </w:divBdr>
    </w:div>
    <w:div w:id="914511747">
      <w:marLeft w:val="480"/>
      <w:marRight w:val="0"/>
      <w:marTop w:val="0"/>
      <w:marBottom w:val="0"/>
      <w:divBdr>
        <w:top w:val="none" w:sz="0" w:space="0" w:color="auto"/>
        <w:left w:val="none" w:sz="0" w:space="0" w:color="auto"/>
        <w:bottom w:val="none" w:sz="0" w:space="0" w:color="auto"/>
        <w:right w:val="none" w:sz="0" w:space="0" w:color="auto"/>
      </w:divBdr>
    </w:div>
    <w:div w:id="916017493">
      <w:marLeft w:val="480"/>
      <w:marRight w:val="0"/>
      <w:marTop w:val="0"/>
      <w:marBottom w:val="0"/>
      <w:divBdr>
        <w:top w:val="none" w:sz="0" w:space="0" w:color="auto"/>
        <w:left w:val="none" w:sz="0" w:space="0" w:color="auto"/>
        <w:bottom w:val="none" w:sz="0" w:space="0" w:color="auto"/>
        <w:right w:val="none" w:sz="0" w:space="0" w:color="auto"/>
      </w:divBdr>
    </w:div>
    <w:div w:id="916286382">
      <w:marLeft w:val="480"/>
      <w:marRight w:val="0"/>
      <w:marTop w:val="0"/>
      <w:marBottom w:val="0"/>
      <w:divBdr>
        <w:top w:val="none" w:sz="0" w:space="0" w:color="auto"/>
        <w:left w:val="none" w:sz="0" w:space="0" w:color="auto"/>
        <w:bottom w:val="none" w:sz="0" w:space="0" w:color="auto"/>
        <w:right w:val="none" w:sz="0" w:space="0" w:color="auto"/>
      </w:divBdr>
    </w:div>
    <w:div w:id="917253186">
      <w:marLeft w:val="480"/>
      <w:marRight w:val="0"/>
      <w:marTop w:val="0"/>
      <w:marBottom w:val="0"/>
      <w:divBdr>
        <w:top w:val="none" w:sz="0" w:space="0" w:color="auto"/>
        <w:left w:val="none" w:sz="0" w:space="0" w:color="auto"/>
        <w:bottom w:val="none" w:sz="0" w:space="0" w:color="auto"/>
        <w:right w:val="none" w:sz="0" w:space="0" w:color="auto"/>
      </w:divBdr>
    </w:div>
    <w:div w:id="918179497">
      <w:marLeft w:val="480"/>
      <w:marRight w:val="0"/>
      <w:marTop w:val="0"/>
      <w:marBottom w:val="0"/>
      <w:divBdr>
        <w:top w:val="none" w:sz="0" w:space="0" w:color="auto"/>
        <w:left w:val="none" w:sz="0" w:space="0" w:color="auto"/>
        <w:bottom w:val="none" w:sz="0" w:space="0" w:color="auto"/>
        <w:right w:val="none" w:sz="0" w:space="0" w:color="auto"/>
      </w:divBdr>
    </w:div>
    <w:div w:id="919367606">
      <w:marLeft w:val="480"/>
      <w:marRight w:val="0"/>
      <w:marTop w:val="0"/>
      <w:marBottom w:val="0"/>
      <w:divBdr>
        <w:top w:val="none" w:sz="0" w:space="0" w:color="auto"/>
        <w:left w:val="none" w:sz="0" w:space="0" w:color="auto"/>
        <w:bottom w:val="none" w:sz="0" w:space="0" w:color="auto"/>
        <w:right w:val="none" w:sz="0" w:space="0" w:color="auto"/>
      </w:divBdr>
    </w:div>
    <w:div w:id="923344548">
      <w:marLeft w:val="480"/>
      <w:marRight w:val="0"/>
      <w:marTop w:val="0"/>
      <w:marBottom w:val="0"/>
      <w:divBdr>
        <w:top w:val="none" w:sz="0" w:space="0" w:color="auto"/>
        <w:left w:val="none" w:sz="0" w:space="0" w:color="auto"/>
        <w:bottom w:val="none" w:sz="0" w:space="0" w:color="auto"/>
        <w:right w:val="none" w:sz="0" w:space="0" w:color="auto"/>
      </w:divBdr>
    </w:div>
    <w:div w:id="925116706">
      <w:marLeft w:val="480"/>
      <w:marRight w:val="0"/>
      <w:marTop w:val="0"/>
      <w:marBottom w:val="0"/>
      <w:divBdr>
        <w:top w:val="none" w:sz="0" w:space="0" w:color="auto"/>
        <w:left w:val="none" w:sz="0" w:space="0" w:color="auto"/>
        <w:bottom w:val="none" w:sz="0" w:space="0" w:color="auto"/>
        <w:right w:val="none" w:sz="0" w:space="0" w:color="auto"/>
      </w:divBdr>
    </w:div>
    <w:div w:id="929195149">
      <w:bodyDiv w:val="1"/>
      <w:marLeft w:val="0"/>
      <w:marRight w:val="0"/>
      <w:marTop w:val="0"/>
      <w:marBottom w:val="0"/>
      <w:divBdr>
        <w:top w:val="none" w:sz="0" w:space="0" w:color="auto"/>
        <w:left w:val="none" w:sz="0" w:space="0" w:color="auto"/>
        <w:bottom w:val="none" w:sz="0" w:space="0" w:color="auto"/>
        <w:right w:val="none" w:sz="0" w:space="0" w:color="auto"/>
      </w:divBdr>
    </w:div>
    <w:div w:id="930049196">
      <w:bodyDiv w:val="1"/>
      <w:marLeft w:val="0"/>
      <w:marRight w:val="0"/>
      <w:marTop w:val="0"/>
      <w:marBottom w:val="0"/>
      <w:divBdr>
        <w:top w:val="none" w:sz="0" w:space="0" w:color="auto"/>
        <w:left w:val="none" w:sz="0" w:space="0" w:color="auto"/>
        <w:bottom w:val="none" w:sz="0" w:space="0" w:color="auto"/>
        <w:right w:val="none" w:sz="0" w:space="0" w:color="auto"/>
      </w:divBdr>
    </w:div>
    <w:div w:id="930892737">
      <w:marLeft w:val="480"/>
      <w:marRight w:val="0"/>
      <w:marTop w:val="0"/>
      <w:marBottom w:val="0"/>
      <w:divBdr>
        <w:top w:val="none" w:sz="0" w:space="0" w:color="auto"/>
        <w:left w:val="none" w:sz="0" w:space="0" w:color="auto"/>
        <w:bottom w:val="none" w:sz="0" w:space="0" w:color="auto"/>
        <w:right w:val="none" w:sz="0" w:space="0" w:color="auto"/>
      </w:divBdr>
    </w:div>
    <w:div w:id="931620686">
      <w:marLeft w:val="480"/>
      <w:marRight w:val="0"/>
      <w:marTop w:val="0"/>
      <w:marBottom w:val="0"/>
      <w:divBdr>
        <w:top w:val="none" w:sz="0" w:space="0" w:color="auto"/>
        <w:left w:val="none" w:sz="0" w:space="0" w:color="auto"/>
        <w:bottom w:val="none" w:sz="0" w:space="0" w:color="auto"/>
        <w:right w:val="none" w:sz="0" w:space="0" w:color="auto"/>
      </w:divBdr>
    </w:div>
    <w:div w:id="933779477">
      <w:marLeft w:val="480"/>
      <w:marRight w:val="0"/>
      <w:marTop w:val="0"/>
      <w:marBottom w:val="0"/>
      <w:divBdr>
        <w:top w:val="none" w:sz="0" w:space="0" w:color="auto"/>
        <w:left w:val="none" w:sz="0" w:space="0" w:color="auto"/>
        <w:bottom w:val="none" w:sz="0" w:space="0" w:color="auto"/>
        <w:right w:val="none" w:sz="0" w:space="0" w:color="auto"/>
      </w:divBdr>
    </w:div>
    <w:div w:id="934165856">
      <w:marLeft w:val="480"/>
      <w:marRight w:val="0"/>
      <w:marTop w:val="0"/>
      <w:marBottom w:val="0"/>
      <w:divBdr>
        <w:top w:val="none" w:sz="0" w:space="0" w:color="auto"/>
        <w:left w:val="none" w:sz="0" w:space="0" w:color="auto"/>
        <w:bottom w:val="none" w:sz="0" w:space="0" w:color="auto"/>
        <w:right w:val="none" w:sz="0" w:space="0" w:color="auto"/>
      </w:divBdr>
    </w:div>
    <w:div w:id="934752242">
      <w:marLeft w:val="480"/>
      <w:marRight w:val="0"/>
      <w:marTop w:val="0"/>
      <w:marBottom w:val="0"/>
      <w:divBdr>
        <w:top w:val="none" w:sz="0" w:space="0" w:color="auto"/>
        <w:left w:val="none" w:sz="0" w:space="0" w:color="auto"/>
        <w:bottom w:val="none" w:sz="0" w:space="0" w:color="auto"/>
        <w:right w:val="none" w:sz="0" w:space="0" w:color="auto"/>
      </w:divBdr>
    </w:div>
    <w:div w:id="937835534">
      <w:marLeft w:val="480"/>
      <w:marRight w:val="0"/>
      <w:marTop w:val="0"/>
      <w:marBottom w:val="0"/>
      <w:divBdr>
        <w:top w:val="none" w:sz="0" w:space="0" w:color="auto"/>
        <w:left w:val="none" w:sz="0" w:space="0" w:color="auto"/>
        <w:bottom w:val="none" w:sz="0" w:space="0" w:color="auto"/>
        <w:right w:val="none" w:sz="0" w:space="0" w:color="auto"/>
      </w:divBdr>
    </w:div>
    <w:div w:id="939216770">
      <w:bodyDiv w:val="1"/>
      <w:marLeft w:val="0"/>
      <w:marRight w:val="0"/>
      <w:marTop w:val="0"/>
      <w:marBottom w:val="0"/>
      <w:divBdr>
        <w:top w:val="none" w:sz="0" w:space="0" w:color="auto"/>
        <w:left w:val="none" w:sz="0" w:space="0" w:color="auto"/>
        <w:bottom w:val="none" w:sz="0" w:space="0" w:color="auto"/>
        <w:right w:val="none" w:sz="0" w:space="0" w:color="auto"/>
      </w:divBdr>
    </w:div>
    <w:div w:id="942885714">
      <w:marLeft w:val="640"/>
      <w:marRight w:val="0"/>
      <w:marTop w:val="0"/>
      <w:marBottom w:val="0"/>
      <w:divBdr>
        <w:top w:val="none" w:sz="0" w:space="0" w:color="auto"/>
        <w:left w:val="none" w:sz="0" w:space="0" w:color="auto"/>
        <w:bottom w:val="none" w:sz="0" w:space="0" w:color="auto"/>
        <w:right w:val="none" w:sz="0" w:space="0" w:color="auto"/>
      </w:divBdr>
    </w:div>
    <w:div w:id="943537497">
      <w:marLeft w:val="480"/>
      <w:marRight w:val="0"/>
      <w:marTop w:val="0"/>
      <w:marBottom w:val="0"/>
      <w:divBdr>
        <w:top w:val="none" w:sz="0" w:space="0" w:color="auto"/>
        <w:left w:val="none" w:sz="0" w:space="0" w:color="auto"/>
        <w:bottom w:val="none" w:sz="0" w:space="0" w:color="auto"/>
        <w:right w:val="none" w:sz="0" w:space="0" w:color="auto"/>
      </w:divBdr>
    </w:div>
    <w:div w:id="944577725">
      <w:marLeft w:val="480"/>
      <w:marRight w:val="0"/>
      <w:marTop w:val="0"/>
      <w:marBottom w:val="0"/>
      <w:divBdr>
        <w:top w:val="none" w:sz="0" w:space="0" w:color="auto"/>
        <w:left w:val="none" w:sz="0" w:space="0" w:color="auto"/>
        <w:bottom w:val="none" w:sz="0" w:space="0" w:color="auto"/>
        <w:right w:val="none" w:sz="0" w:space="0" w:color="auto"/>
      </w:divBdr>
    </w:div>
    <w:div w:id="950865856">
      <w:marLeft w:val="480"/>
      <w:marRight w:val="0"/>
      <w:marTop w:val="0"/>
      <w:marBottom w:val="0"/>
      <w:divBdr>
        <w:top w:val="none" w:sz="0" w:space="0" w:color="auto"/>
        <w:left w:val="none" w:sz="0" w:space="0" w:color="auto"/>
        <w:bottom w:val="none" w:sz="0" w:space="0" w:color="auto"/>
        <w:right w:val="none" w:sz="0" w:space="0" w:color="auto"/>
      </w:divBdr>
    </w:div>
    <w:div w:id="952174930">
      <w:marLeft w:val="480"/>
      <w:marRight w:val="0"/>
      <w:marTop w:val="0"/>
      <w:marBottom w:val="0"/>
      <w:divBdr>
        <w:top w:val="none" w:sz="0" w:space="0" w:color="auto"/>
        <w:left w:val="none" w:sz="0" w:space="0" w:color="auto"/>
        <w:bottom w:val="none" w:sz="0" w:space="0" w:color="auto"/>
        <w:right w:val="none" w:sz="0" w:space="0" w:color="auto"/>
      </w:divBdr>
    </w:div>
    <w:div w:id="952443409">
      <w:marLeft w:val="480"/>
      <w:marRight w:val="0"/>
      <w:marTop w:val="0"/>
      <w:marBottom w:val="0"/>
      <w:divBdr>
        <w:top w:val="none" w:sz="0" w:space="0" w:color="auto"/>
        <w:left w:val="none" w:sz="0" w:space="0" w:color="auto"/>
        <w:bottom w:val="none" w:sz="0" w:space="0" w:color="auto"/>
        <w:right w:val="none" w:sz="0" w:space="0" w:color="auto"/>
      </w:divBdr>
    </w:div>
    <w:div w:id="954215112">
      <w:marLeft w:val="480"/>
      <w:marRight w:val="0"/>
      <w:marTop w:val="0"/>
      <w:marBottom w:val="0"/>
      <w:divBdr>
        <w:top w:val="none" w:sz="0" w:space="0" w:color="auto"/>
        <w:left w:val="none" w:sz="0" w:space="0" w:color="auto"/>
        <w:bottom w:val="none" w:sz="0" w:space="0" w:color="auto"/>
        <w:right w:val="none" w:sz="0" w:space="0" w:color="auto"/>
      </w:divBdr>
    </w:div>
    <w:div w:id="954287647">
      <w:marLeft w:val="480"/>
      <w:marRight w:val="0"/>
      <w:marTop w:val="0"/>
      <w:marBottom w:val="0"/>
      <w:divBdr>
        <w:top w:val="none" w:sz="0" w:space="0" w:color="auto"/>
        <w:left w:val="none" w:sz="0" w:space="0" w:color="auto"/>
        <w:bottom w:val="none" w:sz="0" w:space="0" w:color="auto"/>
        <w:right w:val="none" w:sz="0" w:space="0" w:color="auto"/>
      </w:divBdr>
    </w:div>
    <w:div w:id="956713412">
      <w:marLeft w:val="480"/>
      <w:marRight w:val="0"/>
      <w:marTop w:val="0"/>
      <w:marBottom w:val="0"/>
      <w:divBdr>
        <w:top w:val="none" w:sz="0" w:space="0" w:color="auto"/>
        <w:left w:val="none" w:sz="0" w:space="0" w:color="auto"/>
        <w:bottom w:val="none" w:sz="0" w:space="0" w:color="auto"/>
        <w:right w:val="none" w:sz="0" w:space="0" w:color="auto"/>
      </w:divBdr>
    </w:div>
    <w:div w:id="957447900">
      <w:marLeft w:val="480"/>
      <w:marRight w:val="0"/>
      <w:marTop w:val="0"/>
      <w:marBottom w:val="0"/>
      <w:divBdr>
        <w:top w:val="none" w:sz="0" w:space="0" w:color="auto"/>
        <w:left w:val="none" w:sz="0" w:space="0" w:color="auto"/>
        <w:bottom w:val="none" w:sz="0" w:space="0" w:color="auto"/>
        <w:right w:val="none" w:sz="0" w:space="0" w:color="auto"/>
      </w:divBdr>
    </w:div>
    <w:div w:id="958334813">
      <w:marLeft w:val="480"/>
      <w:marRight w:val="0"/>
      <w:marTop w:val="0"/>
      <w:marBottom w:val="0"/>
      <w:divBdr>
        <w:top w:val="none" w:sz="0" w:space="0" w:color="auto"/>
        <w:left w:val="none" w:sz="0" w:space="0" w:color="auto"/>
        <w:bottom w:val="none" w:sz="0" w:space="0" w:color="auto"/>
        <w:right w:val="none" w:sz="0" w:space="0" w:color="auto"/>
      </w:divBdr>
    </w:div>
    <w:div w:id="960308382">
      <w:bodyDiv w:val="1"/>
      <w:marLeft w:val="0"/>
      <w:marRight w:val="0"/>
      <w:marTop w:val="0"/>
      <w:marBottom w:val="0"/>
      <w:divBdr>
        <w:top w:val="none" w:sz="0" w:space="0" w:color="auto"/>
        <w:left w:val="none" w:sz="0" w:space="0" w:color="auto"/>
        <w:bottom w:val="none" w:sz="0" w:space="0" w:color="auto"/>
        <w:right w:val="none" w:sz="0" w:space="0" w:color="auto"/>
      </w:divBdr>
    </w:div>
    <w:div w:id="962150634">
      <w:bodyDiv w:val="1"/>
      <w:marLeft w:val="0"/>
      <w:marRight w:val="0"/>
      <w:marTop w:val="0"/>
      <w:marBottom w:val="0"/>
      <w:divBdr>
        <w:top w:val="none" w:sz="0" w:space="0" w:color="auto"/>
        <w:left w:val="none" w:sz="0" w:space="0" w:color="auto"/>
        <w:bottom w:val="none" w:sz="0" w:space="0" w:color="auto"/>
        <w:right w:val="none" w:sz="0" w:space="0" w:color="auto"/>
      </w:divBdr>
    </w:div>
    <w:div w:id="963343608">
      <w:marLeft w:val="480"/>
      <w:marRight w:val="0"/>
      <w:marTop w:val="0"/>
      <w:marBottom w:val="0"/>
      <w:divBdr>
        <w:top w:val="none" w:sz="0" w:space="0" w:color="auto"/>
        <w:left w:val="none" w:sz="0" w:space="0" w:color="auto"/>
        <w:bottom w:val="none" w:sz="0" w:space="0" w:color="auto"/>
        <w:right w:val="none" w:sz="0" w:space="0" w:color="auto"/>
      </w:divBdr>
    </w:div>
    <w:div w:id="965238511">
      <w:marLeft w:val="480"/>
      <w:marRight w:val="0"/>
      <w:marTop w:val="0"/>
      <w:marBottom w:val="0"/>
      <w:divBdr>
        <w:top w:val="none" w:sz="0" w:space="0" w:color="auto"/>
        <w:left w:val="none" w:sz="0" w:space="0" w:color="auto"/>
        <w:bottom w:val="none" w:sz="0" w:space="0" w:color="auto"/>
        <w:right w:val="none" w:sz="0" w:space="0" w:color="auto"/>
      </w:divBdr>
    </w:div>
    <w:div w:id="967206368">
      <w:bodyDiv w:val="1"/>
      <w:marLeft w:val="0"/>
      <w:marRight w:val="0"/>
      <w:marTop w:val="0"/>
      <w:marBottom w:val="0"/>
      <w:divBdr>
        <w:top w:val="none" w:sz="0" w:space="0" w:color="auto"/>
        <w:left w:val="none" w:sz="0" w:space="0" w:color="auto"/>
        <w:bottom w:val="none" w:sz="0" w:space="0" w:color="auto"/>
        <w:right w:val="none" w:sz="0" w:space="0" w:color="auto"/>
      </w:divBdr>
    </w:div>
    <w:div w:id="971250675">
      <w:marLeft w:val="480"/>
      <w:marRight w:val="0"/>
      <w:marTop w:val="0"/>
      <w:marBottom w:val="0"/>
      <w:divBdr>
        <w:top w:val="none" w:sz="0" w:space="0" w:color="auto"/>
        <w:left w:val="none" w:sz="0" w:space="0" w:color="auto"/>
        <w:bottom w:val="none" w:sz="0" w:space="0" w:color="auto"/>
        <w:right w:val="none" w:sz="0" w:space="0" w:color="auto"/>
      </w:divBdr>
    </w:div>
    <w:div w:id="973679739">
      <w:marLeft w:val="480"/>
      <w:marRight w:val="0"/>
      <w:marTop w:val="0"/>
      <w:marBottom w:val="0"/>
      <w:divBdr>
        <w:top w:val="none" w:sz="0" w:space="0" w:color="auto"/>
        <w:left w:val="none" w:sz="0" w:space="0" w:color="auto"/>
        <w:bottom w:val="none" w:sz="0" w:space="0" w:color="auto"/>
        <w:right w:val="none" w:sz="0" w:space="0" w:color="auto"/>
      </w:divBdr>
    </w:div>
    <w:div w:id="974919145">
      <w:marLeft w:val="480"/>
      <w:marRight w:val="0"/>
      <w:marTop w:val="0"/>
      <w:marBottom w:val="0"/>
      <w:divBdr>
        <w:top w:val="none" w:sz="0" w:space="0" w:color="auto"/>
        <w:left w:val="none" w:sz="0" w:space="0" w:color="auto"/>
        <w:bottom w:val="none" w:sz="0" w:space="0" w:color="auto"/>
        <w:right w:val="none" w:sz="0" w:space="0" w:color="auto"/>
      </w:divBdr>
    </w:div>
    <w:div w:id="976569088">
      <w:marLeft w:val="480"/>
      <w:marRight w:val="0"/>
      <w:marTop w:val="0"/>
      <w:marBottom w:val="0"/>
      <w:divBdr>
        <w:top w:val="none" w:sz="0" w:space="0" w:color="auto"/>
        <w:left w:val="none" w:sz="0" w:space="0" w:color="auto"/>
        <w:bottom w:val="none" w:sz="0" w:space="0" w:color="auto"/>
        <w:right w:val="none" w:sz="0" w:space="0" w:color="auto"/>
      </w:divBdr>
    </w:div>
    <w:div w:id="976646459">
      <w:marLeft w:val="480"/>
      <w:marRight w:val="0"/>
      <w:marTop w:val="0"/>
      <w:marBottom w:val="0"/>
      <w:divBdr>
        <w:top w:val="none" w:sz="0" w:space="0" w:color="auto"/>
        <w:left w:val="none" w:sz="0" w:space="0" w:color="auto"/>
        <w:bottom w:val="none" w:sz="0" w:space="0" w:color="auto"/>
        <w:right w:val="none" w:sz="0" w:space="0" w:color="auto"/>
      </w:divBdr>
    </w:div>
    <w:div w:id="980039727">
      <w:marLeft w:val="480"/>
      <w:marRight w:val="0"/>
      <w:marTop w:val="0"/>
      <w:marBottom w:val="0"/>
      <w:divBdr>
        <w:top w:val="none" w:sz="0" w:space="0" w:color="auto"/>
        <w:left w:val="none" w:sz="0" w:space="0" w:color="auto"/>
        <w:bottom w:val="none" w:sz="0" w:space="0" w:color="auto"/>
        <w:right w:val="none" w:sz="0" w:space="0" w:color="auto"/>
      </w:divBdr>
    </w:div>
    <w:div w:id="982276945">
      <w:bodyDiv w:val="1"/>
      <w:marLeft w:val="0"/>
      <w:marRight w:val="0"/>
      <w:marTop w:val="0"/>
      <w:marBottom w:val="0"/>
      <w:divBdr>
        <w:top w:val="none" w:sz="0" w:space="0" w:color="auto"/>
        <w:left w:val="none" w:sz="0" w:space="0" w:color="auto"/>
        <w:bottom w:val="none" w:sz="0" w:space="0" w:color="auto"/>
        <w:right w:val="none" w:sz="0" w:space="0" w:color="auto"/>
      </w:divBdr>
    </w:div>
    <w:div w:id="982543398">
      <w:marLeft w:val="480"/>
      <w:marRight w:val="0"/>
      <w:marTop w:val="0"/>
      <w:marBottom w:val="0"/>
      <w:divBdr>
        <w:top w:val="none" w:sz="0" w:space="0" w:color="auto"/>
        <w:left w:val="none" w:sz="0" w:space="0" w:color="auto"/>
        <w:bottom w:val="none" w:sz="0" w:space="0" w:color="auto"/>
        <w:right w:val="none" w:sz="0" w:space="0" w:color="auto"/>
      </w:divBdr>
    </w:div>
    <w:div w:id="983120395">
      <w:marLeft w:val="480"/>
      <w:marRight w:val="0"/>
      <w:marTop w:val="0"/>
      <w:marBottom w:val="0"/>
      <w:divBdr>
        <w:top w:val="none" w:sz="0" w:space="0" w:color="auto"/>
        <w:left w:val="none" w:sz="0" w:space="0" w:color="auto"/>
        <w:bottom w:val="none" w:sz="0" w:space="0" w:color="auto"/>
        <w:right w:val="none" w:sz="0" w:space="0" w:color="auto"/>
      </w:divBdr>
    </w:div>
    <w:div w:id="983855374">
      <w:bodyDiv w:val="1"/>
      <w:marLeft w:val="0"/>
      <w:marRight w:val="0"/>
      <w:marTop w:val="0"/>
      <w:marBottom w:val="0"/>
      <w:divBdr>
        <w:top w:val="none" w:sz="0" w:space="0" w:color="auto"/>
        <w:left w:val="none" w:sz="0" w:space="0" w:color="auto"/>
        <w:bottom w:val="none" w:sz="0" w:space="0" w:color="auto"/>
        <w:right w:val="none" w:sz="0" w:space="0" w:color="auto"/>
      </w:divBdr>
    </w:div>
    <w:div w:id="986862250">
      <w:bodyDiv w:val="1"/>
      <w:marLeft w:val="0"/>
      <w:marRight w:val="0"/>
      <w:marTop w:val="0"/>
      <w:marBottom w:val="0"/>
      <w:divBdr>
        <w:top w:val="none" w:sz="0" w:space="0" w:color="auto"/>
        <w:left w:val="none" w:sz="0" w:space="0" w:color="auto"/>
        <w:bottom w:val="none" w:sz="0" w:space="0" w:color="auto"/>
        <w:right w:val="none" w:sz="0" w:space="0" w:color="auto"/>
      </w:divBdr>
    </w:div>
    <w:div w:id="989140971">
      <w:marLeft w:val="480"/>
      <w:marRight w:val="0"/>
      <w:marTop w:val="0"/>
      <w:marBottom w:val="0"/>
      <w:divBdr>
        <w:top w:val="none" w:sz="0" w:space="0" w:color="auto"/>
        <w:left w:val="none" w:sz="0" w:space="0" w:color="auto"/>
        <w:bottom w:val="none" w:sz="0" w:space="0" w:color="auto"/>
        <w:right w:val="none" w:sz="0" w:space="0" w:color="auto"/>
      </w:divBdr>
    </w:div>
    <w:div w:id="989291899">
      <w:marLeft w:val="480"/>
      <w:marRight w:val="0"/>
      <w:marTop w:val="0"/>
      <w:marBottom w:val="0"/>
      <w:divBdr>
        <w:top w:val="none" w:sz="0" w:space="0" w:color="auto"/>
        <w:left w:val="none" w:sz="0" w:space="0" w:color="auto"/>
        <w:bottom w:val="none" w:sz="0" w:space="0" w:color="auto"/>
        <w:right w:val="none" w:sz="0" w:space="0" w:color="auto"/>
      </w:divBdr>
    </w:div>
    <w:div w:id="991716903">
      <w:marLeft w:val="480"/>
      <w:marRight w:val="0"/>
      <w:marTop w:val="0"/>
      <w:marBottom w:val="0"/>
      <w:divBdr>
        <w:top w:val="none" w:sz="0" w:space="0" w:color="auto"/>
        <w:left w:val="none" w:sz="0" w:space="0" w:color="auto"/>
        <w:bottom w:val="none" w:sz="0" w:space="0" w:color="auto"/>
        <w:right w:val="none" w:sz="0" w:space="0" w:color="auto"/>
      </w:divBdr>
    </w:div>
    <w:div w:id="993483862">
      <w:marLeft w:val="480"/>
      <w:marRight w:val="0"/>
      <w:marTop w:val="0"/>
      <w:marBottom w:val="0"/>
      <w:divBdr>
        <w:top w:val="none" w:sz="0" w:space="0" w:color="auto"/>
        <w:left w:val="none" w:sz="0" w:space="0" w:color="auto"/>
        <w:bottom w:val="none" w:sz="0" w:space="0" w:color="auto"/>
        <w:right w:val="none" w:sz="0" w:space="0" w:color="auto"/>
      </w:divBdr>
    </w:div>
    <w:div w:id="995035487">
      <w:marLeft w:val="480"/>
      <w:marRight w:val="0"/>
      <w:marTop w:val="0"/>
      <w:marBottom w:val="0"/>
      <w:divBdr>
        <w:top w:val="none" w:sz="0" w:space="0" w:color="auto"/>
        <w:left w:val="none" w:sz="0" w:space="0" w:color="auto"/>
        <w:bottom w:val="none" w:sz="0" w:space="0" w:color="auto"/>
        <w:right w:val="none" w:sz="0" w:space="0" w:color="auto"/>
      </w:divBdr>
    </w:div>
    <w:div w:id="996153607">
      <w:marLeft w:val="480"/>
      <w:marRight w:val="0"/>
      <w:marTop w:val="0"/>
      <w:marBottom w:val="0"/>
      <w:divBdr>
        <w:top w:val="none" w:sz="0" w:space="0" w:color="auto"/>
        <w:left w:val="none" w:sz="0" w:space="0" w:color="auto"/>
        <w:bottom w:val="none" w:sz="0" w:space="0" w:color="auto"/>
        <w:right w:val="none" w:sz="0" w:space="0" w:color="auto"/>
      </w:divBdr>
    </w:div>
    <w:div w:id="998076668">
      <w:marLeft w:val="480"/>
      <w:marRight w:val="0"/>
      <w:marTop w:val="0"/>
      <w:marBottom w:val="0"/>
      <w:divBdr>
        <w:top w:val="none" w:sz="0" w:space="0" w:color="auto"/>
        <w:left w:val="none" w:sz="0" w:space="0" w:color="auto"/>
        <w:bottom w:val="none" w:sz="0" w:space="0" w:color="auto"/>
        <w:right w:val="none" w:sz="0" w:space="0" w:color="auto"/>
      </w:divBdr>
    </w:div>
    <w:div w:id="1001007433">
      <w:marLeft w:val="480"/>
      <w:marRight w:val="0"/>
      <w:marTop w:val="0"/>
      <w:marBottom w:val="0"/>
      <w:divBdr>
        <w:top w:val="none" w:sz="0" w:space="0" w:color="auto"/>
        <w:left w:val="none" w:sz="0" w:space="0" w:color="auto"/>
        <w:bottom w:val="none" w:sz="0" w:space="0" w:color="auto"/>
        <w:right w:val="none" w:sz="0" w:space="0" w:color="auto"/>
      </w:divBdr>
    </w:div>
    <w:div w:id="1002010586">
      <w:marLeft w:val="640"/>
      <w:marRight w:val="0"/>
      <w:marTop w:val="0"/>
      <w:marBottom w:val="0"/>
      <w:divBdr>
        <w:top w:val="none" w:sz="0" w:space="0" w:color="auto"/>
        <w:left w:val="none" w:sz="0" w:space="0" w:color="auto"/>
        <w:bottom w:val="none" w:sz="0" w:space="0" w:color="auto"/>
        <w:right w:val="none" w:sz="0" w:space="0" w:color="auto"/>
      </w:divBdr>
    </w:div>
    <w:div w:id="1002971334">
      <w:marLeft w:val="480"/>
      <w:marRight w:val="0"/>
      <w:marTop w:val="0"/>
      <w:marBottom w:val="0"/>
      <w:divBdr>
        <w:top w:val="none" w:sz="0" w:space="0" w:color="auto"/>
        <w:left w:val="none" w:sz="0" w:space="0" w:color="auto"/>
        <w:bottom w:val="none" w:sz="0" w:space="0" w:color="auto"/>
        <w:right w:val="none" w:sz="0" w:space="0" w:color="auto"/>
      </w:divBdr>
    </w:div>
    <w:div w:id="1003750326">
      <w:bodyDiv w:val="1"/>
      <w:marLeft w:val="0"/>
      <w:marRight w:val="0"/>
      <w:marTop w:val="0"/>
      <w:marBottom w:val="0"/>
      <w:divBdr>
        <w:top w:val="none" w:sz="0" w:space="0" w:color="auto"/>
        <w:left w:val="none" w:sz="0" w:space="0" w:color="auto"/>
        <w:bottom w:val="none" w:sz="0" w:space="0" w:color="auto"/>
        <w:right w:val="none" w:sz="0" w:space="0" w:color="auto"/>
      </w:divBdr>
    </w:div>
    <w:div w:id="1003822718">
      <w:marLeft w:val="480"/>
      <w:marRight w:val="0"/>
      <w:marTop w:val="0"/>
      <w:marBottom w:val="0"/>
      <w:divBdr>
        <w:top w:val="none" w:sz="0" w:space="0" w:color="auto"/>
        <w:left w:val="none" w:sz="0" w:space="0" w:color="auto"/>
        <w:bottom w:val="none" w:sz="0" w:space="0" w:color="auto"/>
        <w:right w:val="none" w:sz="0" w:space="0" w:color="auto"/>
      </w:divBdr>
    </w:div>
    <w:div w:id="1003969864">
      <w:marLeft w:val="480"/>
      <w:marRight w:val="0"/>
      <w:marTop w:val="0"/>
      <w:marBottom w:val="0"/>
      <w:divBdr>
        <w:top w:val="none" w:sz="0" w:space="0" w:color="auto"/>
        <w:left w:val="none" w:sz="0" w:space="0" w:color="auto"/>
        <w:bottom w:val="none" w:sz="0" w:space="0" w:color="auto"/>
        <w:right w:val="none" w:sz="0" w:space="0" w:color="auto"/>
      </w:divBdr>
    </w:div>
    <w:div w:id="1005013705">
      <w:bodyDiv w:val="1"/>
      <w:marLeft w:val="0"/>
      <w:marRight w:val="0"/>
      <w:marTop w:val="0"/>
      <w:marBottom w:val="0"/>
      <w:divBdr>
        <w:top w:val="none" w:sz="0" w:space="0" w:color="auto"/>
        <w:left w:val="none" w:sz="0" w:space="0" w:color="auto"/>
        <w:bottom w:val="none" w:sz="0" w:space="0" w:color="auto"/>
        <w:right w:val="none" w:sz="0" w:space="0" w:color="auto"/>
      </w:divBdr>
    </w:div>
    <w:div w:id="1008216460">
      <w:marLeft w:val="480"/>
      <w:marRight w:val="0"/>
      <w:marTop w:val="0"/>
      <w:marBottom w:val="0"/>
      <w:divBdr>
        <w:top w:val="none" w:sz="0" w:space="0" w:color="auto"/>
        <w:left w:val="none" w:sz="0" w:space="0" w:color="auto"/>
        <w:bottom w:val="none" w:sz="0" w:space="0" w:color="auto"/>
        <w:right w:val="none" w:sz="0" w:space="0" w:color="auto"/>
      </w:divBdr>
    </w:div>
    <w:div w:id="1008943293">
      <w:marLeft w:val="480"/>
      <w:marRight w:val="0"/>
      <w:marTop w:val="0"/>
      <w:marBottom w:val="0"/>
      <w:divBdr>
        <w:top w:val="none" w:sz="0" w:space="0" w:color="auto"/>
        <w:left w:val="none" w:sz="0" w:space="0" w:color="auto"/>
        <w:bottom w:val="none" w:sz="0" w:space="0" w:color="auto"/>
        <w:right w:val="none" w:sz="0" w:space="0" w:color="auto"/>
      </w:divBdr>
    </w:div>
    <w:div w:id="1010984627">
      <w:marLeft w:val="480"/>
      <w:marRight w:val="0"/>
      <w:marTop w:val="0"/>
      <w:marBottom w:val="0"/>
      <w:divBdr>
        <w:top w:val="none" w:sz="0" w:space="0" w:color="auto"/>
        <w:left w:val="none" w:sz="0" w:space="0" w:color="auto"/>
        <w:bottom w:val="none" w:sz="0" w:space="0" w:color="auto"/>
        <w:right w:val="none" w:sz="0" w:space="0" w:color="auto"/>
      </w:divBdr>
    </w:div>
    <w:div w:id="1011030527">
      <w:marLeft w:val="480"/>
      <w:marRight w:val="0"/>
      <w:marTop w:val="0"/>
      <w:marBottom w:val="0"/>
      <w:divBdr>
        <w:top w:val="none" w:sz="0" w:space="0" w:color="auto"/>
        <w:left w:val="none" w:sz="0" w:space="0" w:color="auto"/>
        <w:bottom w:val="none" w:sz="0" w:space="0" w:color="auto"/>
        <w:right w:val="none" w:sz="0" w:space="0" w:color="auto"/>
      </w:divBdr>
    </w:div>
    <w:div w:id="1011371423">
      <w:marLeft w:val="480"/>
      <w:marRight w:val="0"/>
      <w:marTop w:val="0"/>
      <w:marBottom w:val="0"/>
      <w:divBdr>
        <w:top w:val="none" w:sz="0" w:space="0" w:color="auto"/>
        <w:left w:val="none" w:sz="0" w:space="0" w:color="auto"/>
        <w:bottom w:val="none" w:sz="0" w:space="0" w:color="auto"/>
        <w:right w:val="none" w:sz="0" w:space="0" w:color="auto"/>
      </w:divBdr>
    </w:div>
    <w:div w:id="1011682076">
      <w:marLeft w:val="480"/>
      <w:marRight w:val="0"/>
      <w:marTop w:val="0"/>
      <w:marBottom w:val="0"/>
      <w:divBdr>
        <w:top w:val="none" w:sz="0" w:space="0" w:color="auto"/>
        <w:left w:val="none" w:sz="0" w:space="0" w:color="auto"/>
        <w:bottom w:val="none" w:sz="0" w:space="0" w:color="auto"/>
        <w:right w:val="none" w:sz="0" w:space="0" w:color="auto"/>
      </w:divBdr>
    </w:div>
    <w:div w:id="1015764494">
      <w:marLeft w:val="480"/>
      <w:marRight w:val="0"/>
      <w:marTop w:val="0"/>
      <w:marBottom w:val="0"/>
      <w:divBdr>
        <w:top w:val="none" w:sz="0" w:space="0" w:color="auto"/>
        <w:left w:val="none" w:sz="0" w:space="0" w:color="auto"/>
        <w:bottom w:val="none" w:sz="0" w:space="0" w:color="auto"/>
        <w:right w:val="none" w:sz="0" w:space="0" w:color="auto"/>
      </w:divBdr>
    </w:div>
    <w:div w:id="1017973111">
      <w:marLeft w:val="480"/>
      <w:marRight w:val="0"/>
      <w:marTop w:val="0"/>
      <w:marBottom w:val="0"/>
      <w:divBdr>
        <w:top w:val="none" w:sz="0" w:space="0" w:color="auto"/>
        <w:left w:val="none" w:sz="0" w:space="0" w:color="auto"/>
        <w:bottom w:val="none" w:sz="0" w:space="0" w:color="auto"/>
        <w:right w:val="none" w:sz="0" w:space="0" w:color="auto"/>
      </w:divBdr>
    </w:div>
    <w:div w:id="1019039658">
      <w:marLeft w:val="480"/>
      <w:marRight w:val="0"/>
      <w:marTop w:val="0"/>
      <w:marBottom w:val="0"/>
      <w:divBdr>
        <w:top w:val="none" w:sz="0" w:space="0" w:color="auto"/>
        <w:left w:val="none" w:sz="0" w:space="0" w:color="auto"/>
        <w:bottom w:val="none" w:sz="0" w:space="0" w:color="auto"/>
        <w:right w:val="none" w:sz="0" w:space="0" w:color="auto"/>
      </w:divBdr>
    </w:div>
    <w:div w:id="1020620113">
      <w:marLeft w:val="480"/>
      <w:marRight w:val="0"/>
      <w:marTop w:val="0"/>
      <w:marBottom w:val="0"/>
      <w:divBdr>
        <w:top w:val="none" w:sz="0" w:space="0" w:color="auto"/>
        <w:left w:val="none" w:sz="0" w:space="0" w:color="auto"/>
        <w:bottom w:val="none" w:sz="0" w:space="0" w:color="auto"/>
        <w:right w:val="none" w:sz="0" w:space="0" w:color="auto"/>
      </w:divBdr>
    </w:div>
    <w:div w:id="1021009611">
      <w:marLeft w:val="640"/>
      <w:marRight w:val="0"/>
      <w:marTop w:val="0"/>
      <w:marBottom w:val="0"/>
      <w:divBdr>
        <w:top w:val="none" w:sz="0" w:space="0" w:color="auto"/>
        <w:left w:val="none" w:sz="0" w:space="0" w:color="auto"/>
        <w:bottom w:val="none" w:sz="0" w:space="0" w:color="auto"/>
        <w:right w:val="none" w:sz="0" w:space="0" w:color="auto"/>
      </w:divBdr>
    </w:div>
    <w:div w:id="1021514583">
      <w:marLeft w:val="480"/>
      <w:marRight w:val="0"/>
      <w:marTop w:val="0"/>
      <w:marBottom w:val="0"/>
      <w:divBdr>
        <w:top w:val="none" w:sz="0" w:space="0" w:color="auto"/>
        <w:left w:val="none" w:sz="0" w:space="0" w:color="auto"/>
        <w:bottom w:val="none" w:sz="0" w:space="0" w:color="auto"/>
        <w:right w:val="none" w:sz="0" w:space="0" w:color="auto"/>
      </w:divBdr>
    </w:div>
    <w:div w:id="1022784118">
      <w:marLeft w:val="480"/>
      <w:marRight w:val="0"/>
      <w:marTop w:val="0"/>
      <w:marBottom w:val="0"/>
      <w:divBdr>
        <w:top w:val="none" w:sz="0" w:space="0" w:color="auto"/>
        <w:left w:val="none" w:sz="0" w:space="0" w:color="auto"/>
        <w:bottom w:val="none" w:sz="0" w:space="0" w:color="auto"/>
        <w:right w:val="none" w:sz="0" w:space="0" w:color="auto"/>
      </w:divBdr>
    </w:div>
    <w:div w:id="1023022012">
      <w:marLeft w:val="480"/>
      <w:marRight w:val="0"/>
      <w:marTop w:val="0"/>
      <w:marBottom w:val="0"/>
      <w:divBdr>
        <w:top w:val="none" w:sz="0" w:space="0" w:color="auto"/>
        <w:left w:val="none" w:sz="0" w:space="0" w:color="auto"/>
        <w:bottom w:val="none" w:sz="0" w:space="0" w:color="auto"/>
        <w:right w:val="none" w:sz="0" w:space="0" w:color="auto"/>
      </w:divBdr>
    </w:div>
    <w:div w:id="1024399812">
      <w:marLeft w:val="480"/>
      <w:marRight w:val="0"/>
      <w:marTop w:val="0"/>
      <w:marBottom w:val="0"/>
      <w:divBdr>
        <w:top w:val="none" w:sz="0" w:space="0" w:color="auto"/>
        <w:left w:val="none" w:sz="0" w:space="0" w:color="auto"/>
        <w:bottom w:val="none" w:sz="0" w:space="0" w:color="auto"/>
        <w:right w:val="none" w:sz="0" w:space="0" w:color="auto"/>
      </w:divBdr>
    </w:div>
    <w:div w:id="1027606951">
      <w:marLeft w:val="480"/>
      <w:marRight w:val="0"/>
      <w:marTop w:val="0"/>
      <w:marBottom w:val="0"/>
      <w:divBdr>
        <w:top w:val="none" w:sz="0" w:space="0" w:color="auto"/>
        <w:left w:val="none" w:sz="0" w:space="0" w:color="auto"/>
        <w:bottom w:val="none" w:sz="0" w:space="0" w:color="auto"/>
        <w:right w:val="none" w:sz="0" w:space="0" w:color="auto"/>
      </w:divBdr>
    </w:div>
    <w:div w:id="1028606109">
      <w:marLeft w:val="480"/>
      <w:marRight w:val="0"/>
      <w:marTop w:val="0"/>
      <w:marBottom w:val="0"/>
      <w:divBdr>
        <w:top w:val="none" w:sz="0" w:space="0" w:color="auto"/>
        <w:left w:val="none" w:sz="0" w:space="0" w:color="auto"/>
        <w:bottom w:val="none" w:sz="0" w:space="0" w:color="auto"/>
        <w:right w:val="none" w:sz="0" w:space="0" w:color="auto"/>
      </w:divBdr>
    </w:div>
    <w:div w:id="1028726383">
      <w:marLeft w:val="480"/>
      <w:marRight w:val="0"/>
      <w:marTop w:val="0"/>
      <w:marBottom w:val="0"/>
      <w:divBdr>
        <w:top w:val="none" w:sz="0" w:space="0" w:color="auto"/>
        <w:left w:val="none" w:sz="0" w:space="0" w:color="auto"/>
        <w:bottom w:val="none" w:sz="0" w:space="0" w:color="auto"/>
        <w:right w:val="none" w:sz="0" w:space="0" w:color="auto"/>
      </w:divBdr>
    </w:div>
    <w:div w:id="1029530979">
      <w:marLeft w:val="480"/>
      <w:marRight w:val="0"/>
      <w:marTop w:val="0"/>
      <w:marBottom w:val="0"/>
      <w:divBdr>
        <w:top w:val="none" w:sz="0" w:space="0" w:color="auto"/>
        <w:left w:val="none" w:sz="0" w:space="0" w:color="auto"/>
        <w:bottom w:val="none" w:sz="0" w:space="0" w:color="auto"/>
        <w:right w:val="none" w:sz="0" w:space="0" w:color="auto"/>
      </w:divBdr>
    </w:div>
    <w:div w:id="1039741963">
      <w:marLeft w:val="480"/>
      <w:marRight w:val="0"/>
      <w:marTop w:val="0"/>
      <w:marBottom w:val="0"/>
      <w:divBdr>
        <w:top w:val="none" w:sz="0" w:space="0" w:color="auto"/>
        <w:left w:val="none" w:sz="0" w:space="0" w:color="auto"/>
        <w:bottom w:val="none" w:sz="0" w:space="0" w:color="auto"/>
        <w:right w:val="none" w:sz="0" w:space="0" w:color="auto"/>
      </w:divBdr>
    </w:div>
    <w:div w:id="1041516531">
      <w:marLeft w:val="480"/>
      <w:marRight w:val="0"/>
      <w:marTop w:val="0"/>
      <w:marBottom w:val="0"/>
      <w:divBdr>
        <w:top w:val="none" w:sz="0" w:space="0" w:color="auto"/>
        <w:left w:val="none" w:sz="0" w:space="0" w:color="auto"/>
        <w:bottom w:val="none" w:sz="0" w:space="0" w:color="auto"/>
        <w:right w:val="none" w:sz="0" w:space="0" w:color="auto"/>
      </w:divBdr>
    </w:div>
    <w:div w:id="1044915226">
      <w:marLeft w:val="640"/>
      <w:marRight w:val="0"/>
      <w:marTop w:val="0"/>
      <w:marBottom w:val="0"/>
      <w:divBdr>
        <w:top w:val="none" w:sz="0" w:space="0" w:color="auto"/>
        <w:left w:val="none" w:sz="0" w:space="0" w:color="auto"/>
        <w:bottom w:val="none" w:sz="0" w:space="0" w:color="auto"/>
        <w:right w:val="none" w:sz="0" w:space="0" w:color="auto"/>
      </w:divBdr>
    </w:div>
    <w:div w:id="1045253667">
      <w:marLeft w:val="480"/>
      <w:marRight w:val="0"/>
      <w:marTop w:val="0"/>
      <w:marBottom w:val="0"/>
      <w:divBdr>
        <w:top w:val="none" w:sz="0" w:space="0" w:color="auto"/>
        <w:left w:val="none" w:sz="0" w:space="0" w:color="auto"/>
        <w:bottom w:val="none" w:sz="0" w:space="0" w:color="auto"/>
        <w:right w:val="none" w:sz="0" w:space="0" w:color="auto"/>
      </w:divBdr>
    </w:div>
    <w:div w:id="1045713443">
      <w:marLeft w:val="480"/>
      <w:marRight w:val="0"/>
      <w:marTop w:val="0"/>
      <w:marBottom w:val="0"/>
      <w:divBdr>
        <w:top w:val="none" w:sz="0" w:space="0" w:color="auto"/>
        <w:left w:val="none" w:sz="0" w:space="0" w:color="auto"/>
        <w:bottom w:val="none" w:sz="0" w:space="0" w:color="auto"/>
        <w:right w:val="none" w:sz="0" w:space="0" w:color="auto"/>
      </w:divBdr>
    </w:div>
    <w:div w:id="1048914766">
      <w:bodyDiv w:val="1"/>
      <w:marLeft w:val="0"/>
      <w:marRight w:val="0"/>
      <w:marTop w:val="0"/>
      <w:marBottom w:val="0"/>
      <w:divBdr>
        <w:top w:val="none" w:sz="0" w:space="0" w:color="auto"/>
        <w:left w:val="none" w:sz="0" w:space="0" w:color="auto"/>
        <w:bottom w:val="none" w:sz="0" w:space="0" w:color="auto"/>
        <w:right w:val="none" w:sz="0" w:space="0" w:color="auto"/>
      </w:divBdr>
    </w:div>
    <w:div w:id="1057389345">
      <w:marLeft w:val="480"/>
      <w:marRight w:val="0"/>
      <w:marTop w:val="0"/>
      <w:marBottom w:val="0"/>
      <w:divBdr>
        <w:top w:val="none" w:sz="0" w:space="0" w:color="auto"/>
        <w:left w:val="none" w:sz="0" w:space="0" w:color="auto"/>
        <w:bottom w:val="none" w:sz="0" w:space="0" w:color="auto"/>
        <w:right w:val="none" w:sz="0" w:space="0" w:color="auto"/>
      </w:divBdr>
    </w:div>
    <w:div w:id="1057630519">
      <w:marLeft w:val="480"/>
      <w:marRight w:val="0"/>
      <w:marTop w:val="0"/>
      <w:marBottom w:val="0"/>
      <w:divBdr>
        <w:top w:val="none" w:sz="0" w:space="0" w:color="auto"/>
        <w:left w:val="none" w:sz="0" w:space="0" w:color="auto"/>
        <w:bottom w:val="none" w:sz="0" w:space="0" w:color="auto"/>
        <w:right w:val="none" w:sz="0" w:space="0" w:color="auto"/>
      </w:divBdr>
    </w:div>
    <w:div w:id="1064449819">
      <w:marLeft w:val="480"/>
      <w:marRight w:val="0"/>
      <w:marTop w:val="0"/>
      <w:marBottom w:val="0"/>
      <w:divBdr>
        <w:top w:val="none" w:sz="0" w:space="0" w:color="auto"/>
        <w:left w:val="none" w:sz="0" w:space="0" w:color="auto"/>
        <w:bottom w:val="none" w:sz="0" w:space="0" w:color="auto"/>
        <w:right w:val="none" w:sz="0" w:space="0" w:color="auto"/>
      </w:divBdr>
    </w:div>
    <w:div w:id="1064647731">
      <w:marLeft w:val="640"/>
      <w:marRight w:val="0"/>
      <w:marTop w:val="0"/>
      <w:marBottom w:val="0"/>
      <w:divBdr>
        <w:top w:val="none" w:sz="0" w:space="0" w:color="auto"/>
        <w:left w:val="none" w:sz="0" w:space="0" w:color="auto"/>
        <w:bottom w:val="none" w:sz="0" w:space="0" w:color="auto"/>
        <w:right w:val="none" w:sz="0" w:space="0" w:color="auto"/>
      </w:divBdr>
    </w:div>
    <w:div w:id="1066757439">
      <w:marLeft w:val="480"/>
      <w:marRight w:val="0"/>
      <w:marTop w:val="0"/>
      <w:marBottom w:val="0"/>
      <w:divBdr>
        <w:top w:val="none" w:sz="0" w:space="0" w:color="auto"/>
        <w:left w:val="none" w:sz="0" w:space="0" w:color="auto"/>
        <w:bottom w:val="none" w:sz="0" w:space="0" w:color="auto"/>
        <w:right w:val="none" w:sz="0" w:space="0" w:color="auto"/>
      </w:divBdr>
    </w:div>
    <w:div w:id="1067730729">
      <w:marLeft w:val="480"/>
      <w:marRight w:val="0"/>
      <w:marTop w:val="0"/>
      <w:marBottom w:val="0"/>
      <w:divBdr>
        <w:top w:val="none" w:sz="0" w:space="0" w:color="auto"/>
        <w:left w:val="none" w:sz="0" w:space="0" w:color="auto"/>
        <w:bottom w:val="none" w:sz="0" w:space="0" w:color="auto"/>
        <w:right w:val="none" w:sz="0" w:space="0" w:color="auto"/>
      </w:divBdr>
    </w:div>
    <w:div w:id="1068650611">
      <w:marLeft w:val="480"/>
      <w:marRight w:val="0"/>
      <w:marTop w:val="0"/>
      <w:marBottom w:val="0"/>
      <w:divBdr>
        <w:top w:val="none" w:sz="0" w:space="0" w:color="auto"/>
        <w:left w:val="none" w:sz="0" w:space="0" w:color="auto"/>
        <w:bottom w:val="none" w:sz="0" w:space="0" w:color="auto"/>
        <w:right w:val="none" w:sz="0" w:space="0" w:color="auto"/>
      </w:divBdr>
    </w:div>
    <w:div w:id="1072971866">
      <w:marLeft w:val="480"/>
      <w:marRight w:val="0"/>
      <w:marTop w:val="0"/>
      <w:marBottom w:val="0"/>
      <w:divBdr>
        <w:top w:val="none" w:sz="0" w:space="0" w:color="auto"/>
        <w:left w:val="none" w:sz="0" w:space="0" w:color="auto"/>
        <w:bottom w:val="none" w:sz="0" w:space="0" w:color="auto"/>
        <w:right w:val="none" w:sz="0" w:space="0" w:color="auto"/>
      </w:divBdr>
    </w:div>
    <w:div w:id="1072971881">
      <w:marLeft w:val="480"/>
      <w:marRight w:val="0"/>
      <w:marTop w:val="0"/>
      <w:marBottom w:val="0"/>
      <w:divBdr>
        <w:top w:val="none" w:sz="0" w:space="0" w:color="auto"/>
        <w:left w:val="none" w:sz="0" w:space="0" w:color="auto"/>
        <w:bottom w:val="none" w:sz="0" w:space="0" w:color="auto"/>
        <w:right w:val="none" w:sz="0" w:space="0" w:color="auto"/>
      </w:divBdr>
    </w:div>
    <w:div w:id="1075470666">
      <w:marLeft w:val="480"/>
      <w:marRight w:val="0"/>
      <w:marTop w:val="0"/>
      <w:marBottom w:val="0"/>
      <w:divBdr>
        <w:top w:val="none" w:sz="0" w:space="0" w:color="auto"/>
        <w:left w:val="none" w:sz="0" w:space="0" w:color="auto"/>
        <w:bottom w:val="none" w:sz="0" w:space="0" w:color="auto"/>
        <w:right w:val="none" w:sz="0" w:space="0" w:color="auto"/>
      </w:divBdr>
    </w:div>
    <w:div w:id="1079207209">
      <w:marLeft w:val="480"/>
      <w:marRight w:val="0"/>
      <w:marTop w:val="0"/>
      <w:marBottom w:val="0"/>
      <w:divBdr>
        <w:top w:val="none" w:sz="0" w:space="0" w:color="auto"/>
        <w:left w:val="none" w:sz="0" w:space="0" w:color="auto"/>
        <w:bottom w:val="none" w:sz="0" w:space="0" w:color="auto"/>
        <w:right w:val="none" w:sz="0" w:space="0" w:color="auto"/>
      </w:divBdr>
    </w:div>
    <w:div w:id="1079474429">
      <w:marLeft w:val="480"/>
      <w:marRight w:val="0"/>
      <w:marTop w:val="0"/>
      <w:marBottom w:val="0"/>
      <w:divBdr>
        <w:top w:val="none" w:sz="0" w:space="0" w:color="auto"/>
        <w:left w:val="none" w:sz="0" w:space="0" w:color="auto"/>
        <w:bottom w:val="none" w:sz="0" w:space="0" w:color="auto"/>
        <w:right w:val="none" w:sz="0" w:space="0" w:color="auto"/>
      </w:divBdr>
    </w:div>
    <w:div w:id="1079788439">
      <w:marLeft w:val="480"/>
      <w:marRight w:val="0"/>
      <w:marTop w:val="0"/>
      <w:marBottom w:val="0"/>
      <w:divBdr>
        <w:top w:val="none" w:sz="0" w:space="0" w:color="auto"/>
        <w:left w:val="none" w:sz="0" w:space="0" w:color="auto"/>
        <w:bottom w:val="none" w:sz="0" w:space="0" w:color="auto"/>
        <w:right w:val="none" w:sz="0" w:space="0" w:color="auto"/>
      </w:divBdr>
    </w:div>
    <w:div w:id="1083408366">
      <w:marLeft w:val="480"/>
      <w:marRight w:val="0"/>
      <w:marTop w:val="0"/>
      <w:marBottom w:val="0"/>
      <w:divBdr>
        <w:top w:val="none" w:sz="0" w:space="0" w:color="auto"/>
        <w:left w:val="none" w:sz="0" w:space="0" w:color="auto"/>
        <w:bottom w:val="none" w:sz="0" w:space="0" w:color="auto"/>
        <w:right w:val="none" w:sz="0" w:space="0" w:color="auto"/>
      </w:divBdr>
    </w:div>
    <w:div w:id="1085497652">
      <w:marLeft w:val="480"/>
      <w:marRight w:val="0"/>
      <w:marTop w:val="0"/>
      <w:marBottom w:val="0"/>
      <w:divBdr>
        <w:top w:val="none" w:sz="0" w:space="0" w:color="auto"/>
        <w:left w:val="none" w:sz="0" w:space="0" w:color="auto"/>
        <w:bottom w:val="none" w:sz="0" w:space="0" w:color="auto"/>
        <w:right w:val="none" w:sz="0" w:space="0" w:color="auto"/>
      </w:divBdr>
    </w:div>
    <w:div w:id="1090082039">
      <w:marLeft w:val="480"/>
      <w:marRight w:val="0"/>
      <w:marTop w:val="0"/>
      <w:marBottom w:val="0"/>
      <w:divBdr>
        <w:top w:val="none" w:sz="0" w:space="0" w:color="auto"/>
        <w:left w:val="none" w:sz="0" w:space="0" w:color="auto"/>
        <w:bottom w:val="none" w:sz="0" w:space="0" w:color="auto"/>
        <w:right w:val="none" w:sz="0" w:space="0" w:color="auto"/>
      </w:divBdr>
    </w:div>
    <w:div w:id="1092778609">
      <w:marLeft w:val="480"/>
      <w:marRight w:val="0"/>
      <w:marTop w:val="0"/>
      <w:marBottom w:val="0"/>
      <w:divBdr>
        <w:top w:val="none" w:sz="0" w:space="0" w:color="auto"/>
        <w:left w:val="none" w:sz="0" w:space="0" w:color="auto"/>
        <w:bottom w:val="none" w:sz="0" w:space="0" w:color="auto"/>
        <w:right w:val="none" w:sz="0" w:space="0" w:color="auto"/>
      </w:divBdr>
    </w:div>
    <w:div w:id="1093670285">
      <w:marLeft w:val="480"/>
      <w:marRight w:val="0"/>
      <w:marTop w:val="0"/>
      <w:marBottom w:val="0"/>
      <w:divBdr>
        <w:top w:val="none" w:sz="0" w:space="0" w:color="auto"/>
        <w:left w:val="none" w:sz="0" w:space="0" w:color="auto"/>
        <w:bottom w:val="none" w:sz="0" w:space="0" w:color="auto"/>
        <w:right w:val="none" w:sz="0" w:space="0" w:color="auto"/>
      </w:divBdr>
    </w:div>
    <w:div w:id="1097335379">
      <w:marLeft w:val="640"/>
      <w:marRight w:val="0"/>
      <w:marTop w:val="0"/>
      <w:marBottom w:val="0"/>
      <w:divBdr>
        <w:top w:val="none" w:sz="0" w:space="0" w:color="auto"/>
        <w:left w:val="none" w:sz="0" w:space="0" w:color="auto"/>
        <w:bottom w:val="none" w:sz="0" w:space="0" w:color="auto"/>
        <w:right w:val="none" w:sz="0" w:space="0" w:color="auto"/>
      </w:divBdr>
    </w:div>
    <w:div w:id="1099984315">
      <w:marLeft w:val="480"/>
      <w:marRight w:val="0"/>
      <w:marTop w:val="0"/>
      <w:marBottom w:val="0"/>
      <w:divBdr>
        <w:top w:val="none" w:sz="0" w:space="0" w:color="auto"/>
        <w:left w:val="none" w:sz="0" w:space="0" w:color="auto"/>
        <w:bottom w:val="none" w:sz="0" w:space="0" w:color="auto"/>
        <w:right w:val="none" w:sz="0" w:space="0" w:color="auto"/>
      </w:divBdr>
    </w:div>
    <w:div w:id="1101219571">
      <w:bodyDiv w:val="1"/>
      <w:marLeft w:val="0"/>
      <w:marRight w:val="0"/>
      <w:marTop w:val="0"/>
      <w:marBottom w:val="0"/>
      <w:divBdr>
        <w:top w:val="none" w:sz="0" w:space="0" w:color="auto"/>
        <w:left w:val="none" w:sz="0" w:space="0" w:color="auto"/>
        <w:bottom w:val="none" w:sz="0" w:space="0" w:color="auto"/>
        <w:right w:val="none" w:sz="0" w:space="0" w:color="auto"/>
      </w:divBdr>
    </w:div>
    <w:div w:id="1102533574">
      <w:marLeft w:val="480"/>
      <w:marRight w:val="0"/>
      <w:marTop w:val="0"/>
      <w:marBottom w:val="0"/>
      <w:divBdr>
        <w:top w:val="none" w:sz="0" w:space="0" w:color="auto"/>
        <w:left w:val="none" w:sz="0" w:space="0" w:color="auto"/>
        <w:bottom w:val="none" w:sz="0" w:space="0" w:color="auto"/>
        <w:right w:val="none" w:sz="0" w:space="0" w:color="auto"/>
      </w:divBdr>
    </w:div>
    <w:div w:id="1103770502">
      <w:bodyDiv w:val="1"/>
      <w:marLeft w:val="0"/>
      <w:marRight w:val="0"/>
      <w:marTop w:val="0"/>
      <w:marBottom w:val="0"/>
      <w:divBdr>
        <w:top w:val="none" w:sz="0" w:space="0" w:color="auto"/>
        <w:left w:val="none" w:sz="0" w:space="0" w:color="auto"/>
        <w:bottom w:val="none" w:sz="0" w:space="0" w:color="auto"/>
        <w:right w:val="none" w:sz="0" w:space="0" w:color="auto"/>
      </w:divBdr>
    </w:div>
    <w:div w:id="1105733537">
      <w:marLeft w:val="640"/>
      <w:marRight w:val="0"/>
      <w:marTop w:val="0"/>
      <w:marBottom w:val="0"/>
      <w:divBdr>
        <w:top w:val="none" w:sz="0" w:space="0" w:color="auto"/>
        <w:left w:val="none" w:sz="0" w:space="0" w:color="auto"/>
        <w:bottom w:val="none" w:sz="0" w:space="0" w:color="auto"/>
        <w:right w:val="none" w:sz="0" w:space="0" w:color="auto"/>
      </w:divBdr>
    </w:div>
    <w:div w:id="1106996013">
      <w:marLeft w:val="480"/>
      <w:marRight w:val="0"/>
      <w:marTop w:val="0"/>
      <w:marBottom w:val="0"/>
      <w:divBdr>
        <w:top w:val="none" w:sz="0" w:space="0" w:color="auto"/>
        <w:left w:val="none" w:sz="0" w:space="0" w:color="auto"/>
        <w:bottom w:val="none" w:sz="0" w:space="0" w:color="auto"/>
        <w:right w:val="none" w:sz="0" w:space="0" w:color="auto"/>
      </w:divBdr>
    </w:div>
    <w:div w:id="1108545563">
      <w:marLeft w:val="480"/>
      <w:marRight w:val="0"/>
      <w:marTop w:val="0"/>
      <w:marBottom w:val="0"/>
      <w:divBdr>
        <w:top w:val="none" w:sz="0" w:space="0" w:color="auto"/>
        <w:left w:val="none" w:sz="0" w:space="0" w:color="auto"/>
        <w:bottom w:val="none" w:sz="0" w:space="0" w:color="auto"/>
        <w:right w:val="none" w:sz="0" w:space="0" w:color="auto"/>
      </w:divBdr>
    </w:div>
    <w:div w:id="1117287976">
      <w:marLeft w:val="480"/>
      <w:marRight w:val="0"/>
      <w:marTop w:val="0"/>
      <w:marBottom w:val="0"/>
      <w:divBdr>
        <w:top w:val="none" w:sz="0" w:space="0" w:color="auto"/>
        <w:left w:val="none" w:sz="0" w:space="0" w:color="auto"/>
        <w:bottom w:val="none" w:sz="0" w:space="0" w:color="auto"/>
        <w:right w:val="none" w:sz="0" w:space="0" w:color="auto"/>
      </w:divBdr>
    </w:div>
    <w:div w:id="1123158952">
      <w:marLeft w:val="480"/>
      <w:marRight w:val="0"/>
      <w:marTop w:val="0"/>
      <w:marBottom w:val="0"/>
      <w:divBdr>
        <w:top w:val="none" w:sz="0" w:space="0" w:color="auto"/>
        <w:left w:val="none" w:sz="0" w:space="0" w:color="auto"/>
        <w:bottom w:val="none" w:sz="0" w:space="0" w:color="auto"/>
        <w:right w:val="none" w:sz="0" w:space="0" w:color="auto"/>
      </w:divBdr>
    </w:div>
    <w:div w:id="1126436095">
      <w:marLeft w:val="480"/>
      <w:marRight w:val="0"/>
      <w:marTop w:val="0"/>
      <w:marBottom w:val="0"/>
      <w:divBdr>
        <w:top w:val="none" w:sz="0" w:space="0" w:color="auto"/>
        <w:left w:val="none" w:sz="0" w:space="0" w:color="auto"/>
        <w:bottom w:val="none" w:sz="0" w:space="0" w:color="auto"/>
        <w:right w:val="none" w:sz="0" w:space="0" w:color="auto"/>
      </w:divBdr>
    </w:div>
    <w:div w:id="1126578569">
      <w:bodyDiv w:val="1"/>
      <w:marLeft w:val="0"/>
      <w:marRight w:val="0"/>
      <w:marTop w:val="0"/>
      <w:marBottom w:val="0"/>
      <w:divBdr>
        <w:top w:val="none" w:sz="0" w:space="0" w:color="auto"/>
        <w:left w:val="none" w:sz="0" w:space="0" w:color="auto"/>
        <w:bottom w:val="none" w:sz="0" w:space="0" w:color="auto"/>
        <w:right w:val="none" w:sz="0" w:space="0" w:color="auto"/>
      </w:divBdr>
    </w:div>
    <w:div w:id="1128429079">
      <w:marLeft w:val="480"/>
      <w:marRight w:val="0"/>
      <w:marTop w:val="0"/>
      <w:marBottom w:val="0"/>
      <w:divBdr>
        <w:top w:val="none" w:sz="0" w:space="0" w:color="auto"/>
        <w:left w:val="none" w:sz="0" w:space="0" w:color="auto"/>
        <w:bottom w:val="none" w:sz="0" w:space="0" w:color="auto"/>
        <w:right w:val="none" w:sz="0" w:space="0" w:color="auto"/>
      </w:divBdr>
    </w:div>
    <w:div w:id="1130174517">
      <w:marLeft w:val="480"/>
      <w:marRight w:val="0"/>
      <w:marTop w:val="0"/>
      <w:marBottom w:val="0"/>
      <w:divBdr>
        <w:top w:val="none" w:sz="0" w:space="0" w:color="auto"/>
        <w:left w:val="none" w:sz="0" w:space="0" w:color="auto"/>
        <w:bottom w:val="none" w:sz="0" w:space="0" w:color="auto"/>
        <w:right w:val="none" w:sz="0" w:space="0" w:color="auto"/>
      </w:divBdr>
    </w:div>
    <w:div w:id="1130592896">
      <w:marLeft w:val="480"/>
      <w:marRight w:val="0"/>
      <w:marTop w:val="0"/>
      <w:marBottom w:val="0"/>
      <w:divBdr>
        <w:top w:val="none" w:sz="0" w:space="0" w:color="auto"/>
        <w:left w:val="none" w:sz="0" w:space="0" w:color="auto"/>
        <w:bottom w:val="none" w:sz="0" w:space="0" w:color="auto"/>
        <w:right w:val="none" w:sz="0" w:space="0" w:color="auto"/>
      </w:divBdr>
    </w:div>
    <w:div w:id="1131246711">
      <w:marLeft w:val="480"/>
      <w:marRight w:val="0"/>
      <w:marTop w:val="0"/>
      <w:marBottom w:val="0"/>
      <w:divBdr>
        <w:top w:val="none" w:sz="0" w:space="0" w:color="auto"/>
        <w:left w:val="none" w:sz="0" w:space="0" w:color="auto"/>
        <w:bottom w:val="none" w:sz="0" w:space="0" w:color="auto"/>
        <w:right w:val="none" w:sz="0" w:space="0" w:color="auto"/>
      </w:divBdr>
    </w:div>
    <w:div w:id="1135174476">
      <w:marLeft w:val="480"/>
      <w:marRight w:val="0"/>
      <w:marTop w:val="0"/>
      <w:marBottom w:val="0"/>
      <w:divBdr>
        <w:top w:val="none" w:sz="0" w:space="0" w:color="auto"/>
        <w:left w:val="none" w:sz="0" w:space="0" w:color="auto"/>
        <w:bottom w:val="none" w:sz="0" w:space="0" w:color="auto"/>
        <w:right w:val="none" w:sz="0" w:space="0" w:color="auto"/>
      </w:divBdr>
    </w:div>
    <w:div w:id="1140610449">
      <w:bodyDiv w:val="1"/>
      <w:marLeft w:val="0"/>
      <w:marRight w:val="0"/>
      <w:marTop w:val="0"/>
      <w:marBottom w:val="0"/>
      <w:divBdr>
        <w:top w:val="none" w:sz="0" w:space="0" w:color="auto"/>
        <w:left w:val="none" w:sz="0" w:space="0" w:color="auto"/>
        <w:bottom w:val="none" w:sz="0" w:space="0" w:color="auto"/>
        <w:right w:val="none" w:sz="0" w:space="0" w:color="auto"/>
      </w:divBdr>
    </w:div>
    <w:div w:id="1140613942">
      <w:marLeft w:val="480"/>
      <w:marRight w:val="0"/>
      <w:marTop w:val="0"/>
      <w:marBottom w:val="0"/>
      <w:divBdr>
        <w:top w:val="none" w:sz="0" w:space="0" w:color="auto"/>
        <w:left w:val="none" w:sz="0" w:space="0" w:color="auto"/>
        <w:bottom w:val="none" w:sz="0" w:space="0" w:color="auto"/>
        <w:right w:val="none" w:sz="0" w:space="0" w:color="auto"/>
      </w:divBdr>
    </w:div>
    <w:div w:id="1144157755">
      <w:marLeft w:val="480"/>
      <w:marRight w:val="0"/>
      <w:marTop w:val="0"/>
      <w:marBottom w:val="0"/>
      <w:divBdr>
        <w:top w:val="none" w:sz="0" w:space="0" w:color="auto"/>
        <w:left w:val="none" w:sz="0" w:space="0" w:color="auto"/>
        <w:bottom w:val="none" w:sz="0" w:space="0" w:color="auto"/>
        <w:right w:val="none" w:sz="0" w:space="0" w:color="auto"/>
      </w:divBdr>
    </w:div>
    <w:div w:id="1144587824">
      <w:marLeft w:val="480"/>
      <w:marRight w:val="0"/>
      <w:marTop w:val="0"/>
      <w:marBottom w:val="0"/>
      <w:divBdr>
        <w:top w:val="none" w:sz="0" w:space="0" w:color="auto"/>
        <w:left w:val="none" w:sz="0" w:space="0" w:color="auto"/>
        <w:bottom w:val="none" w:sz="0" w:space="0" w:color="auto"/>
        <w:right w:val="none" w:sz="0" w:space="0" w:color="auto"/>
      </w:divBdr>
    </w:div>
    <w:div w:id="1145388712">
      <w:marLeft w:val="480"/>
      <w:marRight w:val="0"/>
      <w:marTop w:val="0"/>
      <w:marBottom w:val="0"/>
      <w:divBdr>
        <w:top w:val="none" w:sz="0" w:space="0" w:color="auto"/>
        <w:left w:val="none" w:sz="0" w:space="0" w:color="auto"/>
        <w:bottom w:val="none" w:sz="0" w:space="0" w:color="auto"/>
        <w:right w:val="none" w:sz="0" w:space="0" w:color="auto"/>
      </w:divBdr>
    </w:div>
    <w:div w:id="1145512862">
      <w:marLeft w:val="480"/>
      <w:marRight w:val="0"/>
      <w:marTop w:val="0"/>
      <w:marBottom w:val="0"/>
      <w:divBdr>
        <w:top w:val="none" w:sz="0" w:space="0" w:color="auto"/>
        <w:left w:val="none" w:sz="0" w:space="0" w:color="auto"/>
        <w:bottom w:val="none" w:sz="0" w:space="0" w:color="auto"/>
        <w:right w:val="none" w:sz="0" w:space="0" w:color="auto"/>
      </w:divBdr>
    </w:div>
    <w:div w:id="1154760848">
      <w:marLeft w:val="480"/>
      <w:marRight w:val="0"/>
      <w:marTop w:val="0"/>
      <w:marBottom w:val="0"/>
      <w:divBdr>
        <w:top w:val="none" w:sz="0" w:space="0" w:color="auto"/>
        <w:left w:val="none" w:sz="0" w:space="0" w:color="auto"/>
        <w:bottom w:val="none" w:sz="0" w:space="0" w:color="auto"/>
        <w:right w:val="none" w:sz="0" w:space="0" w:color="auto"/>
      </w:divBdr>
    </w:div>
    <w:div w:id="1154948161">
      <w:marLeft w:val="480"/>
      <w:marRight w:val="0"/>
      <w:marTop w:val="0"/>
      <w:marBottom w:val="0"/>
      <w:divBdr>
        <w:top w:val="none" w:sz="0" w:space="0" w:color="auto"/>
        <w:left w:val="none" w:sz="0" w:space="0" w:color="auto"/>
        <w:bottom w:val="none" w:sz="0" w:space="0" w:color="auto"/>
        <w:right w:val="none" w:sz="0" w:space="0" w:color="auto"/>
      </w:divBdr>
    </w:div>
    <w:div w:id="1155798942">
      <w:marLeft w:val="480"/>
      <w:marRight w:val="0"/>
      <w:marTop w:val="0"/>
      <w:marBottom w:val="0"/>
      <w:divBdr>
        <w:top w:val="none" w:sz="0" w:space="0" w:color="auto"/>
        <w:left w:val="none" w:sz="0" w:space="0" w:color="auto"/>
        <w:bottom w:val="none" w:sz="0" w:space="0" w:color="auto"/>
        <w:right w:val="none" w:sz="0" w:space="0" w:color="auto"/>
      </w:divBdr>
    </w:div>
    <w:div w:id="1157917930">
      <w:marLeft w:val="480"/>
      <w:marRight w:val="0"/>
      <w:marTop w:val="0"/>
      <w:marBottom w:val="0"/>
      <w:divBdr>
        <w:top w:val="none" w:sz="0" w:space="0" w:color="auto"/>
        <w:left w:val="none" w:sz="0" w:space="0" w:color="auto"/>
        <w:bottom w:val="none" w:sz="0" w:space="0" w:color="auto"/>
        <w:right w:val="none" w:sz="0" w:space="0" w:color="auto"/>
      </w:divBdr>
    </w:div>
    <w:div w:id="1157962748">
      <w:bodyDiv w:val="1"/>
      <w:marLeft w:val="0"/>
      <w:marRight w:val="0"/>
      <w:marTop w:val="0"/>
      <w:marBottom w:val="0"/>
      <w:divBdr>
        <w:top w:val="none" w:sz="0" w:space="0" w:color="auto"/>
        <w:left w:val="none" w:sz="0" w:space="0" w:color="auto"/>
        <w:bottom w:val="none" w:sz="0" w:space="0" w:color="auto"/>
        <w:right w:val="none" w:sz="0" w:space="0" w:color="auto"/>
      </w:divBdr>
    </w:div>
    <w:div w:id="1162233338">
      <w:marLeft w:val="480"/>
      <w:marRight w:val="0"/>
      <w:marTop w:val="0"/>
      <w:marBottom w:val="0"/>
      <w:divBdr>
        <w:top w:val="none" w:sz="0" w:space="0" w:color="auto"/>
        <w:left w:val="none" w:sz="0" w:space="0" w:color="auto"/>
        <w:bottom w:val="none" w:sz="0" w:space="0" w:color="auto"/>
        <w:right w:val="none" w:sz="0" w:space="0" w:color="auto"/>
      </w:divBdr>
    </w:div>
    <w:div w:id="1163081788">
      <w:marLeft w:val="480"/>
      <w:marRight w:val="0"/>
      <w:marTop w:val="0"/>
      <w:marBottom w:val="0"/>
      <w:divBdr>
        <w:top w:val="none" w:sz="0" w:space="0" w:color="auto"/>
        <w:left w:val="none" w:sz="0" w:space="0" w:color="auto"/>
        <w:bottom w:val="none" w:sz="0" w:space="0" w:color="auto"/>
        <w:right w:val="none" w:sz="0" w:space="0" w:color="auto"/>
      </w:divBdr>
    </w:div>
    <w:div w:id="1163813572">
      <w:marLeft w:val="480"/>
      <w:marRight w:val="0"/>
      <w:marTop w:val="0"/>
      <w:marBottom w:val="0"/>
      <w:divBdr>
        <w:top w:val="none" w:sz="0" w:space="0" w:color="auto"/>
        <w:left w:val="none" w:sz="0" w:space="0" w:color="auto"/>
        <w:bottom w:val="none" w:sz="0" w:space="0" w:color="auto"/>
        <w:right w:val="none" w:sz="0" w:space="0" w:color="auto"/>
      </w:divBdr>
    </w:div>
    <w:div w:id="1164903604">
      <w:marLeft w:val="480"/>
      <w:marRight w:val="0"/>
      <w:marTop w:val="0"/>
      <w:marBottom w:val="0"/>
      <w:divBdr>
        <w:top w:val="none" w:sz="0" w:space="0" w:color="auto"/>
        <w:left w:val="none" w:sz="0" w:space="0" w:color="auto"/>
        <w:bottom w:val="none" w:sz="0" w:space="0" w:color="auto"/>
        <w:right w:val="none" w:sz="0" w:space="0" w:color="auto"/>
      </w:divBdr>
    </w:div>
    <w:div w:id="1166238569">
      <w:marLeft w:val="480"/>
      <w:marRight w:val="0"/>
      <w:marTop w:val="0"/>
      <w:marBottom w:val="0"/>
      <w:divBdr>
        <w:top w:val="none" w:sz="0" w:space="0" w:color="auto"/>
        <w:left w:val="none" w:sz="0" w:space="0" w:color="auto"/>
        <w:bottom w:val="none" w:sz="0" w:space="0" w:color="auto"/>
        <w:right w:val="none" w:sz="0" w:space="0" w:color="auto"/>
      </w:divBdr>
    </w:div>
    <w:div w:id="1167356935">
      <w:marLeft w:val="480"/>
      <w:marRight w:val="0"/>
      <w:marTop w:val="0"/>
      <w:marBottom w:val="0"/>
      <w:divBdr>
        <w:top w:val="none" w:sz="0" w:space="0" w:color="auto"/>
        <w:left w:val="none" w:sz="0" w:space="0" w:color="auto"/>
        <w:bottom w:val="none" w:sz="0" w:space="0" w:color="auto"/>
        <w:right w:val="none" w:sz="0" w:space="0" w:color="auto"/>
      </w:divBdr>
    </w:div>
    <w:div w:id="1167406171">
      <w:marLeft w:val="480"/>
      <w:marRight w:val="0"/>
      <w:marTop w:val="0"/>
      <w:marBottom w:val="0"/>
      <w:divBdr>
        <w:top w:val="none" w:sz="0" w:space="0" w:color="auto"/>
        <w:left w:val="none" w:sz="0" w:space="0" w:color="auto"/>
        <w:bottom w:val="none" w:sz="0" w:space="0" w:color="auto"/>
        <w:right w:val="none" w:sz="0" w:space="0" w:color="auto"/>
      </w:divBdr>
    </w:div>
    <w:div w:id="1170557029">
      <w:marLeft w:val="640"/>
      <w:marRight w:val="0"/>
      <w:marTop w:val="0"/>
      <w:marBottom w:val="0"/>
      <w:divBdr>
        <w:top w:val="none" w:sz="0" w:space="0" w:color="auto"/>
        <w:left w:val="none" w:sz="0" w:space="0" w:color="auto"/>
        <w:bottom w:val="none" w:sz="0" w:space="0" w:color="auto"/>
        <w:right w:val="none" w:sz="0" w:space="0" w:color="auto"/>
      </w:divBdr>
    </w:div>
    <w:div w:id="1175143685">
      <w:marLeft w:val="480"/>
      <w:marRight w:val="0"/>
      <w:marTop w:val="0"/>
      <w:marBottom w:val="0"/>
      <w:divBdr>
        <w:top w:val="none" w:sz="0" w:space="0" w:color="auto"/>
        <w:left w:val="none" w:sz="0" w:space="0" w:color="auto"/>
        <w:bottom w:val="none" w:sz="0" w:space="0" w:color="auto"/>
        <w:right w:val="none" w:sz="0" w:space="0" w:color="auto"/>
      </w:divBdr>
    </w:div>
    <w:div w:id="1176724792">
      <w:bodyDiv w:val="1"/>
      <w:marLeft w:val="0"/>
      <w:marRight w:val="0"/>
      <w:marTop w:val="0"/>
      <w:marBottom w:val="0"/>
      <w:divBdr>
        <w:top w:val="none" w:sz="0" w:space="0" w:color="auto"/>
        <w:left w:val="none" w:sz="0" w:space="0" w:color="auto"/>
        <w:bottom w:val="none" w:sz="0" w:space="0" w:color="auto"/>
        <w:right w:val="none" w:sz="0" w:space="0" w:color="auto"/>
      </w:divBdr>
    </w:div>
    <w:div w:id="1177042501">
      <w:marLeft w:val="480"/>
      <w:marRight w:val="0"/>
      <w:marTop w:val="0"/>
      <w:marBottom w:val="0"/>
      <w:divBdr>
        <w:top w:val="none" w:sz="0" w:space="0" w:color="auto"/>
        <w:left w:val="none" w:sz="0" w:space="0" w:color="auto"/>
        <w:bottom w:val="none" w:sz="0" w:space="0" w:color="auto"/>
        <w:right w:val="none" w:sz="0" w:space="0" w:color="auto"/>
      </w:divBdr>
    </w:div>
    <w:div w:id="1177110343">
      <w:marLeft w:val="480"/>
      <w:marRight w:val="0"/>
      <w:marTop w:val="0"/>
      <w:marBottom w:val="0"/>
      <w:divBdr>
        <w:top w:val="none" w:sz="0" w:space="0" w:color="auto"/>
        <w:left w:val="none" w:sz="0" w:space="0" w:color="auto"/>
        <w:bottom w:val="none" w:sz="0" w:space="0" w:color="auto"/>
        <w:right w:val="none" w:sz="0" w:space="0" w:color="auto"/>
      </w:divBdr>
    </w:div>
    <w:div w:id="1184251401">
      <w:marLeft w:val="480"/>
      <w:marRight w:val="0"/>
      <w:marTop w:val="0"/>
      <w:marBottom w:val="0"/>
      <w:divBdr>
        <w:top w:val="none" w:sz="0" w:space="0" w:color="auto"/>
        <w:left w:val="none" w:sz="0" w:space="0" w:color="auto"/>
        <w:bottom w:val="none" w:sz="0" w:space="0" w:color="auto"/>
        <w:right w:val="none" w:sz="0" w:space="0" w:color="auto"/>
      </w:divBdr>
    </w:div>
    <w:div w:id="1184632910">
      <w:marLeft w:val="480"/>
      <w:marRight w:val="0"/>
      <w:marTop w:val="0"/>
      <w:marBottom w:val="0"/>
      <w:divBdr>
        <w:top w:val="none" w:sz="0" w:space="0" w:color="auto"/>
        <w:left w:val="none" w:sz="0" w:space="0" w:color="auto"/>
        <w:bottom w:val="none" w:sz="0" w:space="0" w:color="auto"/>
        <w:right w:val="none" w:sz="0" w:space="0" w:color="auto"/>
      </w:divBdr>
    </w:div>
    <w:div w:id="1186556990">
      <w:bodyDiv w:val="1"/>
      <w:marLeft w:val="0"/>
      <w:marRight w:val="0"/>
      <w:marTop w:val="0"/>
      <w:marBottom w:val="0"/>
      <w:divBdr>
        <w:top w:val="none" w:sz="0" w:space="0" w:color="auto"/>
        <w:left w:val="none" w:sz="0" w:space="0" w:color="auto"/>
        <w:bottom w:val="none" w:sz="0" w:space="0" w:color="auto"/>
        <w:right w:val="none" w:sz="0" w:space="0" w:color="auto"/>
      </w:divBdr>
    </w:div>
    <w:div w:id="1186747039">
      <w:marLeft w:val="480"/>
      <w:marRight w:val="0"/>
      <w:marTop w:val="0"/>
      <w:marBottom w:val="0"/>
      <w:divBdr>
        <w:top w:val="none" w:sz="0" w:space="0" w:color="auto"/>
        <w:left w:val="none" w:sz="0" w:space="0" w:color="auto"/>
        <w:bottom w:val="none" w:sz="0" w:space="0" w:color="auto"/>
        <w:right w:val="none" w:sz="0" w:space="0" w:color="auto"/>
      </w:divBdr>
    </w:div>
    <w:div w:id="1186941841">
      <w:marLeft w:val="640"/>
      <w:marRight w:val="0"/>
      <w:marTop w:val="0"/>
      <w:marBottom w:val="0"/>
      <w:divBdr>
        <w:top w:val="none" w:sz="0" w:space="0" w:color="auto"/>
        <w:left w:val="none" w:sz="0" w:space="0" w:color="auto"/>
        <w:bottom w:val="none" w:sz="0" w:space="0" w:color="auto"/>
        <w:right w:val="none" w:sz="0" w:space="0" w:color="auto"/>
      </w:divBdr>
    </w:div>
    <w:div w:id="1188250570">
      <w:marLeft w:val="480"/>
      <w:marRight w:val="0"/>
      <w:marTop w:val="0"/>
      <w:marBottom w:val="0"/>
      <w:divBdr>
        <w:top w:val="none" w:sz="0" w:space="0" w:color="auto"/>
        <w:left w:val="none" w:sz="0" w:space="0" w:color="auto"/>
        <w:bottom w:val="none" w:sz="0" w:space="0" w:color="auto"/>
        <w:right w:val="none" w:sz="0" w:space="0" w:color="auto"/>
      </w:divBdr>
    </w:div>
    <w:div w:id="1188635531">
      <w:marLeft w:val="640"/>
      <w:marRight w:val="0"/>
      <w:marTop w:val="0"/>
      <w:marBottom w:val="0"/>
      <w:divBdr>
        <w:top w:val="none" w:sz="0" w:space="0" w:color="auto"/>
        <w:left w:val="none" w:sz="0" w:space="0" w:color="auto"/>
        <w:bottom w:val="none" w:sz="0" w:space="0" w:color="auto"/>
        <w:right w:val="none" w:sz="0" w:space="0" w:color="auto"/>
      </w:divBdr>
    </w:div>
    <w:div w:id="1190071324">
      <w:bodyDiv w:val="1"/>
      <w:marLeft w:val="0"/>
      <w:marRight w:val="0"/>
      <w:marTop w:val="0"/>
      <w:marBottom w:val="0"/>
      <w:divBdr>
        <w:top w:val="none" w:sz="0" w:space="0" w:color="auto"/>
        <w:left w:val="none" w:sz="0" w:space="0" w:color="auto"/>
        <w:bottom w:val="none" w:sz="0" w:space="0" w:color="auto"/>
        <w:right w:val="none" w:sz="0" w:space="0" w:color="auto"/>
      </w:divBdr>
    </w:div>
    <w:div w:id="1191991487">
      <w:bodyDiv w:val="1"/>
      <w:marLeft w:val="0"/>
      <w:marRight w:val="0"/>
      <w:marTop w:val="0"/>
      <w:marBottom w:val="0"/>
      <w:divBdr>
        <w:top w:val="none" w:sz="0" w:space="0" w:color="auto"/>
        <w:left w:val="none" w:sz="0" w:space="0" w:color="auto"/>
        <w:bottom w:val="none" w:sz="0" w:space="0" w:color="auto"/>
        <w:right w:val="none" w:sz="0" w:space="0" w:color="auto"/>
      </w:divBdr>
    </w:div>
    <w:div w:id="1193149878">
      <w:marLeft w:val="640"/>
      <w:marRight w:val="0"/>
      <w:marTop w:val="0"/>
      <w:marBottom w:val="0"/>
      <w:divBdr>
        <w:top w:val="none" w:sz="0" w:space="0" w:color="auto"/>
        <w:left w:val="none" w:sz="0" w:space="0" w:color="auto"/>
        <w:bottom w:val="none" w:sz="0" w:space="0" w:color="auto"/>
        <w:right w:val="none" w:sz="0" w:space="0" w:color="auto"/>
      </w:divBdr>
    </w:div>
    <w:div w:id="1195314076">
      <w:bodyDiv w:val="1"/>
      <w:marLeft w:val="0"/>
      <w:marRight w:val="0"/>
      <w:marTop w:val="0"/>
      <w:marBottom w:val="0"/>
      <w:divBdr>
        <w:top w:val="none" w:sz="0" w:space="0" w:color="auto"/>
        <w:left w:val="none" w:sz="0" w:space="0" w:color="auto"/>
        <w:bottom w:val="none" w:sz="0" w:space="0" w:color="auto"/>
        <w:right w:val="none" w:sz="0" w:space="0" w:color="auto"/>
      </w:divBdr>
    </w:div>
    <w:div w:id="1195388972">
      <w:bodyDiv w:val="1"/>
      <w:marLeft w:val="0"/>
      <w:marRight w:val="0"/>
      <w:marTop w:val="0"/>
      <w:marBottom w:val="0"/>
      <w:divBdr>
        <w:top w:val="none" w:sz="0" w:space="0" w:color="auto"/>
        <w:left w:val="none" w:sz="0" w:space="0" w:color="auto"/>
        <w:bottom w:val="none" w:sz="0" w:space="0" w:color="auto"/>
        <w:right w:val="none" w:sz="0" w:space="0" w:color="auto"/>
      </w:divBdr>
    </w:div>
    <w:div w:id="1196694857">
      <w:marLeft w:val="480"/>
      <w:marRight w:val="0"/>
      <w:marTop w:val="0"/>
      <w:marBottom w:val="0"/>
      <w:divBdr>
        <w:top w:val="none" w:sz="0" w:space="0" w:color="auto"/>
        <w:left w:val="none" w:sz="0" w:space="0" w:color="auto"/>
        <w:bottom w:val="none" w:sz="0" w:space="0" w:color="auto"/>
        <w:right w:val="none" w:sz="0" w:space="0" w:color="auto"/>
      </w:divBdr>
    </w:div>
    <w:div w:id="1197309275">
      <w:marLeft w:val="640"/>
      <w:marRight w:val="0"/>
      <w:marTop w:val="0"/>
      <w:marBottom w:val="0"/>
      <w:divBdr>
        <w:top w:val="none" w:sz="0" w:space="0" w:color="auto"/>
        <w:left w:val="none" w:sz="0" w:space="0" w:color="auto"/>
        <w:bottom w:val="none" w:sz="0" w:space="0" w:color="auto"/>
        <w:right w:val="none" w:sz="0" w:space="0" w:color="auto"/>
      </w:divBdr>
    </w:div>
    <w:div w:id="1197740825">
      <w:marLeft w:val="480"/>
      <w:marRight w:val="0"/>
      <w:marTop w:val="0"/>
      <w:marBottom w:val="0"/>
      <w:divBdr>
        <w:top w:val="none" w:sz="0" w:space="0" w:color="auto"/>
        <w:left w:val="none" w:sz="0" w:space="0" w:color="auto"/>
        <w:bottom w:val="none" w:sz="0" w:space="0" w:color="auto"/>
        <w:right w:val="none" w:sz="0" w:space="0" w:color="auto"/>
      </w:divBdr>
    </w:div>
    <w:div w:id="1199659505">
      <w:marLeft w:val="640"/>
      <w:marRight w:val="0"/>
      <w:marTop w:val="0"/>
      <w:marBottom w:val="0"/>
      <w:divBdr>
        <w:top w:val="none" w:sz="0" w:space="0" w:color="auto"/>
        <w:left w:val="none" w:sz="0" w:space="0" w:color="auto"/>
        <w:bottom w:val="none" w:sz="0" w:space="0" w:color="auto"/>
        <w:right w:val="none" w:sz="0" w:space="0" w:color="auto"/>
      </w:divBdr>
    </w:div>
    <w:div w:id="1200169929">
      <w:marLeft w:val="480"/>
      <w:marRight w:val="0"/>
      <w:marTop w:val="0"/>
      <w:marBottom w:val="0"/>
      <w:divBdr>
        <w:top w:val="none" w:sz="0" w:space="0" w:color="auto"/>
        <w:left w:val="none" w:sz="0" w:space="0" w:color="auto"/>
        <w:bottom w:val="none" w:sz="0" w:space="0" w:color="auto"/>
        <w:right w:val="none" w:sz="0" w:space="0" w:color="auto"/>
      </w:divBdr>
    </w:div>
    <w:div w:id="1201359546">
      <w:marLeft w:val="480"/>
      <w:marRight w:val="0"/>
      <w:marTop w:val="0"/>
      <w:marBottom w:val="0"/>
      <w:divBdr>
        <w:top w:val="none" w:sz="0" w:space="0" w:color="auto"/>
        <w:left w:val="none" w:sz="0" w:space="0" w:color="auto"/>
        <w:bottom w:val="none" w:sz="0" w:space="0" w:color="auto"/>
        <w:right w:val="none" w:sz="0" w:space="0" w:color="auto"/>
      </w:divBdr>
    </w:div>
    <w:div w:id="1205019436">
      <w:bodyDiv w:val="1"/>
      <w:marLeft w:val="0"/>
      <w:marRight w:val="0"/>
      <w:marTop w:val="0"/>
      <w:marBottom w:val="0"/>
      <w:divBdr>
        <w:top w:val="none" w:sz="0" w:space="0" w:color="auto"/>
        <w:left w:val="none" w:sz="0" w:space="0" w:color="auto"/>
        <w:bottom w:val="none" w:sz="0" w:space="0" w:color="auto"/>
        <w:right w:val="none" w:sz="0" w:space="0" w:color="auto"/>
      </w:divBdr>
    </w:div>
    <w:div w:id="1205099569">
      <w:marLeft w:val="480"/>
      <w:marRight w:val="0"/>
      <w:marTop w:val="0"/>
      <w:marBottom w:val="0"/>
      <w:divBdr>
        <w:top w:val="none" w:sz="0" w:space="0" w:color="auto"/>
        <w:left w:val="none" w:sz="0" w:space="0" w:color="auto"/>
        <w:bottom w:val="none" w:sz="0" w:space="0" w:color="auto"/>
        <w:right w:val="none" w:sz="0" w:space="0" w:color="auto"/>
      </w:divBdr>
    </w:div>
    <w:div w:id="1206255654">
      <w:marLeft w:val="480"/>
      <w:marRight w:val="0"/>
      <w:marTop w:val="0"/>
      <w:marBottom w:val="0"/>
      <w:divBdr>
        <w:top w:val="none" w:sz="0" w:space="0" w:color="auto"/>
        <w:left w:val="none" w:sz="0" w:space="0" w:color="auto"/>
        <w:bottom w:val="none" w:sz="0" w:space="0" w:color="auto"/>
        <w:right w:val="none" w:sz="0" w:space="0" w:color="auto"/>
      </w:divBdr>
    </w:div>
    <w:div w:id="1210339672">
      <w:marLeft w:val="480"/>
      <w:marRight w:val="0"/>
      <w:marTop w:val="0"/>
      <w:marBottom w:val="0"/>
      <w:divBdr>
        <w:top w:val="none" w:sz="0" w:space="0" w:color="auto"/>
        <w:left w:val="none" w:sz="0" w:space="0" w:color="auto"/>
        <w:bottom w:val="none" w:sz="0" w:space="0" w:color="auto"/>
        <w:right w:val="none" w:sz="0" w:space="0" w:color="auto"/>
      </w:divBdr>
    </w:div>
    <w:div w:id="1212156544">
      <w:marLeft w:val="480"/>
      <w:marRight w:val="0"/>
      <w:marTop w:val="0"/>
      <w:marBottom w:val="0"/>
      <w:divBdr>
        <w:top w:val="none" w:sz="0" w:space="0" w:color="auto"/>
        <w:left w:val="none" w:sz="0" w:space="0" w:color="auto"/>
        <w:bottom w:val="none" w:sz="0" w:space="0" w:color="auto"/>
        <w:right w:val="none" w:sz="0" w:space="0" w:color="auto"/>
      </w:divBdr>
    </w:div>
    <w:div w:id="1213271673">
      <w:marLeft w:val="480"/>
      <w:marRight w:val="0"/>
      <w:marTop w:val="0"/>
      <w:marBottom w:val="0"/>
      <w:divBdr>
        <w:top w:val="none" w:sz="0" w:space="0" w:color="auto"/>
        <w:left w:val="none" w:sz="0" w:space="0" w:color="auto"/>
        <w:bottom w:val="none" w:sz="0" w:space="0" w:color="auto"/>
        <w:right w:val="none" w:sz="0" w:space="0" w:color="auto"/>
      </w:divBdr>
    </w:div>
    <w:div w:id="1214849623">
      <w:marLeft w:val="480"/>
      <w:marRight w:val="0"/>
      <w:marTop w:val="0"/>
      <w:marBottom w:val="0"/>
      <w:divBdr>
        <w:top w:val="none" w:sz="0" w:space="0" w:color="auto"/>
        <w:left w:val="none" w:sz="0" w:space="0" w:color="auto"/>
        <w:bottom w:val="none" w:sz="0" w:space="0" w:color="auto"/>
        <w:right w:val="none" w:sz="0" w:space="0" w:color="auto"/>
      </w:divBdr>
    </w:div>
    <w:div w:id="1216165907">
      <w:marLeft w:val="480"/>
      <w:marRight w:val="0"/>
      <w:marTop w:val="0"/>
      <w:marBottom w:val="0"/>
      <w:divBdr>
        <w:top w:val="none" w:sz="0" w:space="0" w:color="auto"/>
        <w:left w:val="none" w:sz="0" w:space="0" w:color="auto"/>
        <w:bottom w:val="none" w:sz="0" w:space="0" w:color="auto"/>
        <w:right w:val="none" w:sz="0" w:space="0" w:color="auto"/>
      </w:divBdr>
    </w:div>
    <w:div w:id="1216240259">
      <w:bodyDiv w:val="1"/>
      <w:marLeft w:val="0"/>
      <w:marRight w:val="0"/>
      <w:marTop w:val="0"/>
      <w:marBottom w:val="0"/>
      <w:divBdr>
        <w:top w:val="none" w:sz="0" w:space="0" w:color="auto"/>
        <w:left w:val="none" w:sz="0" w:space="0" w:color="auto"/>
        <w:bottom w:val="none" w:sz="0" w:space="0" w:color="auto"/>
        <w:right w:val="none" w:sz="0" w:space="0" w:color="auto"/>
      </w:divBdr>
    </w:div>
    <w:div w:id="1216308145">
      <w:marLeft w:val="480"/>
      <w:marRight w:val="0"/>
      <w:marTop w:val="0"/>
      <w:marBottom w:val="0"/>
      <w:divBdr>
        <w:top w:val="none" w:sz="0" w:space="0" w:color="auto"/>
        <w:left w:val="none" w:sz="0" w:space="0" w:color="auto"/>
        <w:bottom w:val="none" w:sz="0" w:space="0" w:color="auto"/>
        <w:right w:val="none" w:sz="0" w:space="0" w:color="auto"/>
      </w:divBdr>
    </w:div>
    <w:div w:id="1216620796">
      <w:bodyDiv w:val="1"/>
      <w:marLeft w:val="0"/>
      <w:marRight w:val="0"/>
      <w:marTop w:val="0"/>
      <w:marBottom w:val="0"/>
      <w:divBdr>
        <w:top w:val="none" w:sz="0" w:space="0" w:color="auto"/>
        <w:left w:val="none" w:sz="0" w:space="0" w:color="auto"/>
        <w:bottom w:val="none" w:sz="0" w:space="0" w:color="auto"/>
        <w:right w:val="none" w:sz="0" w:space="0" w:color="auto"/>
      </w:divBdr>
    </w:div>
    <w:div w:id="1219125931">
      <w:marLeft w:val="480"/>
      <w:marRight w:val="0"/>
      <w:marTop w:val="0"/>
      <w:marBottom w:val="0"/>
      <w:divBdr>
        <w:top w:val="none" w:sz="0" w:space="0" w:color="auto"/>
        <w:left w:val="none" w:sz="0" w:space="0" w:color="auto"/>
        <w:bottom w:val="none" w:sz="0" w:space="0" w:color="auto"/>
        <w:right w:val="none" w:sz="0" w:space="0" w:color="auto"/>
      </w:divBdr>
    </w:div>
    <w:div w:id="1220704624">
      <w:marLeft w:val="640"/>
      <w:marRight w:val="0"/>
      <w:marTop w:val="0"/>
      <w:marBottom w:val="0"/>
      <w:divBdr>
        <w:top w:val="none" w:sz="0" w:space="0" w:color="auto"/>
        <w:left w:val="none" w:sz="0" w:space="0" w:color="auto"/>
        <w:bottom w:val="none" w:sz="0" w:space="0" w:color="auto"/>
        <w:right w:val="none" w:sz="0" w:space="0" w:color="auto"/>
      </w:divBdr>
    </w:div>
    <w:div w:id="1222062915">
      <w:marLeft w:val="480"/>
      <w:marRight w:val="0"/>
      <w:marTop w:val="0"/>
      <w:marBottom w:val="0"/>
      <w:divBdr>
        <w:top w:val="none" w:sz="0" w:space="0" w:color="auto"/>
        <w:left w:val="none" w:sz="0" w:space="0" w:color="auto"/>
        <w:bottom w:val="none" w:sz="0" w:space="0" w:color="auto"/>
        <w:right w:val="none" w:sz="0" w:space="0" w:color="auto"/>
      </w:divBdr>
    </w:div>
    <w:div w:id="1224101378">
      <w:marLeft w:val="480"/>
      <w:marRight w:val="0"/>
      <w:marTop w:val="0"/>
      <w:marBottom w:val="0"/>
      <w:divBdr>
        <w:top w:val="none" w:sz="0" w:space="0" w:color="auto"/>
        <w:left w:val="none" w:sz="0" w:space="0" w:color="auto"/>
        <w:bottom w:val="none" w:sz="0" w:space="0" w:color="auto"/>
        <w:right w:val="none" w:sz="0" w:space="0" w:color="auto"/>
      </w:divBdr>
    </w:div>
    <w:div w:id="1230265973">
      <w:bodyDiv w:val="1"/>
      <w:marLeft w:val="0"/>
      <w:marRight w:val="0"/>
      <w:marTop w:val="0"/>
      <w:marBottom w:val="0"/>
      <w:divBdr>
        <w:top w:val="none" w:sz="0" w:space="0" w:color="auto"/>
        <w:left w:val="none" w:sz="0" w:space="0" w:color="auto"/>
        <w:bottom w:val="none" w:sz="0" w:space="0" w:color="auto"/>
        <w:right w:val="none" w:sz="0" w:space="0" w:color="auto"/>
      </w:divBdr>
    </w:div>
    <w:div w:id="1233588326">
      <w:marLeft w:val="480"/>
      <w:marRight w:val="0"/>
      <w:marTop w:val="0"/>
      <w:marBottom w:val="0"/>
      <w:divBdr>
        <w:top w:val="none" w:sz="0" w:space="0" w:color="auto"/>
        <w:left w:val="none" w:sz="0" w:space="0" w:color="auto"/>
        <w:bottom w:val="none" w:sz="0" w:space="0" w:color="auto"/>
        <w:right w:val="none" w:sz="0" w:space="0" w:color="auto"/>
      </w:divBdr>
    </w:div>
    <w:div w:id="1234587637">
      <w:marLeft w:val="480"/>
      <w:marRight w:val="0"/>
      <w:marTop w:val="0"/>
      <w:marBottom w:val="0"/>
      <w:divBdr>
        <w:top w:val="none" w:sz="0" w:space="0" w:color="auto"/>
        <w:left w:val="none" w:sz="0" w:space="0" w:color="auto"/>
        <w:bottom w:val="none" w:sz="0" w:space="0" w:color="auto"/>
        <w:right w:val="none" w:sz="0" w:space="0" w:color="auto"/>
      </w:divBdr>
    </w:div>
    <w:div w:id="1235358771">
      <w:marLeft w:val="480"/>
      <w:marRight w:val="0"/>
      <w:marTop w:val="0"/>
      <w:marBottom w:val="0"/>
      <w:divBdr>
        <w:top w:val="none" w:sz="0" w:space="0" w:color="auto"/>
        <w:left w:val="none" w:sz="0" w:space="0" w:color="auto"/>
        <w:bottom w:val="none" w:sz="0" w:space="0" w:color="auto"/>
        <w:right w:val="none" w:sz="0" w:space="0" w:color="auto"/>
      </w:divBdr>
    </w:div>
    <w:div w:id="1235504290">
      <w:marLeft w:val="480"/>
      <w:marRight w:val="0"/>
      <w:marTop w:val="0"/>
      <w:marBottom w:val="0"/>
      <w:divBdr>
        <w:top w:val="none" w:sz="0" w:space="0" w:color="auto"/>
        <w:left w:val="none" w:sz="0" w:space="0" w:color="auto"/>
        <w:bottom w:val="none" w:sz="0" w:space="0" w:color="auto"/>
        <w:right w:val="none" w:sz="0" w:space="0" w:color="auto"/>
      </w:divBdr>
    </w:div>
    <w:div w:id="1236159196">
      <w:marLeft w:val="480"/>
      <w:marRight w:val="0"/>
      <w:marTop w:val="0"/>
      <w:marBottom w:val="0"/>
      <w:divBdr>
        <w:top w:val="none" w:sz="0" w:space="0" w:color="auto"/>
        <w:left w:val="none" w:sz="0" w:space="0" w:color="auto"/>
        <w:bottom w:val="none" w:sz="0" w:space="0" w:color="auto"/>
        <w:right w:val="none" w:sz="0" w:space="0" w:color="auto"/>
      </w:divBdr>
    </w:div>
    <w:div w:id="1238595199">
      <w:marLeft w:val="480"/>
      <w:marRight w:val="0"/>
      <w:marTop w:val="0"/>
      <w:marBottom w:val="0"/>
      <w:divBdr>
        <w:top w:val="none" w:sz="0" w:space="0" w:color="auto"/>
        <w:left w:val="none" w:sz="0" w:space="0" w:color="auto"/>
        <w:bottom w:val="none" w:sz="0" w:space="0" w:color="auto"/>
        <w:right w:val="none" w:sz="0" w:space="0" w:color="auto"/>
      </w:divBdr>
    </w:div>
    <w:div w:id="1238904273">
      <w:marLeft w:val="480"/>
      <w:marRight w:val="0"/>
      <w:marTop w:val="0"/>
      <w:marBottom w:val="0"/>
      <w:divBdr>
        <w:top w:val="none" w:sz="0" w:space="0" w:color="auto"/>
        <w:left w:val="none" w:sz="0" w:space="0" w:color="auto"/>
        <w:bottom w:val="none" w:sz="0" w:space="0" w:color="auto"/>
        <w:right w:val="none" w:sz="0" w:space="0" w:color="auto"/>
      </w:divBdr>
    </w:div>
    <w:div w:id="1240864641">
      <w:marLeft w:val="480"/>
      <w:marRight w:val="0"/>
      <w:marTop w:val="0"/>
      <w:marBottom w:val="0"/>
      <w:divBdr>
        <w:top w:val="none" w:sz="0" w:space="0" w:color="auto"/>
        <w:left w:val="none" w:sz="0" w:space="0" w:color="auto"/>
        <w:bottom w:val="none" w:sz="0" w:space="0" w:color="auto"/>
        <w:right w:val="none" w:sz="0" w:space="0" w:color="auto"/>
      </w:divBdr>
    </w:div>
    <w:div w:id="1242367794">
      <w:marLeft w:val="640"/>
      <w:marRight w:val="0"/>
      <w:marTop w:val="0"/>
      <w:marBottom w:val="0"/>
      <w:divBdr>
        <w:top w:val="none" w:sz="0" w:space="0" w:color="auto"/>
        <w:left w:val="none" w:sz="0" w:space="0" w:color="auto"/>
        <w:bottom w:val="none" w:sz="0" w:space="0" w:color="auto"/>
        <w:right w:val="none" w:sz="0" w:space="0" w:color="auto"/>
      </w:divBdr>
    </w:div>
    <w:div w:id="1247379177">
      <w:marLeft w:val="480"/>
      <w:marRight w:val="0"/>
      <w:marTop w:val="0"/>
      <w:marBottom w:val="0"/>
      <w:divBdr>
        <w:top w:val="none" w:sz="0" w:space="0" w:color="auto"/>
        <w:left w:val="none" w:sz="0" w:space="0" w:color="auto"/>
        <w:bottom w:val="none" w:sz="0" w:space="0" w:color="auto"/>
        <w:right w:val="none" w:sz="0" w:space="0" w:color="auto"/>
      </w:divBdr>
    </w:div>
    <w:div w:id="1248660777">
      <w:bodyDiv w:val="1"/>
      <w:marLeft w:val="0"/>
      <w:marRight w:val="0"/>
      <w:marTop w:val="0"/>
      <w:marBottom w:val="0"/>
      <w:divBdr>
        <w:top w:val="none" w:sz="0" w:space="0" w:color="auto"/>
        <w:left w:val="none" w:sz="0" w:space="0" w:color="auto"/>
        <w:bottom w:val="none" w:sz="0" w:space="0" w:color="auto"/>
        <w:right w:val="none" w:sz="0" w:space="0" w:color="auto"/>
      </w:divBdr>
    </w:div>
    <w:div w:id="1252811163">
      <w:marLeft w:val="480"/>
      <w:marRight w:val="0"/>
      <w:marTop w:val="0"/>
      <w:marBottom w:val="0"/>
      <w:divBdr>
        <w:top w:val="none" w:sz="0" w:space="0" w:color="auto"/>
        <w:left w:val="none" w:sz="0" w:space="0" w:color="auto"/>
        <w:bottom w:val="none" w:sz="0" w:space="0" w:color="auto"/>
        <w:right w:val="none" w:sz="0" w:space="0" w:color="auto"/>
      </w:divBdr>
    </w:div>
    <w:div w:id="1253123940">
      <w:marLeft w:val="480"/>
      <w:marRight w:val="0"/>
      <w:marTop w:val="0"/>
      <w:marBottom w:val="0"/>
      <w:divBdr>
        <w:top w:val="none" w:sz="0" w:space="0" w:color="auto"/>
        <w:left w:val="none" w:sz="0" w:space="0" w:color="auto"/>
        <w:bottom w:val="none" w:sz="0" w:space="0" w:color="auto"/>
        <w:right w:val="none" w:sz="0" w:space="0" w:color="auto"/>
      </w:divBdr>
    </w:div>
    <w:div w:id="1254895101">
      <w:marLeft w:val="480"/>
      <w:marRight w:val="0"/>
      <w:marTop w:val="0"/>
      <w:marBottom w:val="0"/>
      <w:divBdr>
        <w:top w:val="none" w:sz="0" w:space="0" w:color="auto"/>
        <w:left w:val="none" w:sz="0" w:space="0" w:color="auto"/>
        <w:bottom w:val="none" w:sz="0" w:space="0" w:color="auto"/>
        <w:right w:val="none" w:sz="0" w:space="0" w:color="auto"/>
      </w:divBdr>
    </w:div>
    <w:div w:id="1255748214">
      <w:marLeft w:val="480"/>
      <w:marRight w:val="0"/>
      <w:marTop w:val="0"/>
      <w:marBottom w:val="0"/>
      <w:divBdr>
        <w:top w:val="none" w:sz="0" w:space="0" w:color="auto"/>
        <w:left w:val="none" w:sz="0" w:space="0" w:color="auto"/>
        <w:bottom w:val="none" w:sz="0" w:space="0" w:color="auto"/>
        <w:right w:val="none" w:sz="0" w:space="0" w:color="auto"/>
      </w:divBdr>
    </w:div>
    <w:div w:id="1256212085">
      <w:marLeft w:val="640"/>
      <w:marRight w:val="0"/>
      <w:marTop w:val="0"/>
      <w:marBottom w:val="0"/>
      <w:divBdr>
        <w:top w:val="none" w:sz="0" w:space="0" w:color="auto"/>
        <w:left w:val="none" w:sz="0" w:space="0" w:color="auto"/>
        <w:bottom w:val="none" w:sz="0" w:space="0" w:color="auto"/>
        <w:right w:val="none" w:sz="0" w:space="0" w:color="auto"/>
      </w:divBdr>
    </w:div>
    <w:div w:id="1262838108">
      <w:bodyDiv w:val="1"/>
      <w:marLeft w:val="0"/>
      <w:marRight w:val="0"/>
      <w:marTop w:val="0"/>
      <w:marBottom w:val="0"/>
      <w:divBdr>
        <w:top w:val="none" w:sz="0" w:space="0" w:color="auto"/>
        <w:left w:val="none" w:sz="0" w:space="0" w:color="auto"/>
        <w:bottom w:val="none" w:sz="0" w:space="0" w:color="auto"/>
        <w:right w:val="none" w:sz="0" w:space="0" w:color="auto"/>
      </w:divBdr>
    </w:div>
    <w:div w:id="1267926990">
      <w:marLeft w:val="480"/>
      <w:marRight w:val="0"/>
      <w:marTop w:val="0"/>
      <w:marBottom w:val="0"/>
      <w:divBdr>
        <w:top w:val="none" w:sz="0" w:space="0" w:color="auto"/>
        <w:left w:val="none" w:sz="0" w:space="0" w:color="auto"/>
        <w:bottom w:val="none" w:sz="0" w:space="0" w:color="auto"/>
        <w:right w:val="none" w:sz="0" w:space="0" w:color="auto"/>
      </w:divBdr>
    </w:div>
    <w:div w:id="1268973660">
      <w:bodyDiv w:val="1"/>
      <w:marLeft w:val="0"/>
      <w:marRight w:val="0"/>
      <w:marTop w:val="0"/>
      <w:marBottom w:val="0"/>
      <w:divBdr>
        <w:top w:val="none" w:sz="0" w:space="0" w:color="auto"/>
        <w:left w:val="none" w:sz="0" w:space="0" w:color="auto"/>
        <w:bottom w:val="none" w:sz="0" w:space="0" w:color="auto"/>
        <w:right w:val="none" w:sz="0" w:space="0" w:color="auto"/>
      </w:divBdr>
    </w:div>
    <w:div w:id="1271624528">
      <w:marLeft w:val="640"/>
      <w:marRight w:val="0"/>
      <w:marTop w:val="0"/>
      <w:marBottom w:val="0"/>
      <w:divBdr>
        <w:top w:val="none" w:sz="0" w:space="0" w:color="auto"/>
        <w:left w:val="none" w:sz="0" w:space="0" w:color="auto"/>
        <w:bottom w:val="none" w:sz="0" w:space="0" w:color="auto"/>
        <w:right w:val="none" w:sz="0" w:space="0" w:color="auto"/>
      </w:divBdr>
    </w:div>
    <w:div w:id="1271819807">
      <w:marLeft w:val="480"/>
      <w:marRight w:val="0"/>
      <w:marTop w:val="0"/>
      <w:marBottom w:val="0"/>
      <w:divBdr>
        <w:top w:val="none" w:sz="0" w:space="0" w:color="auto"/>
        <w:left w:val="none" w:sz="0" w:space="0" w:color="auto"/>
        <w:bottom w:val="none" w:sz="0" w:space="0" w:color="auto"/>
        <w:right w:val="none" w:sz="0" w:space="0" w:color="auto"/>
      </w:divBdr>
    </w:div>
    <w:div w:id="1274240344">
      <w:marLeft w:val="480"/>
      <w:marRight w:val="0"/>
      <w:marTop w:val="0"/>
      <w:marBottom w:val="0"/>
      <w:divBdr>
        <w:top w:val="none" w:sz="0" w:space="0" w:color="auto"/>
        <w:left w:val="none" w:sz="0" w:space="0" w:color="auto"/>
        <w:bottom w:val="none" w:sz="0" w:space="0" w:color="auto"/>
        <w:right w:val="none" w:sz="0" w:space="0" w:color="auto"/>
      </w:divBdr>
    </w:div>
    <w:div w:id="1277635587">
      <w:marLeft w:val="480"/>
      <w:marRight w:val="0"/>
      <w:marTop w:val="0"/>
      <w:marBottom w:val="0"/>
      <w:divBdr>
        <w:top w:val="none" w:sz="0" w:space="0" w:color="auto"/>
        <w:left w:val="none" w:sz="0" w:space="0" w:color="auto"/>
        <w:bottom w:val="none" w:sz="0" w:space="0" w:color="auto"/>
        <w:right w:val="none" w:sz="0" w:space="0" w:color="auto"/>
      </w:divBdr>
    </w:div>
    <w:div w:id="1279407341">
      <w:bodyDiv w:val="1"/>
      <w:marLeft w:val="0"/>
      <w:marRight w:val="0"/>
      <w:marTop w:val="0"/>
      <w:marBottom w:val="0"/>
      <w:divBdr>
        <w:top w:val="none" w:sz="0" w:space="0" w:color="auto"/>
        <w:left w:val="none" w:sz="0" w:space="0" w:color="auto"/>
        <w:bottom w:val="none" w:sz="0" w:space="0" w:color="auto"/>
        <w:right w:val="none" w:sz="0" w:space="0" w:color="auto"/>
      </w:divBdr>
    </w:div>
    <w:div w:id="1284773191">
      <w:bodyDiv w:val="1"/>
      <w:marLeft w:val="0"/>
      <w:marRight w:val="0"/>
      <w:marTop w:val="0"/>
      <w:marBottom w:val="0"/>
      <w:divBdr>
        <w:top w:val="none" w:sz="0" w:space="0" w:color="auto"/>
        <w:left w:val="none" w:sz="0" w:space="0" w:color="auto"/>
        <w:bottom w:val="none" w:sz="0" w:space="0" w:color="auto"/>
        <w:right w:val="none" w:sz="0" w:space="0" w:color="auto"/>
      </w:divBdr>
    </w:div>
    <w:div w:id="1285385799">
      <w:marLeft w:val="480"/>
      <w:marRight w:val="0"/>
      <w:marTop w:val="0"/>
      <w:marBottom w:val="0"/>
      <w:divBdr>
        <w:top w:val="none" w:sz="0" w:space="0" w:color="auto"/>
        <w:left w:val="none" w:sz="0" w:space="0" w:color="auto"/>
        <w:bottom w:val="none" w:sz="0" w:space="0" w:color="auto"/>
        <w:right w:val="none" w:sz="0" w:space="0" w:color="auto"/>
      </w:divBdr>
    </w:div>
    <w:div w:id="1286765821">
      <w:marLeft w:val="640"/>
      <w:marRight w:val="0"/>
      <w:marTop w:val="0"/>
      <w:marBottom w:val="0"/>
      <w:divBdr>
        <w:top w:val="none" w:sz="0" w:space="0" w:color="auto"/>
        <w:left w:val="none" w:sz="0" w:space="0" w:color="auto"/>
        <w:bottom w:val="none" w:sz="0" w:space="0" w:color="auto"/>
        <w:right w:val="none" w:sz="0" w:space="0" w:color="auto"/>
      </w:divBdr>
    </w:div>
    <w:div w:id="1290741783">
      <w:marLeft w:val="480"/>
      <w:marRight w:val="0"/>
      <w:marTop w:val="0"/>
      <w:marBottom w:val="0"/>
      <w:divBdr>
        <w:top w:val="none" w:sz="0" w:space="0" w:color="auto"/>
        <w:left w:val="none" w:sz="0" w:space="0" w:color="auto"/>
        <w:bottom w:val="none" w:sz="0" w:space="0" w:color="auto"/>
        <w:right w:val="none" w:sz="0" w:space="0" w:color="auto"/>
      </w:divBdr>
    </w:div>
    <w:div w:id="1293175514">
      <w:marLeft w:val="480"/>
      <w:marRight w:val="0"/>
      <w:marTop w:val="0"/>
      <w:marBottom w:val="0"/>
      <w:divBdr>
        <w:top w:val="none" w:sz="0" w:space="0" w:color="auto"/>
        <w:left w:val="none" w:sz="0" w:space="0" w:color="auto"/>
        <w:bottom w:val="none" w:sz="0" w:space="0" w:color="auto"/>
        <w:right w:val="none" w:sz="0" w:space="0" w:color="auto"/>
      </w:divBdr>
    </w:div>
    <w:div w:id="1294671193">
      <w:marLeft w:val="480"/>
      <w:marRight w:val="0"/>
      <w:marTop w:val="0"/>
      <w:marBottom w:val="0"/>
      <w:divBdr>
        <w:top w:val="none" w:sz="0" w:space="0" w:color="auto"/>
        <w:left w:val="none" w:sz="0" w:space="0" w:color="auto"/>
        <w:bottom w:val="none" w:sz="0" w:space="0" w:color="auto"/>
        <w:right w:val="none" w:sz="0" w:space="0" w:color="auto"/>
      </w:divBdr>
    </w:div>
    <w:div w:id="1295451005">
      <w:marLeft w:val="640"/>
      <w:marRight w:val="0"/>
      <w:marTop w:val="0"/>
      <w:marBottom w:val="0"/>
      <w:divBdr>
        <w:top w:val="none" w:sz="0" w:space="0" w:color="auto"/>
        <w:left w:val="none" w:sz="0" w:space="0" w:color="auto"/>
        <w:bottom w:val="none" w:sz="0" w:space="0" w:color="auto"/>
        <w:right w:val="none" w:sz="0" w:space="0" w:color="auto"/>
      </w:divBdr>
    </w:div>
    <w:div w:id="1299841548">
      <w:marLeft w:val="480"/>
      <w:marRight w:val="0"/>
      <w:marTop w:val="0"/>
      <w:marBottom w:val="0"/>
      <w:divBdr>
        <w:top w:val="none" w:sz="0" w:space="0" w:color="auto"/>
        <w:left w:val="none" w:sz="0" w:space="0" w:color="auto"/>
        <w:bottom w:val="none" w:sz="0" w:space="0" w:color="auto"/>
        <w:right w:val="none" w:sz="0" w:space="0" w:color="auto"/>
      </w:divBdr>
    </w:div>
    <w:div w:id="1301687307">
      <w:marLeft w:val="640"/>
      <w:marRight w:val="0"/>
      <w:marTop w:val="0"/>
      <w:marBottom w:val="0"/>
      <w:divBdr>
        <w:top w:val="none" w:sz="0" w:space="0" w:color="auto"/>
        <w:left w:val="none" w:sz="0" w:space="0" w:color="auto"/>
        <w:bottom w:val="none" w:sz="0" w:space="0" w:color="auto"/>
        <w:right w:val="none" w:sz="0" w:space="0" w:color="auto"/>
      </w:divBdr>
    </w:div>
    <w:div w:id="1303657000">
      <w:marLeft w:val="480"/>
      <w:marRight w:val="0"/>
      <w:marTop w:val="0"/>
      <w:marBottom w:val="0"/>
      <w:divBdr>
        <w:top w:val="none" w:sz="0" w:space="0" w:color="auto"/>
        <w:left w:val="none" w:sz="0" w:space="0" w:color="auto"/>
        <w:bottom w:val="none" w:sz="0" w:space="0" w:color="auto"/>
        <w:right w:val="none" w:sz="0" w:space="0" w:color="auto"/>
      </w:divBdr>
    </w:div>
    <w:div w:id="1305239796">
      <w:marLeft w:val="480"/>
      <w:marRight w:val="0"/>
      <w:marTop w:val="0"/>
      <w:marBottom w:val="0"/>
      <w:divBdr>
        <w:top w:val="none" w:sz="0" w:space="0" w:color="auto"/>
        <w:left w:val="none" w:sz="0" w:space="0" w:color="auto"/>
        <w:bottom w:val="none" w:sz="0" w:space="0" w:color="auto"/>
        <w:right w:val="none" w:sz="0" w:space="0" w:color="auto"/>
      </w:divBdr>
    </w:div>
    <w:div w:id="1308827503">
      <w:marLeft w:val="480"/>
      <w:marRight w:val="0"/>
      <w:marTop w:val="0"/>
      <w:marBottom w:val="0"/>
      <w:divBdr>
        <w:top w:val="none" w:sz="0" w:space="0" w:color="auto"/>
        <w:left w:val="none" w:sz="0" w:space="0" w:color="auto"/>
        <w:bottom w:val="none" w:sz="0" w:space="0" w:color="auto"/>
        <w:right w:val="none" w:sz="0" w:space="0" w:color="auto"/>
      </w:divBdr>
    </w:div>
    <w:div w:id="1310479432">
      <w:marLeft w:val="480"/>
      <w:marRight w:val="0"/>
      <w:marTop w:val="0"/>
      <w:marBottom w:val="0"/>
      <w:divBdr>
        <w:top w:val="none" w:sz="0" w:space="0" w:color="auto"/>
        <w:left w:val="none" w:sz="0" w:space="0" w:color="auto"/>
        <w:bottom w:val="none" w:sz="0" w:space="0" w:color="auto"/>
        <w:right w:val="none" w:sz="0" w:space="0" w:color="auto"/>
      </w:divBdr>
    </w:div>
    <w:div w:id="1311861912">
      <w:marLeft w:val="480"/>
      <w:marRight w:val="0"/>
      <w:marTop w:val="0"/>
      <w:marBottom w:val="0"/>
      <w:divBdr>
        <w:top w:val="none" w:sz="0" w:space="0" w:color="auto"/>
        <w:left w:val="none" w:sz="0" w:space="0" w:color="auto"/>
        <w:bottom w:val="none" w:sz="0" w:space="0" w:color="auto"/>
        <w:right w:val="none" w:sz="0" w:space="0" w:color="auto"/>
      </w:divBdr>
    </w:div>
    <w:div w:id="1314141541">
      <w:marLeft w:val="480"/>
      <w:marRight w:val="0"/>
      <w:marTop w:val="0"/>
      <w:marBottom w:val="0"/>
      <w:divBdr>
        <w:top w:val="none" w:sz="0" w:space="0" w:color="auto"/>
        <w:left w:val="none" w:sz="0" w:space="0" w:color="auto"/>
        <w:bottom w:val="none" w:sz="0" w:space="0" w:color="auto"/>
        <w:right w:val="none" w:sz="0" w:space="0" w:color="auto"/>
      </w:divBdr>
    </w:div>
    <w:div w:id="1315719360">
      <w:bodyDiv w:val="1"/>
      <w:marLeft w:val="0"/>
      <w:marRight w:val="0"/>
      <w:marTop w:val="0"/>
      <w:marBottom w:val="0"/>
      <w:divBdr>
        <w:top w:val="none" w:sz="0" w:space="0" w:color="auto"/>
        <w:left w:val="none" w:sz="0" w:space="0" w:color="auto"/>
        <w:bottom w:val="none" w:sz="0" w:space="0" w:color="auto"/>
        <w:right w:val="none" w:sz="0" w:space="0" w:color="auto"/>
      </w:divBdr>
    </w:div>
    <w:div w:id="1316564078">
      <w:marLeft w:val="480"/>
      <w:marRight w:val="0"/>
      <w:marTop w:val="0"/>
      <w:marBottom w:val="0"/>
      <w:divBdr>
        <w:top w:val="none" w:sz="0" w:space="0" w:color="auto"/>
        <w:left w:val="none" w:sz="0" w:space="0" w:color="auto"/>
        <w:bottom w:val="none" w:sz="0" w:space="0" w:color="auto"/>
        <w:right w:val="none" w:sz="0" w:space="0" w:color="auto"/>
      </w:divBdr>
    </w:div>
    <w:div w:id="1321231126">
      <w:bodyDiv w:val="1"/>
      <w:marLeft w:val="0"/>
      <w:marRight w:val="0"/>
      <w:marTop w:val="0"/>
      <w:marBottom w:val="0"/>
      <w:divBdr>
        <w:top w:val="none" w:sz="0" w:space="0" w:color="auto"/>
        <w:left w:val="none" w:sz="0" w:space="0" w:color="auto"/>
        <w:bottom w:val="none" w:sz="0" w:space="0" w:color="auto"/>
        <w:right w:val="none" w:sz="0" w:space="0" w:color="auto"/>
      </w:divBdr>
    </w:div>
    <w:div w:id="1322080508">
      <w:marLeft w:val="480"/>
      <w:marRight w:val="0"/>
      <w:marTop w:val="0"/>
      <w:marBottom w:val="0"/>
      <w:divBdr>
        <w:top w:val="none" w:sz="0" w:space="0" w:color="auto"/>
        <w:left w:val="none" w:sz="0" w:space="0" w:color="auto"/>
        <w:bottom w:val="none" w:sz="0" w:space="0" w:color="auto"/>
        <w:right w:val="none" w:sz="0" w:space="0" w:color="auto"/>
      </w:divBdr>
    </w:div>
    <w:div w:id="1325089593">
      <w:marLeft w:val="480"/>
      <w:marRight w:val="0"/>
      <w:marTop w:val="0"/>
      <w:marBottom w:val="0"/>
      <w:divBdr>
        <w:top w:val="none" w:sz="0" w:space="0" w:color="auto"/>
        <w:left w:val="none" w:sz="0" w:space="0" w:color="auto"/>
        <w:bottom w:val="none" w:sz="0" w:space="0" w:color="auto"/>
        <w:right w:val="none" w:sz="0" w:space="0" w:color="auto"/>
      </w:divBdr>
    </w:div>
    <w:div w:id="1328365866">
      <w:marLeft w:val="480"/>
      <w:marRight w:val="0"/>
      <w:marTop w:val="0"/>
      <w:marBottom w:val="0"/>
      <w:divBdr>
        <w:top w:val="none" w:sz="0" w:space="0" w:color="auto"/>
        <w:left w:val="none" w:sz="0" w:space="0" w:color="auto"/>
        <w:bottom w:val="none" w:sz="0" w:space="0" w:color="auto"/>
        <w:right w:val="none" w:sz="0" w:space="0" w:color="auto"/>
      </w:divBdr>
    </w:div>
    <w:div w:id="1328749541">
      <w:marLeft w:val="480"/>
      <w:marRight w:val="0"/>
      <w:marTop w:val="0"/>
      <w:marBottom w:val="0"/>
      <w:divBdr>
        <w:top w:val="none" w:sz="0" w:space="0" w:color="auto"/>
        <w:left w:val="none" w:sz="0" w:space="0" w:color="auto"/>
        <w:bottom w:val="none" w:sz="0" w:space="0" w:color="auto"/>
        <w:right w:val="none" w:sz="0" w:space="0" w:color="auto"/>
      </w:divBdr>
    </w:div>
    <w:div w:id="1335104750">
      <w:bodyDiv w:val="1"/>
      <w:marLeft w:val="0"/>
      <w:marRight w:val="0"/>
      <w:marTop w:val="0"/>
      <w:marBottom w:val="0"/>
      <w:divBdr>
        <w:top w:val="none" w:sz="0" w:space="0" w:color="auto"/>
        <w:left w:val="none" w:sz="0" w:space="0" w:color="auto"/>
        <w:bottom w:val="none" w:sz="0" w:space="0" w:color="auto"/>
        <w:right w:val="none" w:sz="0" w:space="0" w:color="auto"/>
      </w:divBdr>
    </w:div>
    <w:div w:id="1335188963">
      <w:marLeft w:val="480"/>
      <w:marRight w:val="0"/>
      <w:marTop w:val="0"/>
      <w:marBottom w:val="0"/>
      <w:divBdr>
        <w:top w:val="none" w:sz="0" w:space="0" w:color="auto"/>
        <w:left w:val="none" w:sz="0" w:space="0" w:color="auto"/>
        <w:bottom w:val="none" w:sz="0" w:space="0" w:color="auto"/>
        <w:right w:val="none" w:sz="0" w:space="0" w:color="auto"/>
      </w:divBdr>
    </w:div>
    <w:div w:id="1335958867">
      <w:marLeft w:val="480"/>
      <w:marRight w:val="0"/>
      <w:marTop w:val="0"/>
      <w:marBottom w:val="0"/>
      <w:divBdr>
        <w:top w:val="none" w:sz="0" w:space="0" w:color="auto"/>
        <w:left w:val="none" w:sz="0" w:space="0" w:color="auto"/>
        <w:bottom w:val="none" w:sz="0" w:space="0" w:color="auto"/>
        <w:right w:val="none" w:sz="0" w:space="0" w:color="auto"/>
      </w:divBdr>
    </w:div>
    <w:div w:id="1340935462">
      <w:marLeft w:val="480"/>
      <w:marRight w:val="0"/>
      <w:marTop w:val="0"/>
      <w:marBottom w:val="0"/>
      <w:divBdr>
        <w:top w:val="none" w:sz="0" w:space="0" w:color="auto"/>
        <w:left w:val="none" w:sz="0" w:space="0" w:color="auto"/>
        <w:bottom w:val="none" w:sz="0" w:space="0" w:color="auto"/>
        <w:right w:val="none" w:sz="0" w:space="0" w:color="auto"/>
      </w:divBdr>
    </w:div>
    <w:div w:id="1341741152">
      <w:marLeft w:val="480"/>
      <w:marRight w:val="0"/>
      <w:marTop w:val="0"/>
      <w:marBottom w:val="0"/>
      <w:divBdr>
        <w:top w:val="none" w:sz="0" w:space="0" w:color="auto"/>
        <w:left w:val="none" w:sz="0" w:space="0" w:color="auto"/>
        <w:bottom w:val="none" w:sz="0" w:space="0" w:color="auto"/>
        <w:right w:val="none" w:sz="0" w:space="0" w:color="auto"/>
      </w:divBdr>
    </w:div>
    <w:div w:id="1342051376">
      <w:marLeft w:val="480"/>
      <w:marRight w:val="0"/>
      <w:marTop w:val="0"/>
      <w:marBottom w:val="0"/>
      <w:divBdr>
        <w:top w:val="none" w:sz="0" w:space="0" w:color="auto"/>
        <w:left w:val="none" w:sz="0" w:space="0" w:color="auto"/>
        <w:bottom w:val="none" w:sz="0" w:space="0" w:color="auto"/>
        <w:right w:val="none" w:sz="0" w:space="0" w:color="auto"/>
      </w:divBdr>
    </w:div>
    <w:div w:id="1343359286">
      <w:bodyDiv w:val="1"/>
      <w:marLeft w:val="0"/>
      <w:marRight w:val="0"/>
      <w:marTop w:val="0"/>
      <w:marBottom w:val="0"/>
      <w:divBdr>
        <w:top w:val="none" w:sz="0" w:space="0" w:color="auto"/>
        <w:left w:val="none" w:sz="0" w:space="0" w:color="auto"/>
        <w:bottom w:val="none" w:sz="0" w:space="0" w:color="auto"/>
        <w:right w:val="none" w:sz="0" w:space="0" w:color="auto"/>
      </w:divBdr>
    </w:div>
    <w:div w:id="1347554764">
      <w:marLeft w:val="480"/>
      <w:marRight w:val="0"/>
      <w:marTop w:val="0"/>
      <w:marBottom w:val="0"/>
      <w:divBdr>
        <w:top w:val="none" w:sz="0" w:space="0" w:color="auto"/>
        <w:left w:val="none" w:sz="0" w:space="0" w:color="auto"/>
        <w:bottom w:val="none" w:sz="0" w:space="0" w:color="auto"/>
        <w:right w:val="none" w:sz="0" w:space="0" w:color="auto"/>
      </w:divBdr>
    </w:div>
    <w:div w:id="1348756852">
      <w:bodyDiv w:val="1"/>
      <w:marLeft w:val="0"/>
      <w:marRight w:val="0"/>
      <w:marTop w:val="0"/>
      <w:marBottom w:val="0"/>
      <w:divBdr>
        <w:top w:val="none" w:sz="0" w:space="0" w:color="auto"/>
        <w:left w:val="none" w:sz="0" w:space="0" w:color="auto"/>
        <w:bottom w:val="none" w:sz="0" w:space="0" w:color="auto"/>
        <w:right w:val="none" w:sz="0" w:space="0" w:color="auto"/>
      </w:divBdr>
    </w:div>
    <w:div w:id="1351566460">
      <w:marLeft w:val="480"/>
      <w:marRight w:val="0"/>
      <w:marTop w:val="0"/>
      <w:marBottom w:val="0"/>
      <w:divBdr>
        <w:top w:val="none" w:sz="0" w:space="0" w:color="auto"/>
        <w:left w:val="none" w:sz="0" w:space="0" w:color="auto"/>
        <w:bottom w:val="none" w:sz="0" w:space="0" w:color="auto"/>
        <w:right w:val="none" w:sz="0" w:space="0" w:color="auto"/>
      </w:divBdr>
    </w:div>
    <w:div w:id="1351571244">
      <w:marLeft w:val="480"/>
      <w:marRight w:val="0"/>
      <w:marTop w:val="0"/>
      <w:marBottom w:val="0"/>
      <w:divBdr>
        <w:top w:val="none" w:sz="0" w:space="0" w:color="auto"/>
        <w:left w:val="none" w:sz="0" w:space="0" w:color="auto"/>
        <w:bottom w:val="none" w:sz="0" w:space="0" w:color="auto"/>
        <w:right w:val="none" w:sz="0" w:space="0" w:color="auto"/>
      </w:divBdr>
    </w:div>
    <w:div w:id="1352300076">
      <w:marLeft w:val="480"/>
      <w:marRight w:val="0"/>
      <w:marTop w:val="0"/>
      <w:marBottom w:val="0"/>
      <w:divBdr>
        <w:top w:val="none" w:sz="0" w:space="0" w:color="auto"/>
        <w:left w:val="none" w:sz="0" w:space="0" w:color="auto"/>
        <w:bottom w:val="none" w:sz="0" w:space="0" w:color="auto"/>
        <w:right w:val="none" w:sz="0" w:space="0" w:color="auto"/>
      </w:divBdr>
    </w:div>
    <w:div w:id="1354108721">
      <w:marLeft w:val="480"/>
      <w:marRight w:val="0"/>
      <w:marTop w:val="0"/>
      <w:marBottom w:val="0"/>
      <w:divBdr>
        <w:top w:val="none" w:sz="0" w:space="0" w:color="auto"/>
        <w:left w:val="none" w:sz="0" w:space="0" w:color="auto"/>
        <w:bottom w:val="none" w:sz="0" w:space="0" w:color="auto"/>
        <w:right w:val="none" w:sz="0" w:space="0" w:color="auto"/>
      </w:divBdr>
    </w:div>
    <w:div w:id="1354501232">
      <w:marLeft w:val="480"/>
      <w:marRight w:val="0"/>
      <w:marTop w:val="0"/>
      <w:marBottom w:val="0"/>
      <w:divBdr>
        <w:top w:val="none" w:sz="0" w:space="0" w:color="auto"/>
        <w:left w:val="none" w:sz="0" w:space="0" w:color="auto"/>
        <w:bottom w:val="none" w:sz="0" w:space="0" w:color="auto"/>
        <w:right w:val="none" w:sz="0" w:space="0" w:color="auto"/>
      </w:divBdr>
    </w:div>
    <w:div w:id="1360400167">
      <w:marLeft w:val="480"/>
      <w:marRight w:val="0"/>
      <w:marTop w:val="0"/>
      <w:marBottom w:val="0"/>
      <w:divBdr>
        <w:top w:val="none" w:sz="0" w:space="0" w:color="auto"/>
        <w:left w:val="none" w:sz="0" w:space="0" w:color="auto"/>
        <w:bottom w:val="none" w:sz="0" w:space="0" w:color="auto"/>
        <w:right w:val="none" w:sz="0" w:space="0" w:color="auto"/>
      </w:divBdr>
    </w:div>
    <w:div w:id="1360593343">
      <w:marLeft w:val="640"/>
      <w:marRight w:val="0"/>
      <w:marTop w:val="0"/>
      <w:marBottom w:val="0"/>
      <w:divBdr>
        <w:top w:val="none" w:sz="0" w:space="0" w:color="auto"/>
        <w:left w:val="none" w:sz="0" w:space="0" w:color="auto"/>
        <w:bottom w:val="none" w:sz="0" w:space="0" w:color="auto"/>
        <w:right w:val="none" w:sz="0" w:space="0" w:color="auto"/>
      </w:divBdr>
    </w:div>
    <w:div w:id="1361858211">
      <w:marLeft w:val="640"/>
      <w:marRight w:val="0"/>
      <w:marTop w:val="0"/>
      <w:marBottom w:val="0"/>
      <w:divBdr>
        <w:top w:val="none" w:sz="0" w:space="0" w:color="auto"/>
        <w:left w:val="none" w:sz="0" w:space="0" w:color="auto"/>
        <w:bottom w:val="none" w:sz="0" w:space="0" w:color="auto"/>
        <w:right w:val="none" w:sz="0" w:space="0" w:color="auto"/>
      </w:divBdr>
    </w:div>
    <w:div w:id="1363823267">
      <w:marLeft w:val="480"/>
      <w:marRight w:val="0"/>
      <w:marTop w:val="0"/>
      <w:marBottom w:val="0"/>
      <w:divBdr>
        <w:top w:val="none" w:sz="0" w:space="0" w:color="auto"/>
        <w:left w:val="none" w:sz="0" w:space="0" w:color="auto"/>
        <w:bottom w:val="none" w:sz="0" w:space="0" w:color="auto"/>
        <w:right w:val="none" w:sz="0" w:space="0" w:color="auto"/>
      </w:divBdr>
    </w:div>
    <w:div w:id="1364089053">
      <w:marLeft w:val="480"/>
      <w:marRight w:val="0"/>
      <w:marTop w:val="0"/>
      <w:marBottom w:val="0"/>
      <w:divBdr>
        <w:top w:val="none" w:sz="0" w:space="0" w:color="auto"/>
        <w:left w:val="none" w:sz="0" w:space="0" w:color="auto"/>
        <w:bottom w:val="none" w:sz="0" w:space="0" w:color="auto"/>
        <w:right w:val="none" w:sz="0" w:space="0" w:color="auto"/>
      </w:divBdr>
    </w:div>
    <w:div w:id="1364525940">
      <w:marLeft w:val="480"/>
      <w:marRight w:val="0"/>
      <w:marTop w:val="0"/>
      <w:marBottom w:val="0"/>
      <w:divBdr>
        <w:top w:val="none" w:sz="0" w:space="0" w:color="auto"/>
        <w:left w:val="none" w:sz="0" w:space="0" w:color="auto"/>
        <w:bottom w:val="none" w:sz="0" w:space="0" w:color="auto"/>
        <w:right w:val="none" w:sz="0" w:space="0" w:color="auto"/>
      </w:divBdr>
    </w:div>
    <w:div w:id="1364869268">
      <w:marLeft w:val="480"/>
      <w:marRight w:val="0"/>
      <w:marTop w:val="0"/>
      <w:marBottom w:val="0"/>
      <w:divBdr>
        <w:top w:val="none" w:sz="0" w:space="0" w:color="auto"/>
        <w:left w:val="none" w:sz="0" w:space="0" w:color="auto"/>
        <w:bottom w:val="none" w:sz="0" w:space="0" w:color="auto"/>
        <w:right w:val="none" w:sz="0" w:space="0" w:color="auto"/>
      </w:divBdr>
    </w:div>
    <w:div w:id="1365056859">
      <w:marLeft w:val="480"/>
      <w:marRight w:val="0"/>
      <w:marTop w:val="0"/>
      <w:marBottom w:val="0"/>
      <w:divBdr>
        <w:top w:val="none" w:sz="0" w:space="0" w:color="auto"/>
        <w:left w:val="none" w:sz="0" w:space="0" w:color="auto"/>
        <w:bottom w:val="none" w:sz="0" w:space="0" w:color="auto"/>
        <w:right w:val="none" w:sz="0" w:space="0" w:color="auto"/>
      </w:divBdr>
    </w:div>
    <w:div w:id="1367291714">
      <w:marLeft w:val="640"/>
      <w:marRight w:val="0"/>
      <w:marTop w:val="0"/>
      <w:marBottom w:val="0"/>
      <w:divBdr>
        <w:top w:val="none" w:sz="0" w:space="0" w:color="auto"/>
        <w:left w:val="none" w:sz="0" w:space="0" w:color="auto"/>
        <w:bottom w:val="none" w:sz="0" w:space="0" w:color="auto"/>
        <w:right w:val="none" w:sz="0" w:space="0" w:color="auto"/>
      </w:divBdr>
    </w:div>
    <w:div w:id="1367868964">
      <w:marLeft w:val="480"/>
      <w:marRight w:val="0"/>
      <w:marTop w:val="0"/>
      <w:marBottom w:val="0"/>
      <w:divBdr>
        <w:top w:val="none" w:sz="0" w:space="0" w:color="auto"/>
        <w:left w:val="none" w:sz="0" w:space="0" w:color="auto"/>
        <w:bottom w:val="none" w:sz="0" w:space="0" w:color="auto"/>
        <w:right w:val="none" w:sz="0" w:space="0" w:color="auto"/>
      </w:divBdr>
    </w:div>
    <w:div w:id="1372073394">
      <w:marLeft w:val="480"/>
      <w:marRight w:val="0"/>
      <w:marTop w:val="0"/>
      <w:marBottom w:val="0"/>
      <w:divBdr>
        <w:top w:val="none" w:sz="0" w:space="0" w:color="auto"/>
        <w:left w:val="none" w:sz="0" w:space="0" w:color="auto"/>
        <w:bottom w:val="none" w:sz="0" w:space="0" w:color="auto"/>
        <w:right w:val="none" w:sz="0" w:space="0" w:color="auto"/>
      </w:divBdr>
    </w:div>
    <w:div w:id="1372652346">
      <w:marLeft w:val="480"/>
      <w:marRight w:val="0"/>
      <w:marTop w:val="0"/>
      <w:marBottom w:val="0"/>
      <w:divBdr>
        <w:top w:val="none" w:sz="0" w:space="0" w:color="auto"/>
        <w:left w:val="none" w:sz="0" w:space="0" w:color="auto"/>
        <w:bottom w:val="none" w:sz="0" w:space="0" w:color="auto"/>
        <w:right w:val="none" w:sz="0" w:space="0" w:color="auto"/>
      </w:divBdr>
    </w:div>
    <w:div w:id="1373076685">
      <w:marLeft w:val="480"/>
      <w:marRight w:val="0"/>
      <w:marTop w:val="0"/>
      <w:marBottom w:val="0"/>
      <w:divBdr>
        <w:top w:val="none" w:sz="0" w:space="0" w:color="auto"/>
        <w:left w:val="none" w:sz="0" w:space="0" w:color="auto"/>
        <w:bottom w:val="none" w:sz="0" w:space="0" w:color="auto"/>
        <w:right w:val="none" w:sz="0" w:space="0" w:color="auto"/>
      </w:divBdr>
    </w:div>
    <w:div w:id="1373387268">
      <w:marLeft w:val="480"/>
      <w:marRight w:val="0"/>
      <w:marTop w:val="0"/>
      <w:marBottom w:val="0"/>
      <w:divBdr>
        <w:top w:val="none" w:sz="0" w:space="0" w:color="auto"/>
        <w:left w:val="none" w:sz="0" w:space="0" w:color="auto"/>
        <w:bottom w:val="none" w:sz="0" w:space="0" w:color="auto"/>
        <w:right w:val="none" w:sz="0" w:space="0" w:color="auto"/>
      </w:divBdr>
    </w:div>
    <w:div w:id="1375614163">
      <w:marLeft w:val="480"/>
      <w:marRight w:val="0"/>
      <w:marTop w:val="0"/>
      <w:marBottom w:val="0"/>
      <w:divBdr>
        <w:top w:val="none" w:sz="0" w:space="0" w:color="auto"/>
        <w:left w:val="none" w:sz="0" w:space="0" w:color="auto"/>
        <w:bottom w:val="none" w:sz="0" w:space="0" w:color="auto"/>
        <w:right w:val="none" w:sz="0" w:space="0" w:color="auto"/>
      </w:divBdr>
    </w:div>
    <w:div w:id="1377390667">
      <w:marLeft w:val="480"/>
      <w:marRight w:val="0"/>
      <w:marTop w:val="0"/>
      <w:marBottom w:val="0"/>
      <w:divBdr>
        <w:top w:val="none" w:sz="0" w:space="0" w:color="auto"/>
        <w:left w:val="none" w:sz="0" w:space="0" w:color="auto"/>
        <w:bottom w:val="none" w:sz="0" w:space="0" w:color="auto"/>
        <w:right w:val="none" w:sz="0" w:space="0" w:color="auto"/>
      </w:divBdr>
    </w:div>
    <w:div w:id="1378167470">
      <w:marLeft w:val="640"/>
      <w:marRight w:val="0"/>
      <w:marTop w:val="0"/>
      <w:marBottom w:val="0"/>
      <w:divBdr>
        <w:top w:val="none" w:sz="0" w:space="0" w:color="auto"/>
        <w:left w:val="none" w:sz="0" w:space="0" w:color="auto"/>
        <w:bottom w:val="none" w:sz="0" w:space="0" w:color="auto"/>
        <w:right w:val="none" w:sz="0" w:space="0" w:color="auto"/>
      </w:divBdr>
    </w:div>
    <w:div w:id="1379621900">
      <w:marLeft w:val="480"/>
      <w:marRight w:val="0"/>
      <w:marTop w:val="0"/>
      <w:marBottom w:val="0"/>
      <w:divBdr>
        <w:top w:val="none" w:sz="0" w:space="0" w:color="auto"/>
        <w:left w:val="none" w:sz="0" w:space="0" w:color="auto"/>
        <w:bottom w:val="none" w:sz="0" w:space="0" w:color="auto"/>
        <w:right w:val="none" w:sz="0" w:space="0" w:color="auto"/>
      </w:divBdr>
    </w:div>
    <w:div w:id="1383284073">
      <w:marLeft w:val="480"/>
      <w:marRight w:val="0"/>
      <w:marTop w:val="0"/>
      <w:marBottom w:val="0"/>
      <w:divBdr>
        <w:top w:val="none" w:sz="0" w:space="0" w:color="auto"/>
        <w:left w:val="none" w:sz="0" w:space="0" w:color="auto"/>
        <w:bottom w:val="none" w:sz="0" w:space="0" w:color="auto"/>
        <w:right w:val="none" w:sz="0" w:space="0" w:color="auto"/>
      </w:divBdr>
    </w:div>
    <w:div w:id="1388454199">
      <w:marLeft w:val="480"/>
      <w:marRight w:val="0"/>
      <w:marTop w:val="0"/>
      <w:marBottom w:val="0"/>
      <w:divBdr>
        <w:top w:val="none" w:sz="0" w:space="0" w:color="auto"/>
        <w:left w:val="none" w:sz="0" w:space="0" w:color="auto"/>
        <w:bottom w:val="none" w:sz="0" w:space="0" w:color="auto"/>
        <w:right w:val="none" w:sz="0" w:space="0" w:color="auto"/>
      </w:divBdr>
    </w:div>
    <w:div w:id="1389304646">
      <w:marLeft w:val="640"/>
      <w:marRight w:val="0"/>
      <w:marTop w:val="0"/>
      <w:marBottom w:val="0"/>
      <w:divBdr>
        <w:top w:val="none" w:sz="0" w:space="0" w:color="auto"/>
        <w:left w:val="none" w:sz="0" w:space="0" w:color="auto"/>
        <w:bottom w:val="none" w:sz="0" w:space="0" w:color="auto"/>
        <w:right w:val="none" w:sz="0" w:space="0" w:color="auto"/>
      </w:divBdr>
    </w:div>
    <w:div w:id="1392920095">
      <w:marLeft w:val="480"/>
      <w:marRight w:val="0"/>
      <w:marTop w:val="0"/>
      <w:marBottom w:val="0"/>
      <w:divBdr>
        <w:top w:val="none" w:sz="0" w:space="0" w:color="auto"/>
        <w:left w:val="none" w:sz="0" w:space="0" w:color="auto"/>
        <w:bottom w:val="none" w:sz="0" w:space="0" w:color="auto"/>
        <w:right w:val="none" w:sz="0" w:space="0" w:color="auto"/>
      </w:divBdr>
    </w:div>
    <w:div w:id="1393895065">
      <w:marLeft w:val="480"/>
      <w:marRight w:val="0"/>
      <w:marTop w:val="0"/>
      <w:marBottom w:val="0"/>
      <w:divBdr>
        <w:top w:val="none" w:sz="0" w:space="0" w:color="auto"/>
        <w:left w:val="none" w:sz="0" w:space="0" w:color="auto"/>
        <w:bottom w:val="none" w:sz="0" w:space="0" w:color="auto"/>
        <w:right w:val="none" w:sz="0" w:space="0" w:color="auto"/>
      </w:divBdr>
    </w:div>
    <w:div w:id="1394622788">
      <w:marLeft w:val="480"/>
      <w:marRight w:val="0"/>
      <w:marTop w:val="0"/>
      <w:marBottom w:val="0"/>
      <w:divBdr>
        <w:top w:val="none" w:sz="0" w:space="0" w:color="auto"/>
        <w:left w:val="none" w:sz="0" w:space="0" w:color="auto"/>
        <w:bottom w:val="none" w:sz="0" w:space="0" w:color="auto"/>
        <w:right w:val="none" w:sz="0" w:space="0" w:color="auto"/>
      </w:divBdr>
    </w:div>
    <w:div w:id="1398547576">
      <w:marLeft w:val="480"/>
      <w:marRight w:val="0"/>
      <w:marTop w:val="0"/>
      <w:marBottom w:val="0"/>
      <w:divBdr>
        <w:top w:val="none" w:sz="0" w:space="0" w:color="auto"/>
        <w:left w:val="none" w:sz="0" w:space="0" w:color="auto"/>
        <w:bottom w:val="none" w:sz="0" w:space="0" w:color="auto"/>
        <w:right w:val="none" w:sz="0" w:space="0" w:color="auto"/>
      </w:divBdr>
    </w:div>
    <w:div w:id="1400246697">
      <w:marLeft w:val="480"/>
      <w:marRight w:val="0"/>
      <w:marTop w:val="0"/>
      <w:marBottom w:val="0"/>
      <w:divBdr>
        <w:top w:val="none" w:sz="0" w:space="0" w:color="auto"/>
        <w:left w:val="none" w:sz="0" w:space="0" w:color="auto"/>
        <w:bottom w:val="none" w:sz="0" w:space="0" w:color="auto"/>
        <w:right w:val="none" w:sz="0" w:space="0" w:color="auto"/>
      </w:divBdr>
    </w:div>
    <w:div w:id="1401051935">
      <w:marLeft w:val="640"/>
      <w:marRight w:val="0"/>
      <w:marTop w:val="0"/>
      <w:marBottom w:val="0"/>
      <w:divBdr>
        <w:top w:val="none" w:sz="0" w:space="0" w:color="auto"/>
        <w:left w:val="none" w:sz="0" w:space="0" w:color="auto"/>
        <w:bottom w:val="none" w:sz="0" w:space="0" w:color="auto"/>
        <w:right w:val="none" w:sz="0" w:space="0" w:color="auto"/>
      </w:divBdr>
    </w:div>
    <w:div w:id="1401295882">
      <w:marLeft w:val="640"/>
      <w:marRight w:val="0"/>
      <w:marTop w:val="0"/>
      <w:marBottom w:val="0"/>
      <w:divBdr>
        <w:top w:val="none" w:sz="0" w:space="0" w:color="auto"/>
        <w:left w:val="none" w:sz="0" w:space="0" w:color="auto"/>
        <w:bottom w:val="none" w:sz="0" w:space="0" w:color="auto"/>
        <w:right w:val="none" w:sz="0" w:space="0" w:color="auto"/>
      </w:divBdr>
    </w:div>
    <w:div w:id="1403530710">
      <w:marLeft w:val="480"/>
      <w:marRight w:val="0"/>
      <w:marTop w:val="0"/>
      <w:marBottom w:val="0"/>
      <w:divBdr>
        <w:top w:val="none" w:sz="0" w:space="0" w:color="auto"/>
        <w:left w:val="none" w:sz="0" w:space="0" w:color="auto"/>
        <w:bottom w:val="none" w:sz="0" w:space="0" w:color="auto"/>
        <w:right w:val="none" w:sz="0" w:space="0" w:color="auto"/>
      </w:divBdr>
    </w:div>
    <w:div w:id="1404450133">
      <w:marLeft w:val="640"/>
      <w:marRight w:val="0"/>
      <w:marTop w:val="0"/>
      <w:marBottom w:val="0"/>
      <w:divBdr>
        <w:top w:val="none" w:sz="0" w:space="0" w:color="auto"/>
        <w:left w:val="none" w:sz="0" w:space="0" w:color="auto"/>
        <w:bottom w:val="none" w:sz="0" w:space="0" w:color="auto"/>
        <w:right w:val="none" w:sz="0" w:space="0" w:color="auto"/>
      </w:divBdr>
    </w:div>
    <w:div w:id="1406147561">
      <w:marLeft w:val="640"/>
      <w:marRight w:val="0"/>
      <w:marTop w:val="0"/>
      <w:marBottom w:val="0"/>
      <w:divBdr>
        <w:top w:val="none" w:sz="0" w:space="0" w:color="auto"/>
        <w:left w:val="none" w:sz="0" w:space="0" w:color="auto"/>
        <w:bottom w:val="none" w:sz="0" w:space="0" w:color="auto"/>
        <w:right w:val="none" w:sz="0" w:space="0" w:color="auto"/>
      </w:divBdr>
    </w:div>
    <w:div w:id="1406953730">
      <w:marLeft w:val="640"/>
      <w:marRight w:val="0"/>
      <w:marTop w:val="0"/>
      <w:marBottom w:val="0"/>
      <w:divBdr>
        <w:top w:val="none" w:sz="0" w:space="0" w:color="auto"/>
        <w:left w:val="none" w:sz="0" w:space="0" w:color="auto"/>
        <w:bottom w:val="none" w:sz="0" w:space="0" w:color="auto"/>
        <w:right w:val="none" w:sz="0" w:space="0" w:color="auto"/>
      </w:divBdr>
    </w:div>
    <w:div w:id="1419063925">
      <w:marLeft w:val="480"/>
      <w:marRight w:val="0"/>
      <w:marTop w:val="0"/>
      <w:marBottom w:val="0"/>
      <w:divBdr>
        <w:top w:val="none" w:sz="0" w:space="0" w:color="auto"/>
        <w:left w:val="none" w:sz="0" w:space="0" w:color="auto"/>
        <w:bottom w:val="none" w:sz="0" w:space="0" w:color="auto"/>
        <w:right w:val="none" w:sz="0" w:space="0" w:color="auto"/>
      </w:divBdr>
    </w:div>
    <w:div w:id="1421103836">
      <w:marLeft w:val="640"/>
      <w:marRight w:val="0"/>
      <w:marTop w:val="0"/>
      <w:marBottom w:val="0"/>
      <w:divBdr>
        <w:top w:val="none" w:sz="0" w:space="0" w:color="auto"/>
        <w:left w:val="none" w:sz="0" w:space="0" w:color="auto"/>
        <w:bottom w:val="none" w:sz="0" w:space="0" w:color="auto"/>
        <w:right w:val="none" w:sz="0" w:space="0" w:color="auto"/>
      </w:divBdr>
    </w:div>
    <w:div w:id="1421171641">
      <w:marLeft w:val="480"/>
      <w:marRight w:val="0"/>
      <w:marTop w:val="0"/>
      <w:marBottom w:val="0"/>
      <w:divBdr>
        <w:top w:val="none" w:sz="0" w:space="0" w:color="auto"/>
        <w:left w:val="none" w:sz="0" w:space="0" w:color="auto"/>
        <w:bottom w:val="none" w:sz="0" w:space="0" w:color="auto"/>
        <w:right w:val="none" w:sz="0" w:space="0" w:color="auto"/>
      </w:divBdr>
    </w:div>
    <w:div w:id="1422022570">
      <w:marLeft w:val="480"/>
      <w:marRight w:val="0"/>
      <w:marTop w:val="0"/>
      <w:marBottom w:val="0"/>
      <w:divBdr>
        <w:top w:val="none" w:sz="0" w:space="0" w:color="auto"/>
        <w:left w:val="none" w:sz="0" w:space="0" w:color="auto"/>
        <w:bottom w:val="none" w:sz="0" w:space="0" w:color="auto"/>
        <w:right w:val="none" w:sz="0" w:space="0" w:color="auto"/>
      </w:divBdr>
    </w:div>
    <w:div w:id="1428774448">
      <w:bodyDiv w:val="1"/>
      <w:marLeft w:val="0"/>
      <w:marRight w:val="0"/>
      <w:marTop w:val="0"/>
      <w:marBottom w:val="0"/>
      <w:divBdr>
        <w:top w:val="none" w:sz="0" w:space="0" w:color="auto"/>
        <w:left w:val="none" w:sz="0" w:space="0" w:color="auto"/>
        <w:bottom w:val="none" w:sz="0" w:space="0" w:color="auto"/>
        <w:right w:val="none" w:sz="0" w:space="0" w:color="auto"/>
      </w:divBdr>
    </w:div>
    <w:div w:id="1429158208">
      <w:marLeft w:val="480"/>
      <w:marRight w:val="0"/>
      <w:marTop w:val="0"/>
      <w:marBottom w:val="0"/>
      <w:divBdr>
        <w:top w:val="none" w:sz="0" w:space="0" w:color="auto"/>
        <w:left w:val="none" w:sz="0" w:space="0" w:color="auto"/>
        <w:bottom w:val="none" w:sz="0" w:space="0" w:color="auto"/>
        <w:right w:val="none" w:sz="0" w:space="0" w:color="auto"/>
      </w:divBdr>
    </w:div>
    <w:div w:id="1432432367">
      <w:marLeft w:val="480"/>
      <w:marRight w:val="0"/>
      <w:marTop w:val="0"/>
      <w:marBottom w:val="0"/>
      <w:divBdr>
        <w:top w:val="none" w:sz="0" w:space="0" w:color="auto"/>
        <w:left w:val="none" w:sz="0" w:space="0" w:color="auto"/>
        <w:bottom w:val="none" w:sz="0" w:space="0" w:color="auto"/>
        <w:right w:val="none" w:sz="0" w:space="0" w:color="auto"/>
      </w:divBdr>
    </w:div>
    <w:div w:id="1433013362">
      <w:bodyDiv w:val="1"/>
      <w:marLeft w:val="0"/>
      <w:marRight w:val="0"/>
      <w:marTop w:val="0"/>
      <w:marBottom w:val="0"/>
      <w:divBdr>
        <w:top w:val="none" w:sz="0" w:space="0" w:color="auto"/>
        <w:left w:val="none" w:sz="0" w:space="0" w:color="auto"/>
        <w:bottom w:val="none" w:sz="0" w:space="0" w:color="auto"/>
        <w:right w:val="none" w:sz="0" w:space="0" w:color="auto"/>
      </w:divBdr>
    </w:div>
    <w:div w:id="1438134616">
      <w:marLeft w:val="480"/>
      <w:marRight w:val="0"/>
      <w:marTop w:val="0"/>
      <w:marBottom w:val="0"/>
      <w:divBdr>
        <w:top w:val="none" w:sz="0" w:space="0" w:color="auto"/>
        <w:left w:val="none" w:sz="0" w:space="0" w:color="auto"/>
        <w:bottom w:val="none" w:sz="0" w:space="0" w:color="auto"/>
        <w:right w:val="none" w:sz="0" w:space="0" w:color="auto"/>
      </w:divBdr>
    </w:div>
    <w:div w:id="1440375483">
      <w:marLeft w:val="480"/>
      <w:marRight w:val="0"/>
      <w:marTop w:val="0"/>
      <w:marBottom w:val="0"/>
      <w:divBdr>
        <w:top w:val="none" w:sz="0" w:space="0" w:color="auto"/>
        <w:left w:val="none" w:sz="0" w:space="0" w:color="auto"/>
        <w:bottom w:val="none" w:sz="0" w:space="0" w:color="auto"/>
        <w:right w:val="none" w:sz="0" w:space="0" w:color="auto"/>
      </w:divBdr>
    </w:div>
    <w:div w:id="1441684017">
      <w:bodyDiv w:val="1"/>
      <w:marLeft w:val="0"/>
      <w:marRight w:val="0"/>
      <w:marTop w:val="0"/>
      <w:marBottom w:val="0"/>
      <w:divBdr>
        <w:top w:val="none" w:sz="0" w:space="0" w:color="auto"/>
        <w:left w:val="none" w:sz="0" w:space="0" w:color="auto"/>
        <w:bottom w:val="none" w:sz="0" w:space="0" w:color="auto"/>
        <w:right w:val="none" w:sz="0" w:space="0" w:color="auto"/>
      </w:divBdr>
    </w:div>
    <w:div w:id="1441874157">
      <w:marLeft w:val="480"/>
      <w:marRight w:val="0"/>
      <w:marTop w:val="0"/>
      <w:marBottom w:val="0"/>
      <w:divBdr>
        <w:top w:val="none" w:sz="0" w:space="0" w:color="auto"/>
        <w:left w:val="none" w:sz="0" w:space="0" w:color="auto"/>
        <w:bottom w:val="none" w:sz="0" w:space="0" w:color="auto"/>
        <w:right w:val="none" w:sz="0" w:space="0" w:color="auto"/>
      </w:divBdr>
    </w:div>
    <w:div w:id="1441992474">
      <w:bodyDiv w:val="1"/>
      <w:marLeft w:val="0"/>
      <w:marRight w:val="0"/>
      <w:marTop w:val="0"/>
      <w:marBottom w:val="0"/>
      <w:divBdr>
        <w:top w:val="none" w:sz="0" w:space="0" w:color="auto"/>
        <w:left w:val="none" w:sz="0" w:space="0" w:color="auto"/>
        <w:bottom w:val="none" w:sz="0" w:space="0" w:color="auto"/>
        <w:right w:val="none" w:sz="0" w:space="0" w:color="auto"/>
      </w:divBdr>
    </w:div>
    <w:div w:id="1443183989">
      <w:marLeft w:val="640"/>
      <w:marRight w:val="0"/>
      <w:marTop w:val="0"/>
      <w:marBottom w:val="0"/>
      <w:divBdr>
        <w:top w:val="none" w:sz="0" w:space="0" w:color="auto"/>
        <w:left w:val="none" w:sz="0" w:space="0" w:color="auto"/>
        <w:bottom w:val="none" w:sz="0" w:space="0" w:color="auto"/>
        <w:right w:val="none" w:sz="0" w:space="0" w:color="auto"/>
      </w:divBdr>
    </w:div>
    <w:div w:id="1443918473">
      <w:marLeft w:val="480"/>
      <w:marRight w:val="0"/>
      <w:marTop w:val="0"/>
      <w:marBottom w:val="0"/>
      <w:divBdr>
        <w:top w:val="none" w:sz="0" w:space="0" w:color="auto"/>
        <w:left w:val="none" w:sz="0" w:space="0" w:color="auto"/>
        <w:bottom w:val="none" w:sz="0" w:space="0" w:color="auto"/>
        <w:right w:val="none" w:sz="0" w:space="0" w:color="auto"/>
      </w:divBdr>
    </w:div>
    <w:div w:id="1444686385">
      <w:marLeft w:val="480"/>
      <w:marRight w:val="0"/>
      <w:marTop w:val="0"/>
      <w:marBottom w:val="0"/>
      <w:divBdr>
        <w:top w:val="none" w:sz="0" w:space="0" w:color="auto"/>
        <w:left w:val="none" w:sz="0" w:space="0" w:color="auto"/>
        <w:bottom w:val="none" w:sz="0" w:space="0" w:color="auto"/>
        <w:right w:val="none" w:sz="0" w:space="0" w:color="auto"/>
      </w:divBdr>
    </w:div>
    <w:div w:id="1445882417">
      <w:bodyDiv w:val="1"/>
      <w:marLeft w:val="0"/>
      <w:marRight w:val="0"/>
      <w:marTop w:val="0"/>
      <w:marBottom w:val="0"/>
      <w:divBdr>
        <w:top w:val="none" w:sz="0" w:space="0" w:color="auto"/>
        <w:left w:val="none" w:sz="0" w:space="0" w:color="auto"/>
        <w:bottom w:val="none" w:sz="0" w:space="0" w:color="auto"/>
        <w:right w:val="none" w:sz="0" w:space="0" w:color="auto"/>
      </w:divBdr>
    </w:div>
    <w:div w:id="1446656641">
      <w:bodyDiv w:val="1"/>
      <w:marLeft w:val="0"/>
      <w:marRight w:val="0"/>
      <w:marTop w:val="0"/>
      <w:marBottom w:val="0"/>
      <w:divBdr>
        <w:top w:val="none" w:sz="0" w:space="0" w:color="auto"/>
        <w:left w:val="none" w:sz="0" w:space="0" w:color="auto"/>
        <w:bottom w:val="none" w:sz="0" w:space="0" w:color="auto"/>
        <w:right w:val="none" w:sz="0" w:space="0" w:color="auto"/>
      </w:divBdr>
    </w:div>
    <w:div w:id="1447307467">
      <w:marLeft w:val="480"/>
      <w:marRight w:val="0"/>
      <w:marTop w:val="0"/>
      <w:marBottom w:val="0"/>
      <w:divBdr>
        <w:top w:val="none" w:sz="0" w:space="0" w:color="auto"/>
        <w:left w:val="none" w:sz="0" w:space="0" w:color="auto"/>
        <w:bottom w:val="none" w:sz="0" w:space="0" w:color="auto"/>
        <w:right w:val="none" w:sz="0" w:space="0" w:color="auto"/>
      </w:divBdr>
    </w:div>
    <w:div w:id="1448815053">
      <w:marLeft w:val="480"/>
      <w:marRight w:val="0"/>
      <w:marTop w:val="0"/>
      <w:marBottom w:val="0"/>
      <w:divBdr>
        <w:top w:val="none" w:sz="0" w:space="0" w:color="auto"/>
        <w:left w:val="none" w:sz="0" w:space="0" w:color="auto"/>
        <w:bottom w:val="none" w:sz="0" w:space="0" w:color="auto"/>
        <w:right w:val="none" w:sz="0" w:space="0" w:color="auto"/>
      </w:divBdr>
    </w:div>
    <w:div w:id="1449084152">
      <w:marLeft w:val="640"/>
      <w:marRight w:val="0"/>
      <w:marTop w:val="0"/>
      <w:marBottom w:val="0"/>
      <w:divBdr>
        <w:top w:val="none" w:sz="0" w:space="0" w:color="auto"/>
        <w:left w:val="none" w:sz="0" w:space="0" w:color="auto"/>
        <w:bottom w:val="none" w:sz="0" w:space="0" w:color="auto"/>
        <w:right w:val="none" w:sz="0" w:space="0" w:color="auto"/>
      </w:divBdr>
    </w:div>
    <w:div w:id="1452431002">
      <w:marLeft w:val="480"/>
      <w:marRight w:val="0"/>
      <w:marTop w:val="0"/>
      <w:marBottom w:val="0"/>
      <w:divBdr>
        <w:top w:val="none" w:sz="0" w:space="0" w:color="auto"/>
        <w:left w:val="none" w:sz="0" w:space="0" w:color="auto"/>
        <w:bottom w:val="none" w:sz="0" w:space="0" w:color="auto"/>
        <w:right w:val="none" w:sz="0" w:space="0" w:color="auto"/>
      </w:divBdr>
    </w:div>
    <w:div w:id="1452439581">
      <w:marLeft w:val="480"/>
      <w:marRight w:val="0"/>
      <w:marTop w:val="0"/>
      <w:marBottom w:val="0"/>
      <w:divBdr>
        <w:top w:val="none" w:sz="0" w:space="0" w:color="auto"/>
        <w:left w:val="none" w:sz="0" w:space="0" w:color="auto"/>
        <w:bottom w:val="none" w:sz="0" w:space="0" w:color="auto"/>
        <w:right w:val="none" w:sz="0" w:space="0" w:color="auto"/>
      </w:divBdr>
    </w:div>
    <w:div w:id="1452940361">
      <w:bodyDiv w:val="1"/>
      <w:marLeft w:val="0"/>
      <w:marRight w:val="0"/>
      <w:marTop w:val="0"/>
      <w:marBottom w:val="0"/>
      <w:divBdr>
        <w:top w:val="none" w:sz="0" w:space="0" w:color="auto"/>
        <w:left w:val="none" w:sz="0" w:space="0" w:color="auto"/>
        <w:bottom w:val="none" w:sz="0" w:space="0" w:color="auto"/>
        <w:right w:val="none" w:sz="0" w:space="0" w:color="auto"/>
      </w:divBdr>
    </w:div>
    <w:div w:id="1459641698">
      <w:marLeft w:val="480"/>
      <w:marRight w:val="0"/>
      <w:marTop w:val="0"/>
      <w:marBottom w:val="0"/>
      <w:divBdr>
        <w:top w:val="none" w:sz="0" w:space="0" w:color="auto"/>
        <w:left w:val="none" w:sz="0" w:space="0" w:color="auto"/>
        <w:bottom w:val="none" w:sz="0" w:space="0" w:color="auto"/>
        <w:right w:val="none" w:sz="0" w:space="0" w:color="auto"/>
      </w:divBdr>
    </w:div>
    <w:div w:id="1461340232">
      <w:marLeft w:val="480"/>
      <w:marRight w:val="0"/>
      <w:marTop w:val="0"/>
      <w:marBottom w:val="0"/>
      <w:divBdr>
        <w:top w:val="none" w:sz="0" w:space="0" w:color="auto"/>
        <w:left w:val="none" w:sz="0" w:space="0" w:color="auto"/>
        <w:bottom w:val="none" w:sz="0" w:space="0" w:color="auto"/>
        <w:right w:val="none" w:sz="0" w:space="0" w:color="auto"/>
      </w:divBdr>
    </w:div>
    <w:div w:id="1461460753">
      <w:marLeft w:val="480"/>
      <w:marRight w:val="0"/>
      <w:marTop w:val="0"/>
      <w:marBottom w:val="0"/>
      <w:divBdr>
        <w:top w:val="none" w:sz="0" w:space="0" w:color="auto"/>
        <w:left w:val="none" w:sz="0" w:space="0" w:color="auto"/>
        <w:bottom w:val="none" w:sz="0" w:space="0" w:color="auto"/>
        <w:right w:val="none" w:sz="0" w:space="0" w:color="auto"/>
      </w:divBdr>
    </w:div>
    <w:div w:id="1462262273">
      <w:marLeft w:val="480"/>
      <w:marRight w:val="0"/>
      <w:marTop w:val="0"/>
      <w:marBottom w:val="0"/>
      <w:divBdr>
        <w:top w:val="none" w:sz="0" w:space="0" w:color="auto"/>
        <w:left w:val="none" w:sz="0" w:space="0" w:color="auto"/>
        <w:bottom w:val="none" w:sz="0" w:space="0" w:color="auto"/>
        <w:right w:val="none" w:sz="0" w:space="0" w:color="auto"/>
      </w:divBdr>
    </w:div>
    <w:div w:id="1464078738">
      <w:marLeft w:val="480"/>
      <w:marRight w:val="0"/>
      <w:marTop w:val="0"/>
      <w:marBottom w:val="0"/>
      <w:divBdr>
        <w:top w:val="none" w:sz="0" w:space="0" w:color="auto"/>
        <w:left w:val="none" w:sz="0" w:space="0" w:color="auto"/>
        <w:bottom w:val="none" w:sz="0" w:space="0" w:color="auto"/>
        <w:right w:val="none" w:sz="0" w:space="0" w:color="auto"/>
      </w:divBdr>
    </w:div>
    <w:div w:id="1464229705">
      <w:bodyDiv w:val="1"/>
      <w:marLeft w:val="0"/>
      <w:marRight w:val="0"/>
      <w:marTop w:val="0"/>
      <w:marBottom w:val="0"/>
      <w:divBdr>
        <w:top w:val="none" w:sz="0" w:space="0" w:color="auto"/>
        <w:left w:val="none" w:sz="0" w:space="0" w:color="auto"/>
        <w:bottom w:val="none" w:sz="0" w:space="0" w:color="auto"/>
        <w:right w:val="none" w:sz="0" w:space="0" w:color="auto"/>
      </w:divBdr>
    </w:div>
    <w:div w:id="1467508936">
      <w:marLeft w:val="480"/>
      <w:marRight w:val="0"/>
      <w:marTop w:val="0"/>
      <w:marBottom w:val="0"/>
      <w:divBdr>
        <w:top w:val="none" w:sz="0" w:space="0" w:color="auto"/>
        <w:left w:val="none" w:sz="0" w:space="0" w:color="auto"/>
        <w:bottom w:val="none" w:sz="0" w:space="0" w:color="auto"/>
        <w:right w:val="none" w:sz="0" w:space="0" w:color="auto"/>
      </w:divBdr>
    </w:div>
    <w:div w:id="1469591904">
      <w:marLeft w:val="480"/>
      <w:marRight w:val="0"/>
      <w:marTop w:val="0"/>
      <w:marBottom w:val="0"/>
      <w:divBdr>
        <w:top w:val="none" w:sz="0" w:space="0" w:color="auto"/>
        <w:left w:val="none" w:sz="0" w:space="0" w:color="auto"/>
        <w:bottom w:val="none" w:sz="0" w:space="0" w:color="auto"/>
        <w:right w:val="none" w:sz="0" w:space="0" w:color="auto"/>
      </w:divBdr>
    </w:div>
    <w:div w:id="1471315694">
      <w:marLeft w:val="480"/>
      <w:marRight w:val="0"/>
      <w:marTop w:val="0"/>
      <w:marBottom w:val="0"/>
      <w:divBdr>
        <w:top w:val="none" w:sz="0" w:space="0" w:color="auto"/>
        <w:left w:val="none" w:sz="0" w:space="0" w:color="auto"/>
        <w:bottom w:val="none" w:sz="0" w:space="0" w:color="auto"/>
        <w:right w:val="none" w:sz="0" w:space="0" w:color="auto"/>
      </w:divBdr>
    </w:div>
    <w:div w:id="1474906192">
      <w:marLeft w:val="480"/>
      <w:marRight w:val="0"/>
      <w:marTop w:val="0"/>
      <w:marBottom w:val="0"/>
      <w:divBdr>
        <w:top w:val="none" w:sz="0" w:space="0" w:color="auto"/>
        <w:left w:val="none" w:sz="0" w:space="0" w:color="auto"/>
        <w:bottom w:val="none" w:sz="0" w:space="0" w:color="auto"/>
        <w:right w:val="none" w:sz="0" w:space="0" w:color="auto"/>
      </w:divBdr>
    </w:div>
    <w:div w:id="1475180428">
      <w:marLeft w:val="480"/>
      <w:marRight w:val="0"/>
      <w:marTop w:val="0"/>
      <w:marBottom w:val="0"/>
      <w:divBdr>
        <w:top w:val="none" w:sz="0" w:space="0" w:color="auto"/>
        <w:left w:val="none" w:sz="0" w:space="0" w:color="auto"/>
        <w:bottom w:val="none" w:sz="0" w:space="0" w:color="auto"/>
        <w:right w:val="none" w:sz="0" w:space="0" w:color="auto"/>
      </w:divBdr>
    </w:div>
    <w:div w:id="1477264454">
      <w:marLeft w:val="480"/>
      <w:marRight w:val="0"/>
      <w:marTop w:val="0"/>
      <w:marBottom w:val="0"/>
      <w:divBdr>
        <w:top w:val="none" w:sz="0" w:space="0" w:color="auto"/>
        <w:left w:val="none" w:sz="0" w:space="0" w:color="auto"/>
        <w:bottom w:val="none" w:sz="0" w:space="0" w:color="auto"/>
        <w:right w:val="none" w:sz="0" w:space="0" w:color="auto"/>
      </w:divBdr>
    </w:div>
    <w:div w:id="1478841515">
      <w:marLeft w:val="480"/>
      <w:marRight w:val="0"/>
      <w:marTop w:val="0"/>
      <w:marBottom w:val="0"/>
      <w:divBdr>
        <w:top w:val="none" w:sz="0" w:space="0" w:color="auto"/>
        <w:left w:val="none" w:sz="0" w:space="0" w:color="auto"/>
        <w:bottom w:val="none" w:sz="0" w:space="0" w:color="auto"/>
        <w:right w:val="none" w:sz="0" w:space="0" w:color="auto"/>
      </w:divBdr>
    </w:div>
    <w:div w:id="1478913693">
      <w:marLeft w:val="480"/>
      <w:marRight w:val="0"/>
      <w:marTop w:val="0"/>
      <w:marBottom w:val="0"/>
      <w:divBdr>
        <w:top w:val="none" w:sz="0" w:space="0" w:color="auto"/>
        <w:left w:val="none" w:sz="0" w:space="0" w:color="auto"/>
        <w:bottom w:val="none" w:sz="0" w:space="0" w:color="auto"/>
        <w:right w:val="none" w:sz="0" w:space="0" w:color="auto"/>
      </w:divBdr>
    </w:div>
    <w:div w:id="1481849612">
      <w:bodyDiv w:val="1"/>
      <w:marLeft w:val="0"/>
      <w:marRight w:val="0"/>
      <w:marTop w:val="0"/>
      <w:marBottom w:val="0"/>
      <w:divBdr>
        <w:top w:val="none" w:sz="0" w:space="0" w:color="auto"/>
        <w:left w:val="none" w:sz="0" w:space="0" w:color="auto"/>
        <w:bottom w:val="none" w:sz="0" w:space="0" w:color="auto"/>
        <w:right w:val="none" w:sz="0" w:space="0" w:color="auto"/>
      </w:divBdr>
    </w:div>
    <w:div w:id="1482847481">
      <w:bodyDiv w:val="1"/>
      <w:marLeft w:val="0"/>
      <w:marRight w:val="0"/>
      <w:marTop w:val="0"/>
      <w:marBottom w:val="0"/>
      <w:divBdr>
        <w:top w:val="none" w:sz="0" w:space="0" w:color="auto"/>
        <w:left w:val="none" w:sz="0" w:space="0" w:color="auto"/>
        <w:bottom w:val="none" w:sz="0" w:space="0" w:color="auto"/>
        <w:right w:val="none" w:sz="0" w:space="0" w:color="auto"/>
      </w:divBdr>
    </w:div>
    <w:div w:id="1483084016">
      <w:bodyDiv w:val="1"/>
      <w:marLeft w:val="0"/>
      <w:marRight w:val="0"/>
      <w:marTop w:val="0"/>
      <w:marBottom w:val="0"/>
      <w:divBdr>
        <w:top w:val="none" w:sz="0" w:space="0" w:color="auto"/>
        <w:left w:val="none" w:sz="0" w:space="0" w:color="auto"/>
        <w:bottom w:val="none" w:sz="0" w:space="0" w:color="auto"/>
        <w:right w:val="none" w:sz="0" w:space="0" w:color="auto"/>
      </w:divBdr>
    </w:div>
    <w:div w:id="1484009883">
      <w:bodyDiv w:val="1"/>
      <w:marLeft w:val="0"/>
      <w:marRight w:val="0"/>
      <w:marTop w:val="0"/>
      <w:marBottom w:val="0"/>
      <w:divBdr>
        <w:top w:val="none" w:sz="0" w:space="0" w:color="auto"/>
        <w:left w:val="none" w:sz="0" w:space="0" w:color="auto"/>
        <w:bottom w:val="none" w:sz="0" w:space="0" w:color="auto"/>
        <w:right w:val="none" w:sz="0" w:space="0" w:color="auto"/>
      </w:divBdr>
    </w:div>
    <w:div w:id="1486556345">
      <w:bodyDiv w:val="1"/>
      <w:marLeft w:val="0"/>
      <w:marRight w:val="0"/>
      <w:marTop w:val="0"/>
      <w:marBottom w:val="0"/>
      <w:divBdr>
        <w:top w:val="none" w:sz="0" w:space="0" w:color="auto"/>
        <w:left w:val="none" w:sz="0" w:space="0" w:color="auto"/>
        <w:bottom w:val="none" w:sz="0" w:space="0" w:color="auto"/>
        <w:right w:val="none" w:sz="0" w:space="0" w:color="auto"/>
      </w:divBdr>
    </w:div>
    <w:div w:id="1488747054">
      <w:bodyDiv w:val="1"/>
      <w:marLeft w:val="0"/>
      <w:marRight w:val="0"/>
      <w:marTop w:val="0"/>
      <w:marBottom w:val="0"/>
      <w:divBdr>
        <w:top w:val="none" w:sz="0" w:space="0" w:color="auto"/>
        <w:left w:val="none" w:sz="0" w:space="0" w:color="auto"/>
        <w:bottom w:val="none" w:sz="0" w:space="0" w:color="auto"/>
        <w:right w:val="none" w:sz="0" w:space="0" w:color="auto"/>
      </w:divBdr>
    </w:div>
    <w:div w:id="1488789870">
      <w:bodyDiv w:val="1"/>
      <w:marLeft w:val="0"/>
      <w:marRight w:val="0"/>
      <w:marTop w:val="0"/>
      <w:marBottom w:val="0"/>
      <w:divBdr>
        <w:top w:val="none" w:sz="0" w:space="0" w:color="auto"/>
        <w:left w:val="none" w:sz="0" w:space="0" w:color="auto"/>
        <w:bottom w:val="none" w:sz="0" w:space="0" w:color="auto"/>
        <w:right w:val="none" w:sz="0" w:space="0" w:color="auto"/>
      </w:divBdr>
    </w:div>
    <w:div w:id="1489590605">
      <w:marLeft w:val="480"/>
      <w:marRight w:val="0"/>
      <w:marTop w:val="0"/>
      <w:marBottom w:val="0"/>
      <w:divBdr>
        <w:top w:val="none" w:sz="0" w:space="0" w:color="auto"/>
        <w:left w:val="none" w:sz="0" w:space="0" w:color="auto"/>
        <w:bottom w:val="none" w:sz="0" w:space="0" w:color="auto"/>
        <w:right w:val="none" w:sz="0" w:space="0" w:color="auto"/>
      </w:divBdr>
    </w:div>
    <w:div w:id="1490634016">
      <w:marLeft w:val="480"/>
      <w:marRight w:val="0"/>
      <w:marTop w:val="0"/>
      <w:marBottom w:val="0"/>
      <w:divBdr>
        <w:top w:val="none" w:sz="0" w:space="0" w:color="auto"/>
        <w:left w:val="none" w:sz="0" w:space="0" w:color="auto"/>
        <w:bottom w:val="none" w:sz="0" w:space="0" w:color="auto"/>
        <w:right w:val="none" w:sz="0" w:space="0" w:color="auto"/>
      </w:divBdr>
    </w:div>
    <w:div w:id="1493595175">
      <w:marLeft w:val="640"/>
      <w:marRight w:val="0"/>
      <w:marTop w:val="0"/>
      <w:marBottom w:val="0"/>
      <w:divBdr>
        <w:top w:val="none" w:sz="0" w:space="0" w:color="auto"/>
        <w:left w:val="none" w:sz="0" w:space="0" w:color="auto"/>
        <w:bottom w:val="none" w:sz="0" w:space="0" w:color="auto"/>
        <w:right w:val="none" w:sz="0" w:space="0" w:color="auto"/>
      </w:divBdr>
    </w:div>
    <w:div w:id="1495023582">
      <w:marLeft w:val="480"/>
      <w:marRight w:val="0"/>
      <w:marTop w:val="0"/>
      <w:marBottom w:val="0"/>
      <w:divBdr>
        <w:top w:val="none" w:sz="0" w:space="0" w:color="auto"/>
        <w:left w:val="none" w:sz="0" w:space="0" w:color="auto"/>
        <w:bottom w:val="none" w:sz="0" w:space="0" w:color="auto"/>
        <w:right w:val="none" w:sz="0" w:space="0" w:color="auto"/>
      </w:divBdr>
    </w:div>
    <w:div w:id="1495876070">
      <w:marLeft w:val="480"/>
      <w:marRight w:val="0"/>
      <w:marTop w:val="0"/>
      <w:marBottom w:val="0"/>
      <w:divBdr>
        <w:top w:val="none" w:sz="0" w:space="0" w:color="auto"/>
        <w:left w:val="none" w:sz="0" w:space="0" w:color="auto"/>
        <w:bottom w:val="none" w:sz="0" w:space="0" w:color="auto"/>
        <w:right w:val="none" w:sz="0" w:space="0" w:color="auto"/>
      </w:divBdr>
    </w:div>
    <w:div w:id="1496066402">
      <w:bodyDiv w:val="1"/>
      <w:marLeft w:val="0"/>
      <w:marRight w:val="0"/>
      <w:marTop w:val="0"/>
      <w:marBottom w:val="0"/>
      <w:divBdr>
        <w:top w:val="none" w:sz="0" w:space="0" w:color="auto"/>
        <w:left w:val="none" w:sz="0" w:space="0" w:color="auto"/>
        <w:bottom w:val="none" w:sz="0" w:space="0" w:color="auto"/>
        <w:right w:val="none" w:sz="0" w:space="0" w:color="auto"/>
      </w:divBdr>
      <w:divsChild>
        <w:div w:id="31461008">
          <w:marLeft w:val="480"/>
          <w:marRight w:val="0"/>
          <w:marTop w:val="0"/>
          <w:marBottom w:val="0"/>
          <w:divBdr>
            <w:top w:val="none" w:sz="0" w:space="0" w:color="auto"/>
            <w:left w:val="none" w:sz="0" w:space="0" w:color="auto"/>
            <w:bottom w:val="none" w:sz="0" w:space="0" w:color="auto"/>
            <w:right w:val="none" w:sz="0" w:space="0" w:color="auto"/>
          </w:divBdr>
        </w:div>
        <w:div w:id="263196589">
          <w:marLeft w:val="480"/>
          <w:marRight w:val="0"/>
          <w:marTop w:val="0"/>
          <w:marBottom w:val="0"/>
          <w:divBdr>
            <w:top w:val="none" w:sz="0" w:space="0" w:color="auto"/>
            <w:left w:val="none" w:sz="0" w:space="0" w:color="auto"/>
            <w:bottom w:val="none" w:sz="0" w:space="0" w:color="auto"/>
            <w:right w:val="none" w:sz="0" w:space="0" w:color="auto"/>
          </w:divBdr>
        </w:div>
        <w:div w:id="371343766">
          <w:marLeft w:val="480"/>
          <w:marRight w:val="0"/>
          <w:marTop w:val="0"/>
          <w:marBottom w:val="0"/>
          <w:divBdr>
            <w:top w:val="none" w:sz="0" w:space="0" w:color="auto"/>
            <w:left w:val="none" w:sz="0" w:space="0" w:color="auto"/>
            <w:bottom w:val="none" w:sz="0" w:space="0" w:color="auto"/>
            <w:right w:val="none" w:sz="0" w:space="0" w:color="auto"/>
          </w:divBdr>
        </w:div>
        <w:div w:id="434060896">
          <w:marLeft w:val="480"/>
          <w:marRight w:val="0"/>
          <w:marTop w:val="0"/>
          <w:marBottom w:val="0"/>
          <w:divBdr>
            <w:top w:val="none" w:sz="0" w:space="0" w:color="auto"/>
            <w:left w:val="none" w:sz="0" w:space="0" w:color="auto"/>
            <w:bottom w:val="none" w:sz="0" w:space="0" w:color="auto"/>
            <w:right w:val="none" w:sz="0" w:space="0" w:color="auto"/>
          </w:divBdr>
        </w:div>
        <w:div w:id="513611167">
          <w:marLeft w:val="480"/>
          <w:marRight w:val="0"/>
          <w:marTop w:val="0"/>
          <w:marBottom w:val="0"/>
          <w:divBdr>
            <w:top w:val="none" w:sz="0" w:space="0" w:color="auto"/>
            <w:left w:val="none" w:sz="0" w:space="0" w:color="auto"/>
            <w:bottom w:val="none" w:sz="0" w:space="0" w:color="auto"/>
            <w:right w:val="none" w:sz="0" w:space="0" w:color="auto"/>
          </w:divBdr>
        </w:div>
        <w:div w:id="576135542">
          <w:marLeft w:val="480"/>
          <w:marRight w:val="0"/>
          <w:marTop w:val="0"/>
          <w:marBottom w:val="0"/>
          <w:divBdr>
            <w:top w:val="none" w:sz="0" w:space="0" w:color="auto"/>
            <w:left w:val="none" w:sz="0" w:space="0" w:color="auto"/>
            <w:bottom w:val="none" w:sz="0" w:space="0" w:color="auto"/>
            <w:right w:val="none" w:sz="0" w:space="0" w:color="auto"/>
          </w:divBdr>
        </w:div>
        <w:div w:id="751858546">
          <w:marLeft w:val="480"/>
          <w:marRight w:val="0"/>
          <w:marTop w:val="0"/>
          <w:marBottom w:val="0"/>
          <w:divBdr>
            <w:top w:val="none" w:sz="0" w:space="0" w:color="auto"/>
            <w:left w:val="none" w:sz="0" w:space="0" w:color="auto"/>
            <w:bottom w:val="none" w:sz="0" w:space="0" w:color="auto"/>
            <w:right w:val="none" w:sz="0" w:space="0" w:color="auto"/>
          </w:divBdr>
        </w:div>
        <w:div w:id="786389095">
          <w:marLeft w:val="480"/>
          <w:marRight w:val="0"/>
          <w:marTop w:val="0"/>
          <w:marBottom w:val="0"/>
          <w:divBdr>
            <w:top w:val="none" w:sz="0" w:space="0" w:color="auto"/>
            <w:left w:val="none" w:sz="0" w:space="0" w:color="auto"/>
            <w:bottom w:val="none" w:sz="0" w:space="0" w:color="auto"/>
            <w:right w:val="none" w:sz="0" w:space="0" w:color="auto"/>
          </w:divBdr>
        </w:div>
        <w:div w:id="855924412">
          <w:marLeft w:val="480"/>
          <w:marRight w:val="0"/>
          <w:marTop w:val="0"/>
          <w:marBottom w:val="0"/>
          <w:divBdr>
            <w:top w:val="none" w:sz="0" w:space="0" w:color="auto"/>
            <w:left w:val="none" w:sz="0" w:space="0" w:color="auto"/>
            <w:bottom w:val="none" w:sz="0" w:space="0" w:color="auto"/>
            <w:right w:val="none" w:sz="0" w:space="0" w:color="auto"/>
          </w:divBdr>
        </w:div>
        <w:div w:id="1073504395">
          <w:marLeft w:val="480"/>
          <w:marRight w:val="0"/>
          <w:marTop w:val="0"/>
          <w:marBottom w:val="0"/>
          <w:divBdr>
            <w:top w:val="none" w:sz="0" w:space="0" w:color="auto"/>
            <w:left w:val="none" w:sz="0" w:space="0" w:color="auto"/>
            <w:bottom w:val="none" w:sz="0" w:space="0" w:color="auto"/>
            <w:right w:val="none" w:sz="0" w:space="0" w:color="auto"/>
          </w:divBdr>
        </w:div>
        <w:div w:id="1132946381">
          <w:marLeft w:val="480"/>
          <w:marRight w:val="0"/>
          <w:marTop w:val="0"/>
          <w:marBottom w:val="0"/>
          <w:divBdr>
            <w:top w:val="none" w:sz="0" w:space="0" w:color="auto"/>
            <w:left w:val="none" w:sz="0" w:space="0" w:color="auto"/>
            <w:bottom w:val="none" w:sz="0" w:space="0" w:color="auto"/>
            <w:right w:val="none" w:sz="0" w:space="0" w:color="auto"/>
          </w:divBdr>
        </w:div>
        <w:div w:id="1153913172">
          <w:marLeft w:val="480"/>
          <w:marRight w:val="0"/>
          <w:marTop w:val="0"/>
          <w:marBottom w:val="0"/>
          <w:divBdr>
            <w:top w:val="none" w:sz="0" w:space="0" w:color="auto"/>
            <w:left w:val="none" w:sz="0" w:space="0" w:color="auto"/>
            <w:bottom w:val="none" w:sz="0" w:space="0" w:color="auto"/>
            <w:right w:val="none" w:sz="0" w:space="0" w:color="auto"/>
          </w:divBdr>
        </w:div>
        <w:div w:id="1239487126">
          <w:marLeft w:val="480"/>
          <w:marRight w:val="0"/>
          <w:marTop w:val="0"/>
          <w:marBottom w:val="0"/>
          <w:divBdr>
            <w:top w:val="none" w:sz="0" w:space="0" w:color="auto"/>
            <w:left w:val="none" w:sz="0" w:space="0" w:color="auto"/>
            <w:bottom w:val="none" w:sz="0" w:space="0" w:color="auto"/>
            <w:right w:val="none" w:sz="0" w:space="0" w:color="auto"/>
          </w:divBdr>
        </w:div>
        <w:div w:id="1499269477">
          <w:marLeft w:val="480"/>
          <w:marRight w:val="0"/>
          <w:marTop w:val="0"/>
          <w:marBottom w:val="0"/>
          <w:divBdr>
            <w:top w:val="none" w:sz="0" w:space="0" w:color="auto"/>
            <w:left w:val="none" w:sz="0" w:space="0" w:color="auto"/>
            <w:bottom w:val="none" w:sz="0" w:space="0" w:color="auto"/>
            <w:right w:val="none" w:sz="0" w:space="0" w:color="auto"/>
          </w:divBdr>
        </w:div>
        <w:div w:id="1500270166">
          <w:marLeft w:val="480"/>
          <w:marRight w:val="0"/>
          <w:marTop w:val="0"/>
          <w:marBottom w:val="0"/>
          <w:divBdr>
            <w:top w:val="none" w:sz="0" w:space="0" w:color="auto"/>
            <w:left w:val="none" w:sz="0" w:space="0" w:color="auto"/>
            <w:bottom w:val="none" w:sz="0" w:space="0" w:color="auto"/>
            <w:right w:val="none" w:sz="0" w:space="0" w:color="auto"/>
          </w:divBdr>
        </w:div>
        <w:div w:id="1516992440">
          <w:marLeft w:val="480"/>
          <w:marRight w:val="0"/>
          <w:marTop w:val="0"/>
          <w:marBottom w:val="0"/>
          <w:divBdr>
            <w:top w:val="none" w:sz="0" w:space="0" w:color="auto"/>
            <w:left w:val="none" w:sz="0" w:space="0" w:color="auto"/>
            <w:bottom w:val="none" w:sz="0" w:space="0" w:color="auto"/>
            <w:right w:val="none" w:sz="0" w:space="0" w:color="auto"/>
          </w:divBdr>
        </w:div>
        <w:div w:id="1645962957">
          <w:marLeft w:val="480"/>
          <w:marRight w:val="0"/>
          <w:marTop w:val="0"/>
          <w:marBottom w:val="0"/>
          <w:divBdr>
            <w:top w:val="none" w:sz="0" w:space="0" w:color="auto"/>
            <w:left w:val="none" w:sz="0" w:space="0" w:color="auto"/>
            <w:bottom w:val="none" w:sz="0" w:space="0" w:color="auto"/>
            <w:right w:val="none" w:sz="0" w:space="0" w:color="auto"/>
          </w:divBdr>
        </w:div>
        <w:div w:id="1732146404">
          <w:marLeft w:val="480"/>
          <w:marRight w:val="0"/>
          <w:marTop w:val="0"/>
          <w:marBottom w:val="0"/>
          <w:divBdr>
            <w:top w:val="none" w:sz="0" w:space="0" w:color="auto"/>
            <w:left w:val="none" w:sz="0" w:space="0" w:color="auto"/>
            <w:bottom w:val="none" w:sz="0" w:space="0" w:color="auto"/>
            <w:right w:val="none" w:sz="0" w:space="0" w:color="auto"/>
          </w:divBdr>
        </w:div>
        <w:div w:id="1771924231">
          <w:marLeft w:val="480"/>
          <w:marRight w:val="0"/>
          <w:marTop w:val="0"/>
          <w:marBottom w:val="0"/>
          <w:divBdr>
            <w:top w:val="none" w:sz="0" w:space="0" w:color="auto"/>
            <w:left w:val="none" w:sz="0" w:space="0" w:color="auto"/>
            <w:bottom w:val="none" w:sz="0" w:space="0" w:color="auto"/>
            <w:right w:val="none" w:sz="0" w:space="0" w:color="auto"/>
          </w:divBdr>
        </w:div>
        <w:div w:id="1914662335">
          <w:marLeft w:val="480"/>
          <w:marRight w:val="0"/>
          <w:marTop w:val="0"/>
          <w:marBottom w:val="0"/>
          <w:divBdr>
            <w:top w:val="none" w:sz="0" w:space="0" w:color="auto"/>
            <w:left w:val="none" w:sz="0" w:space="0" w:color="auto"/>
            <w:bottom w:val="none" w:sz="0" w:space="0" w:color="auto"/>
            <w:right w:val="none" w:sz="0" w:space="0" w:color="auto"/>
          </w:divBdr>
        </w:div>
        <w:div w:id="2024362121">
          <w:marLeft w:val="480"/>
          <w:marRight w:val="0"/>
          <w:marTop w:val="0"/>
          <w:marBottom w:val="0"/>
          <w:divBdr>
            <w:top w:val="none" w:sz="0" w:space="0" w:color="auto"/>
            <w:left w:val="none" w:sz="0" w:space="0" w:color="auto"/>
            <w:bottom w:val="none" w:sz="0" w:space="0" w:color="auto"/>
            <w:right w:val="none" w:sz="0" w:space="0" w:color="auto"/>
          </w:divBdr>
        </w:div>
        <w:div w:id="2090272368">
          <w:marLeft w:val="480"/>
          <w:marRight w:val="0"/>
          <w:marTop w:val="0"/>
          <w:marBottom w:val="0"/>
          <w:divBdr>
            <w:top w:val="none" w:sz="0" w:space="0" w:color="auto"/>
            <w:left w:val="none" w:sz="0" w:space="0" w:color="auto"/>
            <w:bottom w:val="none" w:sz="0" w:space="0" w:color="auto"/>
            <w:right w:val="none" w:sz="0" w:space="0" w:color="auto"/>
          </w:divBdr>
        </w:div>
        <w:div w:id="2140761526">
          <w:marLeft w:val="480"/>
          <w:marRight w:val="0"/>
          <w:marTop w:val="0"/>
          <w:marBottom w:val="0"/>
          <w:divBdr>
            <w:top w:val="none" w:sz="0" w:space="0" w:color="auto"/>
            <w:left w:val="none" w:sz="0" w:space="0" w:color="auto"/>
            <w:bottom w:val="none" w:sz="0" w:space="0" w:color="auto"/>
            <w:right w:val="none" w:sz="0" w:space="0" w:color="auto"/>
          </w:divBdr>
        </w:div>
      </w:divsChild>
    </w:div>
    <w:div w:id="1501582032">
      <w:marLeft w:val="480"/>
      <w:marRight w:val="0"/>
      <w:marTop w:val="0"/>
      <w:marBottom w:val="0"/>
      <w:divBdr>
        <w:top w:val="none" w:sz="0" w:space="0" w:color="auto"/>
        <w:left w:val="none" w:sz="0" w:space="0" w:color="auto"/>
        <w:bottom w:val="none" w:sz="0" w:space="0" w:color="auto"/>
        <w:right w:val="none" w:sz="0" w:space="0" w:color="auto"/>
      </w:divBdr>
    </w:div>
    <w:div w:id="1501892923">
      <w:marLeft w:val="480"/>
      <w:marRight w:val="0"/>
      <w:marTop w:val="0"/>
      <w:marBottom w:val="0"/>
      <w:divBdr>
        <w:top w:val="none" w:sz="0" w:space="0" w:color="auto"/>
        <w:left w:val="none" w:sz="0" w:space="0" w:color="auto"/>
        <w:bottom w:val="none" w:sz="0" w:space="0" w:color="auto"/>
        <w:right w:val="none" w:sz="0" w:space="0" w:color="auto"/>
      </w:divBdr>
    </w:div>
    <w:div w:id="1503738339">
      <w:marLeft w:val="640"/>
      <w:marRight w:val="0"/>
      <w:marTop w:val="0"/>
      <w:marBottom w:val="0"/>
      <w:divBdr>
        <w:top w:val="none" w:sz="0" w:space="0" w:color="auto"/>
        <w:left w:val="none" w:sz="0" w:space="0" w:color="auto"/>
        <w:bottom w:val="none" w:sz="0" w:space="0" w:color="auto"/>
        <w:right w:val="none" w:sz="0" w:space="0" w:color="auto"/>
      </w:divBdr>
    </w:div>
    <w:div w:id="1503857728">
      <w:marLeft w:val="480"/>
      <w:marRight w:val="0"/>
      <w:marTop w:val="0"/>
      <w:marBottom w:val="0"/>
      <w:divBdr>
        <w:top w:val="none" w:sz="0" w:space="0" w:color="auto"/>
        <w:left w:val="none" w:sz="0" w:space="0" w:color="auto"/>
        <w:bottom w:val="none" w:sz="0" w:space="0" w:color="auto"/>
        <w:right w:val="none" w:sz="0" w:space="0" w:color="auto"/>
      </w:divBdr>
    </w:div>
    <w:div w:id="1506822663">
      <w:marLeft w:val="480"/>
      <w:marRight w:val="0"/>
      <w:marTop w:val="0"/>
      <w:marBottom w:val="0"/>
      <w:divBdr>
        <w:top w:val="none" w:sz="0" w:space="0" w:color="auto"/>
        <w:left w:val="none" w:sz="0" w:space="0" w:color="auto"/>
        <w:bottom w:val="none" w:sz="0" w:space="0" w:color="auto"/>
        <w:right w:val="none" w:sz="0" w:space="0" w:color="auto"/>
      </w:divBdr>
    </w:div>
    <w:div w:id="1509171511">
      <w:marLeft w:val="480"/>
      <w:marRight w:val="0"/>
      <w:marTop w:val="0"/>
      <w:marBottom w:val="0"/>
      <w:divBdr>
        <w:top w:val="none" w:sz="0" w:space="0" w:color="auto"/>
        <w:left w:val="none" w:sz="0" w:space="0" w:color="auto"/>
        <w:bottom w:val="none" w:sz="0" w:space="0" w:color="auto"/>
        <w:right w:val="none" w:sz="0" w:space="0" w:color="auto"/>
      </w:divBdr>
    </w:div>
    <w:div w:id="1510411635">
      <w:marLeft w:val="480"/>
      <w:marRight w:val="0"/>
      <w:marTop w:val="0"/>
      <w:marBottom w:val="0"/>
      <w:divBdr>
        <w:top w:val="none" w:sz="0" w:space="0" w:color="auto"/>
        <w:left w:val="none" w:sz="0" w:space="0" w:color="auto"/>
        <w:bottom w:val="none" w:sz="0" w:space="0" w:color="auto"/>
        <w:right w:val="none" w:sz="0" w:space="0" w:color="auto"/>
      </w:divBdr>
    </w:div>
    <w:div w:id="1514880708">
      <w:bodyDiv w:val="1"/>
      <w:marLeft w:val="0"/>
      <w:marRight w:val="0"/>
      <w:marTop w:val="0"/>
      <w:marBottom w:val="0"/>
      <w:divBdr>
        <w:top w:val="none" w:sz="0" w:space="0" w:color="auto"/>
        <w:left w:val="none" w:sz="0" w:space="0" w:color="auto"/>
        <w:bottom w:val="none" w:sz="0" w:space="0" w:color="auto"/>
        <w:right w:val="none" w:sz="0" w:space="0" w:color="auto"/>
      </w:divBdr>
    </w:div>
    <w:div w:id="1516656146">
      <w:marLeft w:val="480"/>
      <w:marRight w:val="0"/>
      <w:marTop w:val="0"/>
      <w:marBottom w:val="0"/>
      <w:divBdr>
        <w:top w:val="none" w:sz="0" w:space="0" w:color="auto"/>
        <w:left w:val="none" w:sz="0" w:space="0" w:color="auto"/>
        <w:bottom w:val="none" w:sz="0" w:space="0" w:color="auto"/>
        <w:right w:val="none" w:sz="0" w:space="0" w:color="auto"/>
      </w:divBdr>
    </w:div>
    <w:div w:id="1518234057">
      <w:bodyDiv w:val="1"/>
      <w:marLeft w:val="0"/>
      <w:marRight w:val="0"/>
      <w:marTop w:val="0"/>
      <w:marBottom w:val="0"/>
      <w:divBdr>
        <w:top w:val="none" w:sz="0" w:space="0" w:color="auto"/>
        <w:left w:val="none" w:sz="0" w:space="0" w:color="auto"/>
        <w:bottom w:val="none" w:sz="0" w:space="0" w:color="auto"/>
        <w:right w:val="none" w:sz="0" w:space="0" w:color="auto"/>
      </w:divBdr>
    </w:div>
    <w:div w:id="1519463651">
      <w:marLeft w:val="480"/>
      <w:marRight w:val="0"/>
      <w:marTop w:val="0"/>
      <w:marBottom w:val="0"/>
      <w:divBdr>
        <w:top w:val="none" w:sz="0" w:space="0" w:color="auto"/>
        <w:left w:val="none" w:sz="0" w:space="0" w:color="auto"/>
        <w:bottom w:val="none" w:sz="0" w:space="0" w:color="auto"/>
        <w:right w:val="none" w:sz="0" w:space="0" w:color="auto"/>
      </w:divBdr>
    </w:div>
    <w:div w:id="1520043161">
      <w:marLeft w:val="640"/>
      <w:marRight w:val="0"/>
      <w:marTop w:val="0"/>
      <w:marBottom w:val="0"/>
      <w:divBdr>
        <w:top w:val="none" w:sz="0" w:space="0" w:color="auto"/>
        <w:left w:val="none" w:sz="0" w:space="0" w:color="auto"/>
        <w:bottom w:val="none" w:sz="0" w:space="0" w:color="auto"/>
        <w:right w:val="none" w:sz="0" w:space="0" w:color="auto"/>
      </w:divBdr>
    </w:div>
    <w:div w:id="1526400807">
      <w:bodyDiv w:val="1"/>
      <w:marLeft w:val="0"/>
      <w:marRight w:val="0"/>
      <w:marTop w:val="0"/>
      <w:marBottom w:val="0"/>
      <w:divBdr>
        <w:top w:val="none" w:sz="0" w:space="0" w:color="auto"/>
        <w:left w:val="none" w:sz="0" w:space="0" w:color="auto"/>
        <w:bottom w:val="none" w:sz="0" w:space="0" w:color="auto"/>
        <w:right w:val="none" w:sz="0" w:space="0" w:color="auto"/>
      </w:divBdr>
    </w:div>
    <w:div w:id="1529028524">
      <w:marLeft w:val="480"/>
      <w:marRight w:val="0"/>
      <w:marTop w:val="0"/>
      <w:marBottom w:val="0"/>
      <w:divBdr>
        <w:top w:val="none" w:sz="0" w:space="0" w:color="auto"/>
        <w:left w:val="none" w:sz="0" w:space="0" w:color="auto"/>
        <w:bottom w:val="none" w:sz="0" w:space="0" w:color="auto"/>
        <w:right w:val="none" w:sz="0" w:space="0" w:color="auto"/>
      </w:divBdr>
    </w:div>
    <w:div w:id="1529564223">
      <w:marLeft w:val="480"/>
      <w:marRight w:val="0"/>
      <w:marTop w:val="0"/>
      <w:marBottom w:val="0"/>
      <w:divBdr>
        <w:top w:val="none" w:sz="0" w:space="0" w:color="auto"/>
        <w:left w:val="none" w:sz="0" w:space="0" w:color="auto"/>
        <w:bottom w:val="none" w:sz="0" w:space="0" w:color="auto"/>
        <w:right w:val="none" w:sz="0" w:space="0" w:color="auto"/>
      </w:divBdr>
    </w:div>
    <w:div w:id="1530559619">
      <w:bodyDiv w:val="1"/>
      <w:marLeft w:val="0"/>
      <w:marRight w:val="0"/>
      <w:marTop w:val="0"/>
      <w:marBottom w:val="0"/>
      <w:divBdr>
        <w:top w:val="none" w:sz="0" w:space="0" w:color="auto"/>
        <w:left w:val="none" w:sz="0" w:space="0" w:color="auto"/>
        <w:bottom w:val="none" w:sz="0" w:space="0" w:color="auto"/>
        <w:right w:val="none" w:sz="0" w:space="0" w:color="auto"/>
      </w:divBdr>
    </w:div>
    <w:div w:id="1531410901">
      <w:bodyDiv w:val="1"/>
      <w:marLeft w:val="0"/>
      <w:marRight w:val="0"/>
      <w:marTop w:val="0"/>
      <w:marBottom w:val="0"/>
      <w:divBdr>
        <w:top w:val="none" w:sz="0" w:space="0" w:color="auto"/>
        <w:left w:val="none" w:sz="0" w:space="0" w:color="auto"/>
        <w:bottom w:val="none" w:sz="0" w:space="0" w:color="auto"/>
        <w:right w:val="none" w:sz="0" w:space="0" w:color="auto"/>
      </w:divBdr>
      <w:divsChild>
        <w:div w:id="342436455">
          <w:marLeft w:val="480"/>
          <w:marRight w:val="0"/>
          <w:marTop w:val="0"/>
          <w:marBottom w:val="0"/>
          <w:divBdr>
            <w:top w:val="none" w:sz="0" w:space="0" w:color="auto"/>
            <w:left w:val="none" w:sz="0" w:space="0" w:color="auto"/>
            <w:bottom w:val="none" w:sz="0" w:space="0" w:color="auto"/>
            <w:right w:val="none" w:sz="0" w:space="0" w:color="auto"/>
          </w:divBdr>
        </w:div>
        <w:div w:id="377625606">
          <w:marLeft w:val="480"/>
          <w:marRight w:val="0"/>
          <w:marTop w:val="0"/>
          <w:marBottom w:val="0"/>
          <w:divBdr>
            <w:top w:val="none" w:sz="0" w:space="0" w:color="auto"/>
            <w:left w:val="none" w:sz="0" w:space="0" w:color="auto"/>
            <w:bottom w:val="none" w:sz="0" w:space="0" w:color="auto"/>
            <w:right w:val="none" w:sz="0" w:space="0" w:color="auto"/>
          </w:divBdr>
        </w:div>
        <w:div w:id="473333252">
          <w:marLeft w:val="480"/>
          <w:marRight w:val="0"/>
          <w:marTop w:val="0"/>
          <w:marBottom w:val="0"/>
          <w:divBdr>
            <w:top w:val="none" w:sz="0" w:space="0" w:color="auto"/>
            <w:left w:val="none" w:sz="0" w:space="0" w:color="auto"/>
            <w:bottom w:val="none" w:sz="0" w:space="0" w:color="auto"/>
            <w:right w:val="none" w:sz="0" w:space="0" w:color="auto"/>
          </w:divBdr>
        </w:div>
        <w:div w:id="491530336">
          <w:marLeft w:val="480"/>
          <w:marRight w:val="0"/>
          <w:marTop w:val="0"/>
          <w:marBottom w:val="0"/>
          <w:divBdr>
            <w:top w:val="none" w:sz="0" w:space="0" w:color="auto"/>
            <w:left w:val="none" w:sz="0" w:space="0" w:color="auto"/>
            <w:bottom w:val="none" w:sz="0" w:space="0" w:color="auto"/>
            <w:right w:val="none" w:sz="0" w:space="0" w:color="auto"/>
          </w:divBdr>
        </w:div>
        <w:div w:id="619603783">
          <w:marLeft w:val="480"/>
          <w:marRight w:val="0"/>
          <w:marTop w:val="0"/>
          <w:marBottom w:val="0"/>
          <w:divBdr>
            <w:top w:val="none" w:sz="0" w:space="0" w:color="auto"/>
            <w:left w:val="none" w:sz="0" w:space="0" w:color="auto"/>
            <w:bottom w:val="none" w:sz="0" w:space="0" w:color="auto"/>
            <w:right w:val="none" w:sz="0" w:space="0" w:color="auto"/>
          </w:divBdr>
        </w:div>
        <w:div w:id="714701754">
          <w:marLeft w:val="480"/>
          <w:marRight w:val="0"/>
          <w:marTop w:val="0"/>
          <w:marBottom w:val="0"/>
          <w:divBdr>
            <w:top w:val="none" w:sz="0" w:space="0" w:color="auto"/>
            <w:left w:val="none" w:sz="0" w:space="0" w:color="auto"/>
            <w:bottom w:val="none" w:sz="0" w:space="0" w:color="auto"/>
            <w:right w:val="none" w:sz="0" w:space="0" w:color="auto"/>
          </w:divBdr>
        </w:div>
        <w:div w:id="901065431">
          <w:marLeft w:val="480"/>
          <w:marRight w:val="0"/>
          <w:marTop w:val="0"/>
          <w:marBottom w:val="0"/>
          <w:divBdr>
            <w:top w:val="none" w:sz="0" w:space="0" w:color="auto"/>
            <w:left w:val="none" w:sz="0" w:space="0" w:color="auto"/>
            <w:bottom w:val="none" w:sz="0" w:space="0" w:color="auto"/>
            <w:right w:val="none" w:sz="0" w:space="0" w:color="auto"/>
          </w:divBdr>
        </w:div>
        <w:div w:id="948010513">
          <w:marLeft w:val="480"/>
          <w:marRight w:val="0"/>
          <w:marTop w:val="0"/>
          <w:marBottom w:val="0"/>
          <w:divBdr>
            <w:top w:val="none" w:sz="0" w:space="0" w:color="auto"/>
            <w:left w:val="none" w:sz="0" w:space="0" w:color="auto"/>
            <w:bottom w:val="none" w:sz="0" w:space="0" w:color="auto"/>
            <w:right w:val="none" w:sz="0" w:space="0" w:color="auto"/>
          </w:divBdr>
        </w:div>
        <w:div w:id="1085880293">
          <w:marLeft w:val="480"/>
          <w:marRight w:val="0"/>
          <w:marTop w:val="0"/>
          <w:marBottom w:val="0"/>
          <w:divBdr>
            <w:top w:val="none" w:sz="0" w:space="0" w:color="auto"/>
            <w:left w:val="none" w:sz="0" w:space="0" w:color="auto"/>
            <w:bottom w:val="none" w:sz="0" w:space="0" w:color="auto"/>
            <w:right w:val="none" w:sz="0" w:space="0" w:color="auto"/>
          </w:divBdr>
        </w:div>
        <w:div w:id="1187872000">
          <w:marLeft w:val="480"/>
          <w:marRight w:val="0"/>
          <w:marTop w:val="0"/>
          <w:marBottom w:val="0"/>
          <w:divBdr>
            <w:top w:val="none" w:sz="0" w:space="0" w:color="auto"/>
            <w:left w:val="none" w:sz="0" w:space="0" w:color="auto"/>
            <w:bottom w:val="none" w:sz="0" w:space="0" w:color="auto"/>
            <w:right w:val="none" w:sz="0" w:space="0" w:color="auto"/>
          </w:divBdr>
        </w:div>
        <w:div w:id="1198393128">
          <w:marLeft w:val="480"/>
          <w:marRight w:val="0"/>
          <w:marTop w:val="0"/>
          <w:marBottom w:val="0"/>
          <w:divBdr>
            <w:top w:val="none" w:sz="0" w:space="0" w:color="auto"/>
            <w:left w:val="none" w:sz="0" w:space="0" w:color="auto"/>
            <w:bottom w:val="none" w:sz="0" w:space="0" w:color="auto"/>
            <w:right w:val="none" w:sz="0" w:space="0" w:color="auto"/>
          </w:divBdr>
        </w:div>
        <w:div w:id="1226067891">
          <w:marLeft w:val="480"/>
          <w:marRight w:val="0"/>
          <w:marTop w:val="0"/>
          <w:marBottom w:val="0"/>
          <w:divBdr>
            <w:top w:val="none" w:sz="0" w:space="0" w:color="auto"/>
            <w:left w:val="none" w:sz="0" w:space="0" w:color="auto"/>
            <w:bottom w:val="none" w:sz="0" w:space="0" w:color="auto"/>
            <w:right w:val="none" w:sz="0" w:space="0" w:color="auto"/>
          </w:divBdr>
        </w:div>
        <w:div w:id="1340741593">
          <w:marLeft w:val="480"/>
          <w:marRight w:val="0"/>
          <w:marTop w:val="0"/>
          <w:marBottom w:val="0"/>
          <w:divBdr>
            <w:top w:val="none" w:sz="0" w:space="0" w:color="auto"/>
            <w:left w:val="none" w:sz="0" w:space="0" w:color="auto"/>
            <w:bottom w:val="none" w:sz="0" w:space="0" w:color="auto"/>
            <w:right w:val="none" w:sz="0" w:space="0" w:color="auto"/>
          </w:divBdr>
        </w:div>
        <w:div w:id="1387266433">
          <w:marLeft w:val="480"/>
          <w:marRight w:val="0"/>
          <w:marTop w:val="0"/>
          <w:marBottom w:val="0"/>
          <w:divBdr>
            <w:top w:val="none" w:sz="0" w:space="0" w:color="auto"/>
            <w:left w:val="none" w:sz="0" w:space="0" w:color="auto"/>
            <w:bottom w:val="none" w:sz="0" w:space="0" w:color="auto"/>
            <w:right w:val="none" w:sz="0" w:space="0" w:color="auto"/>
          </w:divBdr>
        </w:div>
        <w:div w:id="1571847358">
          <w:marLeft w:val="480"/>
          <w:marRight w:val="0"/>
          <w:marTop w:val="0"/>
          <w:marBottom w:val="0"/>
          <w:divBdr>
            <w:top w:val="none" w:sz="0" w:space="0" w:color="auto"/>
            <w:left w:val="none" w:sz="0" w:space="0" w:color="auto"/>
            <w:bottom w:val="none" w:sz="0" w:space="0" w:color="auto"/>
            <w:right w:val="none" w:sz="0" w:space="0" w:color="auto"/>
          </w:divBdr>
        </w:div>
        <w:div w:id="1577007406">
          <w:marLeft w:val="480"/>
          <w:marRight w:val="0"/>
          <w:marTop w:val="0"/>
          <w:marBottom w:val="0"/>
          <w:divBdr>
            <w:top w:val="none" w:sz="0" w:space="0" w:color="auto"/>
            <w:left w:val="none" w:sz="0" w:space="0" w:color="auto"/>
            <w:bottom w:val="none" w:sz="0" w:space="0" w:color="auto"/>
            <w:right w:val="none" w:sz="0" w:space="0" w:color="auto"/>
          </w:divBdr>
        </w:div>
        <w:div w:id="1600219568">
          <w:marLeft w:val="480"/>
          <w:marRight w:val="0"/>
          <w:marTop w:val="0"/>
          <w:marBottom w:val="0"/>
          <w:divBdr>
            <w:top w:val="none" w:sz="0" w:space="0" w:color="auto"/>
            <w:left w:val="none" w:sz="0" w:space="0" w:color="auto"/>
            <w:bottom w:val="none" w:sz="0" w:space="0" w:color="auto"/>
            <w:right w:val="none" w:sz="0" w:space="0" w:color="auto"/>
          </w:divBdr>
        </w:div>
        <w:div w:id="1604994716">
          <w:marLeft w:val="480"/>
          <w:marRight w:val="0"/>
          <w:marTop w:val="0"/>
          <w:marBottom w:val="0"/>
          <w:divBdr>
            <w:top w:val="none" w:sz="0" w:space="0" w:color="auto"/>
            <w:left w:val="none" w:sz="0" w:space="0" w:color="auto"/>
            <w:bottom w:val="none" w:sz="0" w:space="0" w:color="auto"/>
            <w:right w:val="none" w:sz="0" w:space="0" w:color="auto"/>
          </w:divBdr>
        </w:div>
        <w:div w:id="1648239461">
          <w:marLeft w:val="480"/>
          <w:marRight w:val="0"/>
          <w:marTop w:val="0"/>
          <w:marBottom w:val="0"/>
          <w:divBdr>
            <w:top w:val="none" w:sz="0" w:space="0" w:color="auto"/>
            <w:left w:val="none" w:sz="0" w:space="0" w:color="auto"/>
            <w:bottom w:val="none" w:sz="0" w:space="0" w:color="auto"/>
            <w:right w:val="none" w:sz="0" w:space="0" w:color="auto"/>
          </w:divBdr>
        </w:div>
        <w:div w:id="1809394769">
          <w:marLeft w:val="480"/>
          <w:marRight w:val="0"/>
          <w:marTop w:val="0"/>
          <w:marBottom w:val="0"/>
          <w:divBdr>
            <w:top w:val="none" w:sz="0" w:space="0" w:color="auto"/>
            <w:left w:val="none" w:sz="0" w:space="0" w:color="auto"/>
            <w:bottom w:val="none" w:sz="0" w:space="0" w:color="auto"/>
            <w:right w:val="none" w:sz="0" w:space="0" w:color="auto"/>
          </w:divBdr>
        </w:div>
        <w:div w:id="1845044823">
          <w:marLeft w:val="480"/>
          <w:marRight w:val="0"/>
          <w:marTop w:val="0"/>
          <w:marBottom w:val="0"/>
          <w:divBdr>
            <w:top w:val="none" w:sz="0" w:space="0" w:color="auto"/>
            <w:left w:val="none" w:sz="0" w:space="0" w:color="auto"/>
            <w:bottom w:val="none" w:sz="0" w:space="0" w:color="auto"/>
            <w:right w:val="none" w:sz="0" w:space="0" w:color="auto"/>
          </w:divBdr>
        </w:div>
        <w:div w:id="1983268494">
          <w:marLeft w:val="480"/>
          <w:marRight w:val="0"/>
          <w:marTop w:val="0"/>
          <w:marBottom w:val="0"/>
          <w:divBdr>
            <w:top w:val="none" w:sz="0" w:space="0" w:color="auto"/>
            <w:left w:val="none" w:sz="0" w:space="0" w:color="auto"/>
            <w:bottom w:val="none" w:sz="0" w:space="0" w:color="auto"/>
            <w:right w:val="none" w:sz="0" w:space="0" w:color="auto"/>
          </w:divBdr>
        </w:div>
        <w:div w:id="2145344505">
          <w:marLeft w:val="480"/>
          <w:marRight w:val="0"/>
          <w:marTop w:val="0"/>
          <w:marBottom w:val="0"/>
          <w:divBdr>
            <w:top w:val="none" w:sz="0" w:space="0" w:color="auto"/>
            <w:left w:val="none" w:sz="0" w:space="0" w:color="auto"/>
            <w:bottom w:val="none" w:sz="0" w:space="0" w:color="auto"/>
            <w:right w:val="none" w:sz="0" w:space="0" w:color="auto"/>
          </w:divBdr>
        </w:div>
      </w:divsChild>
    </w:div>
    <w:div w:id="1533955582">
      <w:bodyDiv w:val="1"/>
      <w:marLeft w:val="0"/>
      <w:marRight w:val="0"/>
      <w:marTop w:val="0"/>
      <w:marBottom w:val="0"/>
      <w:divBdr>
        <w:top w:val="none" w:sz="0" w:space="0" w:color="auto"/>
        <w:left w:val="none" w:sz="0" w:space="0" w:color="auto"/>
        <w:bottom w:val="none" w:sz="0" w:space="0" w:color="auto"/>
        <w:right w:val="none" w:sz="0" w:space="0" w:color="auto"/>
      </w:divBdr>
      <w:divsChild>
        <w:div w:id="74940279">
          <w:marLeft w:val="480"/>
          <w:marRight w:val="0"/>
          <w:marTop w:val="0"/>
          <w:marBottom w:val="0"/>
          <w:divBdr>
            <w:top w:val="none" w:sz="0" w:space="0" w:color="auto"/>
            <w:left w:val="none" w:sz="0" w:space="0" w:color="auto"/>
            <w:bottom w:val="none" w:sz="0" w:space="0" w:color="auto"/>
            <w:right w:val="none" w:sz="0" w:space="0" w:color="auto"/>
          </w:divBdr>
        </w:div>
        <w:div w:id="134228678">
          <w:marLeft w:val="480"/>
          <w:marRight w:val="0"/>
          <w:marTop w:val="0"/>
          <w:marBottom w:val="0"/>
          <w:divBdr>
            <w:top w:val="none" w:sz="0" w:space="0" w:color="auto"/>
            <w:left w:val="none" w:sz="0" w:space="0" w:color="auto"/>
            <w:bottom w:val="none" w:sz="0" w:space="0" w:color="auto"/>
            <w:right w:val="none" w:sz="0" w:space="0" w:color="auto"/>
          </w:divBdr>
        </w:div>
        <w:div w:id="414402876">
          <w:marLeft w:val="480"/>
          <w:marRight w:val="0"/>
          <w:marTop w:val="0"/>
          <w:marBottom w:val="0"/>
          <w:divBdr>
            <w:top w:val="none" w:sz="0" w:space="0" w:color="auto"/>
            <w:left w:val="none" w:sz="0" w:space="0" w:color="auto"/>
            <w:bottom w:val="none" w:sz="0" w:space="0" w:color="auto"/>
            <w:right w:val="none" w:sz="0" w:space="0" w:color="auto"/>
          </w:divBdr>
        </w:div>
        <w:div w:id="475297315">
          <w:marLeft w:val="480"/>
          <w:marRight w:val="0"/>
          <w:marTop w:val="0"/>
          <w:marBottom w:val="0"/>
          <w:divBdr>
            <w:top w:val="none" w:sz="0" w:space="0" w:color="auto"/>
            <w:left w:val="none" w:sz="0" w:space="0" w:color="auto"/>
            <w:bottom w:val="none" w:sz="0" w:space="0" w:color="auto"/>
            <w:right w:val="none" w:sz="0" w:space="0" w:color="auto"/>
          </w:divBdr>
        </w:div>
        <w:div w:id="502551364">
          <w:marLeft w:val="480"/>
          <w:marRight w:val="0"/>
          <w:marTop w:val="0"/>
          <w:marBottom w:val="0"/>
          <w:divBdr>
            <w:top w:val="none" w:sz="0" w:space="0" w:color="auto"/>
            <w:left w:val="none" w:sz="0" w:space="0" w:color="auto"/>
            <w:bottom w:val="none" w:sz="0" w:space="0" w:color="auto"/>
            <w:right w:val="none" w:sz="0" w:space="0" w:color="auto"/>
          </w:divBdr>
        </w:div>
        <w:div w:id="518469585">
          <w:marLeft w:val="480"/>
          <w:marRight w:val="0"/>
          <w:marTop w:val="0"/>
          <w:marBottom w:val="0"/>
          <w:divBdr>
            <w:top w:val="none" w:sz="0" w:space="0" w:color="auto"/>
            <w:left w:val="none" w:sz="0" w:space="0" w:color="auto"/>
            <w:bottom w:val="none" w:sz="0" w:space="0" w:color="auto"/>
            <w:right w:val="none" w:sz="0" w:space="0" w:color="auto"/>
          </w:divBdr>
        </w:div>
        <w:div w:id="537473369">
          <w:marLeft w:val="480"/>
          <w:marRight w:val="0"/>
          <w:marTop w:val="0"/>
          <w:marBottom w:val="0"/>
          <w:divBdr>
            <w:top w:val="none" w:sz="0" w:space="0" w:color="auto"/>
            <w:left w:val="none" w:sz="0" w:space="0" w:color="auto"/>
            <w:bottom w:val="none" w:sz="0" w:space="0" w:color="auto"/>
            <w:right w:val="none" w:sz="0" w:space="0" w:color="auto"/>
          </w:divBdr>
        </w:div>
        <w:div w:id="572201061">
          <w:marLeft w:val="480"/>
          <w:marRight w:val="0"/>
          <w:marTop w:val="0"/>
          <w:marBottom w:val="0"/>
          <w:divBdr>
            <w:top w:val="none" w:sz="0" w:space="0" w:color="auto"/>
            <w:left w:val="none" w:sz="0" w:space="0" w:color="auto"/>
            <w:bottom w:val="none" w:sz="0" w:space="0" w:color="auto"/>
            <w:right w:val="none" w:sz="0" w:space="0" w:color="auto"/>
          </w:divBdr>
        </w:div>
        <w:div w:id="837616051">
          <w:marLeft w:val="480"/>
          <w:marRight w:val="0"/>
          <w:marTop w:val="0"/>
          <w:marBottom w:val="0"/>
          <w:divBdr>
            <w:top w:val="none" w:sz="0" w:space="0" w:color="auto"/>
            <w:left w:val="none" w:sz="0" w:space="0" w:color="auto"/>
            <w:bottom w:val="none" w:sz="0" w:space="0" w:color="auto"/>
            <w:right w:val="none" w:sz="0" w:space="0" w:color="auto"/>
          </w:divBdr>
        </w:div>
        <w:div w:id="1016081366">
          <w:marLeft w:val="480"/>
          <w:marRight w:val="0"/>
          <w:marTop w:val="0"/>
          <w:marBottom w:val="0"/>
          <w:divBdr>
            <w:top w:val="none" w:sz="0" w:space="0" w:color="auto"/>
            <w:left w:val="none" w:sz="0" w:space="0" w:color="auto"/>
            <w:bottom w:val="none" w:sz="0" w:space="0" w:color="auto"/>
            <w:right w:val="none" w:sz="0" w:space="0" w:color="auto"/>
          </w:divBdr>
        </w:div>
        <w:div w:id="1103501986">
          <w:marLeft w:val="480"/>
          <w:marRight w:val="0"/>
          <w:marTop w:val="0"/>
          <w:marBottom w:val="0"/>
          <w:divBdr>
            <w:top w:val="none" w:sz="0" w:space="0" w:color="auto"/>
            <w:left w:val="none" w:sz="0" w:space="0" w:color="auto"/>
            <w:bottom w:val="none" w:sz="0" w:space="0" w:color="auto"/>
            <w:right w:val="none" w:sz="0" w:space="0" w:color="auto"/>
          </w:divBdr>
        </w:div>
        <w:div w:id="1112094034">
          <w:marLeft w:val="480"/>
          <w:marRight w:val="0"/>
          <w:marTop w:val="0"/>
          <w:marBottom w:val="0"/>
          <w:divBdr>
            <w:top w:val="none" w:sz="0" w:space="0" w:color="auto"/>
            <w:left w:val="none" w:sz="0" w:space="0" w:color="auto"/>
            <w:bottom w:val="none" w:sz="0" w:space="0" w:color="auto"/>
            <w:right w:val="none" w:sz="0" w:space="0" w:color="auto"/>
          </w:divBdr>
        </w:div>
        <w:div w:id="1137724267">
          <w:marLeft w:val="480"/>
          <w:marRight w:val="0"/>
          <w:marTop w:val="0"/>
          <w:marBottom w:val="0"/>
          <w:divBdr>
            <w:top w:val="none" w:sz="0" w:space="0" w:color="auto"/>
            <w:left w:val="none" w:sz="0" w:space="0" w:color="auto"/>
            <w:bottom w:val="none" w:sz="0" w:space="0" w:color="auto"/>
            <w:right w:val="none" w:sz="0" w:space="0" w:color="auto"/>
          </w:divBdr>
        </w:div>
        <w:div w:id="1180121683">
          <w:marLeft w:val="480"/>
          <w:marRight w:val="0"/>
          <w:marTop w:val="0"/>
          <w:marBottom w:val="0"/>
          <w:divBdr>
            <w:top w:val="none" w:sz="0" w:space="0" w:color="auto"/>
            <w:left w:val="none" w:sz="0" w:space="0" w:color="auto"/>
            <w:bottom w:val="none" w:sz="0" w:space="0" w:color="auto"/>
            <w:right w:val="none" w:sz="0" w:space="0" w:color="auto"/>
          </w:divBdr>
        </w:div>
        <w:div w:id="1207789062">
          <w:marLeft w:val="480"/>
          <w:marRight w:val="0"/>
          <w:marTop w:val="0"/>
          <w:marBottom w:val="0"/>
          <w:divBdr>
            <w:top w:val="none" w:sz="0" w:space="0" w:color="auto"/>
            <w:left w:val="none" w:sz="0" w:space="0" w:color="auto"/>
            <w:bottom w:val="none" w:sz="0" w:space="0" w:color="auto"/>
            <w:right w:val="none" w:sz="0" w:space="0" w:color="auto"/>
          </w:divBdr>
        </w:div>
        <w:div w:id="1214735421">
          <w:marLeft w:val="480"/>
          <w:marRight w:val="0"/>
          <w:marTop w:val="0"/>
          <w:marBottom w:val="0"/>
          <w:divBdr>
            <w:top w:val="none" w:sz="0" w:space="0" w:color="auto"/>
            <w:left w:val="none" w:sz="0" w:space="0" w:color="auto"/>
            <w:bottom w:val="none" w:sz="0" w:space="0" w:color="auto"/>
            <w:right w:val="none" w:sz="0" w:space="0" w:color="auto"/>
          </w:divBdr>
        </w:div>
        <w:div w:id="1261452025">
          <w:marLeft w:val="480"/>
          <w:marRight w:val="0"/>
          <w:marTop w:val="0"/>
          <w:marBottom w:val="0"/>
          <w:divBdr>
            <w:top w:val="none" w:sz="0" w:space="0" w:color="auto"/>
            <w:left w:val="none" w:sz="0" w:space="0" w:color="auto"/>
            <w:bottom w:val="none" w:sz="0" w:space="0" w:color="auto"/>
            <w:right w:val="none" w:sz="0" w:space="0" w:color="auto"/>
          </w:divBdr>
        </w:div>
        <w:div w:id="1295523868">
          <w:marLeft w:val="480"/>
          <w:marRight w:val="0"/>
          <w:marTop w:val="0"/>
          <w:marBottom w:val="0"/>
          <w:divBdr>
            <w:top w:val="none" w:sz="0" w:space="0" w:color="auto"/>
            <w:left w:val="none" w:sz="0" w:space="0" w:color="auto"/>
            <w:bottom w:val="none" w:sz="0" w:space="0" w:color="auto"/>
            <w:right w:val="none" w:sz="0" w:space="0" w:color="auto"/>
          </w:divBdr>
        </w:div>
        <w:div w:id="1498959586">
          <w:marLeft w:val="480"/>
          <w:marRight w:val="0"/>
          <w:marTop w:val="0"/>
          <w:marBottom w:val="0"/>
          <w:divBdr>
            <w:top w:val="none" w:sz="0" w:space="0" w:color="auto"/>
            <w:left w:val="none" w:sz="0" w:space="0" w:color="auto"/>
            <w:bottom w:val="none" w:sz="0" w:space="0" w:color="auto"/>
            <w:right w:val="none" w:sz="0" w:space="0" w:color="auto"/>
          </w:divBdr>
        </w:div>
        <w:div w:id="1568107205">
          <w:marLeft w:val="480"/>
          <w:marRight w:val="0"/>
          <w:marTop w:val="0"/>
          <w:marBottom w:val="0"/>
          <w:divBdr>
            <w:top w:val="none" w:sz="0" w:space="0" w:color="auto"/>
            <w:left w:val="none" w:sz="0" w:space="0" w:color="auto"/>
            <w:bottom w:val="none" w:sz="0" w:space="0" w:color="auto"/>
            <w:right w:val="none" w:sz="0" w:space="0" w:color="auto"/>
          </w:divBdr>
        </w:div>
        <w:div w:id="1649749316">
          <w:marLeft w:val="480"/>
          <w:marRight w:val="0"/>
          <w:marTop w:val="0"/>
          <w:marBottom w:val="0"/>
          <w:divBdr>
            <w:top w:val="none" w:sz="0" w:space="0" w:color="auto"/>
            <w:left w:val="none" w:sz="0" w:space="0" w:color="auto"/>
            <w:bottom w:val="none" w:sz="0" w:space="0" w:color="auto"/>
            <w:right w:val="none" w:sz="0" w:space="0" w:color="auto"/>
          </w:divBdr>
        </w:div>
        <w:div w:id="1963800315">
          <w:marLeft w:val="480"/>
          <w:marRight w:val="0"/>
          <w:marTop w:val="0"/>
          <w:marBottom w:val="0"/>
          <w:divBdr>
            <w:top w:val="none" w:sz="0" w:space="0" w:color="auto"/>
            <w:left w:val="none" w:sz="0" w:space="0" w:color="auto"/>
            <w:bottom w:val="none" w:sz="0" w:space="0" w:color="auto"/>
            <w:right w:val="none" w:sz="0" w:space="0" w:color="auto"/>
          </w:divBdr>
        </w:div>
        <w:div w:id="2082216598">
          <w:marLeft w:val="480"/>
          <w:marRight w:val="0"/>
          <w:marTop w:val="0"/>
          <w:marBottom w:val="0"/>
          <w:divBdr>
            <w:top w:val="none" w:sz="0" w:space="0" w:color="auto"/>
            <w:left w:val="none" w:sz="0" w:space="0" w:color="auto"/>
            <w:bottom w:val="none" w:sz="0" w:space="0" w:color="auto"/>
            <w:right w:val="none" w:sz="0" w:space="0" w:color="auto"/>
          </w:divBdr>
        </w:div>
      </w:divsChild>
    </w:div>
    <w:div w:id="1534884405">
      <w:bodyDiv w:val="1"/>
      <w:marLeft w:val="0"/>
      <w:marRight w:val="0"/>
      <w:marTop w:val="0"/>
      <w:marBottom w:val="0"/>
      <w:divBdr>
        <w:top w:val="none" w:sz="0" w:space="0" w:color="auto"/>
        <w:left w:val="none" w:sz="0" w:space="0" w:color="auto"/>
        <w:bottom w:val="none" w:sz="0" w:space="0" w:color="auto"/>
        <w:right w:val="none" w:sz="0" w:space="0" w:color="auto"/>
      </w:divBdr>
    </w:div>
    <w:div w:id="1537153562">
      <w:marLeft w:val="480"/>
      <w:marRight w:val="0"/>
      <w:marTop w:val="0"/>
      <w:marBottom w:val="0"/>
      <w:divBdr>
        <w:top w:val="none" w:sz="0" w:space="0" w:color="auto"/>
        <w:left w:val="none" w:sz="0" w:space="0" w:color="auto"/>
        <w:bottom w:val="none" w:sz="0" w:space="0" w:color="auto"/>
        <w:right w:val="none" w:sz="0" w:space="0" w:color="auto"/>
      </w:divBdr>
    </w:div>
    <w:div w:id="1542790436">
      <w:bodyDiv w:val="1"/>
      <w:marLeft w:val="0"/>
      <w:marRight w:val="0"/>
      <w:marTop w:val="0"/>
      <w:marBottom w:val="0"/>
      <w:divBdr>
        <w:top w:val="none" w:sz="0" w:space="0" w:color="auto"/>
        <w:left w:val="none" w:sz="0" w:space="0" w:color="auto"/>
        <w:bottom w:val="none" w:sz="0" w:space="0" w:color="auto"/>
        <w:right w:val="none" w:sz="0" w:space="0" w:color="auto"/>
      </w:divBdr>
    </w:div>
    <w:div w:id="1543901777">
      <w:marLeft w:val="480"/>
      <w:marRight w:val="0"/>
      <w:marTop w:val="0"/>
      <w:marBottom w:val="0"/>
      <w:divBdr>
        <w:top w:val="none" w:sz="0" w:space="0" w:color="auto"/>
        <w:left w:val="none" w:sz="0" w:space="0" w:color="auto"/>
        <w:bottom w:val="none" w:sz="0" w:space="0" w:color="auto"/>
        <w:right w:val="none" w:sz="0" w:space="0" w:color="auto"/>
      </w:divBdr>
    </w:div>
    <w:div w:id="1544514374">
      <w:marLeft w:val="640"/>
      <w:marRight w:val="0"/>
      <w:marTop w:val="0"/>
      <w:marBottom w:val="0"/>
      <w:divBdr>
        <w:top w:val="none" w:sz="0" w:space="0" w:color="auto"/>
        <w:left w:val="none" w:sz="0" w:space="0" w:color="auto"/>
        <w:bottom w:val="none" w:sz="0" w:space="0" w:color="auto"/>
        <w:right w:val="none" w:sz="0" w:space="0" w:color="auto"/>
      </w:divBdr>
    </w:div>
    <w:div w:id="1544901878">
      <w:marLeft w:val="480"/>
      <w:marRight w:val="0"/>
      <w:marTop w:val="0"/>
      <w:marBottom w:val="0"/>
      <w:divBdr>
        <w:top w:val="none" w:sz="0" w:space="0" w:color="auto"/>
        <w:left w:val="none" w:sz="0" w:space="0" w:color="auto"/>
        <w:bottom w:val="none" w:sz="0" w:space="0" w:color="auto"/>
        <w:right w:val="none" w:sz="0" w:space="0" w:color="auto"/>
      </w:divBdr>
    </w:div>
    <w:div w:id="1547375810">
      <w:marLeft w:val="480"/>
      <w:marRight w:val="0"/>
      <w:marTop w:val="0"/>
      <w:marBottom w:val="0"/>
      <w:divBdr>
        <w:top w:val="none" w:sz="0" w:space="0" w:color="auto"/>
        <w:left w:val="none" w:sz="0" w:space="0" w:color="auto"/>
        <w:bottom w:val="none" w:sz="0" w:space="0" w:color="auto"/>
        <w:right w:val="none" w:sz="0" w:space="0" w:color="auto"/>
      </w:divBdr>
    </w:div>
    <w:div w:id="1548373162">
      <w:marLeft w:val="480"/>
      <w:marRight w:val="0"/>
      <w:marTop w:val="0"/>
      <w:marBottom w:val="0"/>
      <w:divBdr>
        <w:top w:val="none" w:sz="0" w:space="0" w:color="auto"/>
        <w:left w:val="none" w:sz="0" w:space="0" w:color="auto"/>
        <w:bottom w:val="none" w:sz="0" w:space="0" w:color="auto"/>
        <w:right w:val="none" w:sz="0" w:space="0" w:color="auto"/>
      </w:divBdr>
    </w:div>
    <w:div w:id="1549024504">
      <w:marLeft w:val="480"/>
      <w:marRight w:val="0"/>
      <w:marTop w:val="0"/>
      <w:marBottom w:val="0"/>
      <w:divBdr>
        <w:top w:val="none" w:sz="0" w:space="0" w:color="auto"/>
        <w:left w:val="none" w:sz="0" w:space="0" w:color="auto"/>
        <w:bottom w:val="none" w:sz="0" w:space="0" w:color="auto"/>
        <w:right w:val="none" w:sz="0" w:space="0" w:color="auto"/>
      </w:divBdr>
    </w:div>
    <w:div w:id="1549805719">
      <w:marLeft w:val="480"/>
      <w:marRight w:val="0"/>
      <w:marTop w:val="0"/>
      <w:marBottom w:val="0"/>
      <w:divBdr>
        <w:top w:val="none" w:sz="0" w:space="0" w:color="auto"/>
        <w:left w:val="none" w:sz="0" w:space="0" w:color="auto"/>
        <w:bottom w:val="none" w:sz="0" w:space="0" w:color="auto"/>
        <w:right w:val="none" w:sz="0" w:space="0" w:color="auto"/>
      </w:divBdr>
    </w:div>
    <w:div w:id="1550075214">
      <w:marLeft w:val="640"/>
      <w:marRight w:val="0"/>
      <w:marTop w:val="0"/>
      <w:marBottom w:val="0"/>
      <w:divBdr>
        <w:top w:val="none" w:sz="0" w:space="0" w:color="auto"/>
        <w:left w:val="none" w:sz="0" w:space="0" w:color="auto"/>
        <w:bottom w:val="none" w:sz="0" w:space="0" w:color="auto"/>
        <w:right w:val="none" w:sz="0" w:space="0" w:color="auto"/>
      </w:divBdr>
    </w:div>
    <w:div w:id="1550649065">
      <w:marLeft w:val="640"/>
      <w:marRight w:val="0"/>
      <w:marTop w:val="0"/>
      <w:marBottom w:val="0"/>
      <w:divBdr>
        <w:top w:val="none" w:sz="0" w:space="0" w:color="auto"/>
        <w:left w:val="none" w:sz="0" w:space="0" w:color="auto"/>
        <w:bottom w:val="none" w:sz="0" w:space="0" w:color="auto"/>
        <w:right w:val="none" w:sz="0" w:space="0" w:color="auto"/>
      </w:divBdr>
    </w:div>
    <w:div w:id="1551065465">
      <w:marLeft w:val="480"/>
      <w:marRight w:val="0"/>
      <w:marTop w:val="0"/>
      <w:marBottom w:val="0"/>
      <w:divBdr>
        <w:top w:val="none" w:sz="0" w:space="0" w:color="auto"/>
        <w:left w:val="none" w:sz="0" w:space="0" w:color="auto"/>
        <w:bottom w:val="none" w:sz="0" w:space="0" w:color="auto"/>
        <w:right w:val="none" w:sz="0" w:space="0" w:color="auto"/>
      </w:divBdr>
    </w:div>
    <w:div w:id="1553075620">
      <w:marLeft w:val="480"/>
      <w:marRight w:val="0"/>
      <w:marTop w:val="0"/>
      <w:marBottom w:val="0"/>
      <w:divBdr>
        <w:top w:val="none" w:sz="0" w:space="0" w:color="auto"/>
        <w:left w:val="none" w:sz="0" w:space="0" w:color="auto"/>
        <w:bottom w:val="none" w:sz="0" w:space="0" w:color="auto"/>
        <w:right w:val="none" w:sz="0" w:space="0" w:color="auto"/>
      </w:divBdr>
    </w:div>
    <w:div w:id="1556308573">
      <w:marLeft w:val="480"/>
      <w:marRight w:val="0"/>
      <w:marTop w:val="0"/>
      <w:marBottom w:val="0"/>
      <w:divBdr>
        <w:top w:val="none" w:sz="0" w:space="0" w:color="auto"/>
        <w:left w:val="none" w:sz="0" w:space="0" w:color="auto"/>
        <w:bottom w:val="none" w:sz="0" w:space="0" w:color="auto"/>
        <w:right w:val="none" w:sz="0" w:space="0" w:color="auto"/>
      </w:divBdr>
    </w:div>
    <w:div w:id="1556771171">
      <w:marLeft w:val="480"/>
      <w:marRight w:val="0"/>
      <w:marTop w:val="0"/>
      <w:marBottom w:val="0"/>
      <w:divBdr>
        <w:top w:val="none" w:sz="0" w:space="0" w:color="auto"/>
        <w:left w:val="none" w:sz="0" w:space="0" w:color="auto"/>
        <w:bottom w:val="none" w:sz="0" w:space="0" w:color="auto"/>
        <w:right w:val="none" w:sz="0" w:space="0" w:color="auto"/>
      </w:divBdr>
    </w:div>
    <w:div w:id="1557619251">
      <w:bodyDiv w:val="1"/>
      <w:marLeft w:val="0"/>
      <w:marRight w:val="0"/>
      <w:marTop w:val="0"/>
      <w:marBottom w:val="0"/>
      <w:divBdr>
        <w:top w:val="none" w:sz="0" w:space="0" w:color="auto"/>
        <w:left w:val="none" w:sz="0" w:space="0" w:color="auto"/>
        <w:bottom w:val="none" w:sz="0" w:space="0" w:color="auto"/>
        <w:right w:val="none" w:sz="0" w:space="0" w:color="auto"/>
      </w:divBdr>
      <w:divsChild>
        <w:div w:id="44372026">
          <w:marLeft w:val="480"/>
          <w:marRight w:val="0"/>
          <w:marTop w:val="0"/>
          <w:marBottom w:val="0"/>
          <w:divBdr>
            <w:top w:val="none" w:sz="0" w:space="0" w:color="auto"/>
            <w:left w:val="none" w:sz="0" w:space="0" w:color="auto"/>
            <w:bottom w:val="none" w:sz="0" w:space="0" w:color="auto"/>
            <w:right w:val="none" w:sz="0" w:space="0" w:color="auto"/>
          </w:divBdr>
        </w:div>
        <w:div w:id="57288955">
          <w:marLeft w:val="480"/>
          <w:marRight w:val="0"/>
          <w:marTop w:val="0"/>
          <w:marBottom w:val="0"/>
          <w:divBdr>
            <w:top w:val="none" w:sz="0" w:space="0" w:color="auto"/>
            <w:left w:val="none" w:sz="0" w:space="0" w:color="auto"/>
            <w:bottom w:val="none" w:sz="0" w:space="0" w:color="auto"/>
            <w:right w:val="none" w:sz="0" w:space="0" w:color="auto"/>
          </w:divBdr>
        </w:div>
        <w:div w:id="341319624">
          <w:marLeft w:val="480"/>
          <w:marRight w:val="0"/>
          <w:marTop w:val="0"/>
          <w:marBottom w:val="0"/>
          <w:divBdr>
            <w:top w:val="none" w:sz="0" w:space="0" w:color="auto"/>
            <w:left w:val="none" w:sz="0" w:space="0" w:color="auto"/>
            <w:bottom w:val="none" w:sz="0" w:space="0" w:color="auto"/>
            <w:right w:val="none" w:sz="0" w:space="0" w:color="auto"/>
          </w:divBdr>
        </w:div>
        <w:div w:id="383990273">
          <w:marLeft w:val="480"/>
          <w:marRight w:val="0"/>
          <w:marTop w:val="0"/>
          <w:marBottom w:val="0"/>
          <w:divBdr>
            <w:top w:val="none" w:sz="0" w:space="0" w:color="auto"/>
            <w:left w:val="none" w:sz="0" w:space="0" w:color="auto"/>
            <w:bottom w:val="none" w:sz="0" w:space="0" w:color="auto"/>
            <w:right w:val="none" w:sz="0" w:space="0" w:color="auto"/>
          </w:divBdr>
        </w:div>
        <w:div w:id="389886364">
          <w:marLeft w:val="480"/>
          <w:marRight w:val="0"/>
          <w:marTop w:val="0"/>
          <w:marBottom w:val="0"/>
          <w:divBdr>
            <w:top w:val="none" w:sz="0" w:space="0" w:color="auto"/>
            <w:left w:val="none" w:sz="0" w:space="0" w:color="auto"/>
            <w:bottom w:val="none" w:sz="0" w:space="0" w:color="auto"/>
            <w:right w:val="none" w:sz="0" w:space="0" w:color="auto"/>
          </w:divBdr>
        </w:div>
        <w:div w:id="589462602">
          <w:marLeft w:val="480"/>
          <w:marRight w:val="0"/>
          <w:marTop w:val="0"/>
          <w:marBottom w:val="0"/>
          <w:divBdr>
            <w:top w:val="none" w:sz="0" w:space="0" w:color="auto"/>
            <w:left w:val="none" w:sz="0" w:space="0" w:color="auto"/>
            <w:bottom w:val="none" w:sz="0" w:space="0" w:color="auto"/>
            <w:right w:val="none" w:sz="0" w:space="0" w:color="auto"/>
          </w:divBdr>
        </w:div>
        <w:div w:id="596064662">
          <w:marLeft w:val="480"/>
          <w:marRight w:val="0"/>
          <w:marTop w:val="0"/>
          <w:marBottom w:val="0"/>
          <w:divBdr>
            <w:top w:val="none" w:sz="0" w:space="0" w:color="auto"/>
            <w:left w:val="none" w:sz="0" w:space="0" w:color="auto"/>
            <w:bottom w:val="none" w:sz="0" w:space="0" w:color="auto"/>
            <w:right w:val="none" w:sz="0" w:space="0" w:color="auto"/>
          </w:divBdr>
        </w:div>
        <w:div w:id="631012200">
          <w:marLeft w:val="480"/>
          <w:marRight w:val="0"/>
          <w:marTop w:val="0"/>
          <w:marBottom w:val="0"/>
          <w:divBdr>
            <w:top w:val="none" w:sz="0" w:space="0" w:color="auto"/>
            <w:left w:val="none" w:sz="0" w:space="0" w:color="auto"/>
            <w:bottom w:val="none" w:sz="0" w:space="0" w:color="auto"/>
            <w:right w:val="none" w:sz="0" w:space="0" w:color="auto"/>
          </w:divBdr>
        </w:div>
        <w:div w:id="695303703">
          <w:marLeft w:val="480"/>
          <w:marRight w:val="0"/>
          <w:marTop w:val="0"/>
          <w:marBottom w:val="0"/>
          <w:divBdr>
            <w:top w:val="none" w:sz="0" w:space="0" w:color="auto"/>
            <w:left w:val="none" w:sz="0" w:space="0" w:color="auto"/>
            <w:bottom w:val="none" w:sz="0" w:space="0" w:color="auto"/>
            <w:right w:val="none" w:sz="0" w:space="0" w:color="auto"/>
          </w:divBdr>
        </w:div>
        <w:div w:id="739253705">
          <w:marLeft w:val="480"/>
          <w:marRight w:val="0"/>
          <w:marTop w:val="0"/>
          <w:marBottom w:val="0"/>
          <w:divBdr>
            <w:top w:val="none" w:sz="0" w:space="0" w:color="auto"/>
            <w:left w:val="none" w:sz="0" w:space="0" w:color="auto"/>
            <w:bottom w:val="none" w:sz="0" w:space="0" w:color="auto"/>
            <w:right w:val="none" w:sz="0" w:space="0" w:color="auto"/>
          </w:divBdr>
        </w:div>
        <w:div w:id="763695733">
          <w:marLeft w:val="480"/>
          <w:marRight w:val="0"/>
          <w:marTop w:val="0"/>
          <w:marBottom w:val="0"/>
          <w:divBdr>
            <w:top w:val="none" w:sz="0" w:space="0" w:color="auto"/>
            <w:left w:val="none" w:sz="0" w:space="0" w:color="auto"/>
            <w:bottom w:val="none" w:sz="0" w:space="0" w:color="auto"/>
            <w:right w:val="none" w:sz="0" w:space="0" w:color="auto"/>
          </w:divBdr>
        </w:div>
        <w:div w:id="764420429">
          <w:marLeft w:val="480"/>
          <w:marRight w:val="0"/>
          <w:marTop w:val="0"/>
          <w:marBottom w:val="0"/>
          <w:divBdr>
            <w:top w:val="none" w:sz="0" w:space="0" w:color="auto"/>
            <w:left w:val="none" w:sz="0" w:space="0" w:color="auto"/>
            <w:bottom w:val="none" w:sz="0" w:space="0" w:color="auto"/>
            <w:right w:val="none" w:sz="0" w:space="0" w:color="auto"/>
          </w:divBdr>
        </w:div>
        <w:div w:id="784270832">
          <w:marLeft w:val="480"/>
          <w:marRight w:val="0"/>
          <w:marTop w:val="0"/>
          <w:marBottom w:val="0"/>
          <w:divBdr>
            <w:top w:val="none" w:sz="0" w:space="0" w:color="auto"/>
            <w:left w:val="none" w:sz="0" w:space="0" w:color="auto"/>
            <w:bottom w:val="none" w:sz="0" w:space="0" w:color="auto"/>
            <w:right w:val="none" w:sz="0" w:space="0" w:color="auto"/>
          </w:divBdr>
        </w:div>
        <w:div w:id="865603440">
          <w:marLeft w:val="480"/>
          <w:marRight w:val="0"/>
          <w:marTop w:val="0"/>
          <w:marBottom w:val="0"/>
          <w:divBdr>
            <w:top w:val="none" w:sz="0" w:space="0" w:color="auto"/>
            <w:left w:val="none" w:sz="0" w:space="0" w:color="auto"/>
            <w:bottom w:val="none" w:sz="0" w:space="0" w:color="auto"/>
            <w:right w:val="none" w:sz="0" w:space="0" w:color="auto"/>
          </w:divBdr>
        </w:div>
        <w:div w:id="1052004871">
          <w:marLeft w:val="480"/>
          <w:marRight w:val="0"/>
          <w:marTop w:val="0"/>
          <w:marBottom w:val="0"/>
          <w:divBdr>
            <w:top w:val="none" w:sz="0" w:space="0" w:color="auto"/>
            <w:left w:val="none" w:sz="0" w:space="0" w:color="auto"/>
            <w:bottom w:val="none" w:sz="0" w:space="0" w:color="auto"/>
            <w:right w:val="none" w:sz="0" w:space="0" w:color="auto"/>
          </w:divBdr>
        </w:div>
        <w:div w:id="1071393615">
          <w:marLeft w:val="480"/>
          <w:marRight w:val="0"/>
          <w:marTop w:val="0"/>
          <w:marBottom w:val="0"/>
          <w:divBdr>
            <w:top w:val="none" w:sz="0" w:space="0" w:color="auto"/>
            <w:left w:val="none" w:sz="0" w:space="0" w:color="auto"/>
            <w:bottom w:val="none" w:sz="0" w:space="0" w:color="auto"/>
            <w:right w:val="none" w:sz="0" w:space="0" w:color="auto"/>
          </w:divBdr>
        </w:div>
        <w:div w:id="1082213383">
          <w:marLeft w:val="480"/>
          <w:marRight w:val="0"/>
          <w:marTop w:val="0"/>
          <w:marBottom w:val="0"/>
          <w:divBdr>
            <w:top w:val="none" w:sz="0" w:space="0" w:color="auto"/>
            <w:left w:val="none" w:sz="0" w:space="0" w:color="auto"/>
            <w:bottom w:val="none" w:sz="0" w:space="0" w:color="auto"/>
            <w:right w:val="none" w:sz="0" w:space="0" w:color="auto"/>
          </w:divBdr>
        </w:div>
        <w:div w:id="1154687123">
          <w:marLeft w:val="480"/>
          <w:marRight w:val="0"/>
          <w:marTop w:val="0"/>
          <w:marBottom w:val="0"/>
          <w:divBdr>
            <w:top w:val="none" w:sz="0" w:space="0" w:color="auto"/>
            <w:left w:val="none" w:sz="0" w:space="0" w:color="auto"/>
            <w:bottom w:val="none" w:sz="0" w:space="0" w:color="auto"/>
            <w:right w:val="none" w:sz="0" w:space="0" w:color="auto"/>
          </w:divBdr>
        </w:div>
        <w:div w:id="1184248469">
          <w:marLeft w:val="480"/>
          <w:marRight w:val="0"/>
          <w:marTop w:val="0"/>
          <w:marBottom w:val="0"/>
          <w:divBdr>
            <w:top w:val="none" w:sz="0" w:space="0" w:color="auto"/>
            <w:left w:val="none" w:sz="0" w:space="0" w:color="auto"/>
            <w:bottom w:val="none" w:sz="0" w:space="0" w:color="auto"/>
            <w:right w:val="none" w:sz="0" w:space="0" w:color="auto"/>
          </w:divBdr>
        </w:div>
        <w:div w:id="1217400824">
          <w:marLeft w:val="480"/>
          <w:marRight w:val="0"/>
          <w:marTop w:val="0"/>
          <w:marBottom w:val="0"/>
          <w:divBdr>
            <w:top w:val="none" w:sz="0" w:space="0" w:color="auto"/>
            <w:left w:val="none" w:sz="0" w:space="0" w:color="auto"/>
            <w:bottom w:val="none" w:sz="0" w:space="0" w:color="auto"/>
            <w:right w:val="none" w:sz="0" w:space="0" w:color="auto"/>
          </w:divBdr>
        </w:div>
        <w:div w:id="1419059248">
          <w:marLeft w:val="480"/>
          <w:marRight w:val="0"/>
          <w:marTop w:val="0"/>
          <w:marBottom w:val="0"/>
          <w:divBdr>
            <w:top w:val="none" w:sz="0" w:space="0" w:color="auto"/>
            <w:left w:val="none" w:sz="0" w:space="0" w:color="auto"/>
            <w:bottom w:val="none" w:sz="0" w:space="0" w:color="auto"/>
            <w:right w:val="none" w:sz="0" w:space="0" w:color="auto"/>
          </w:divBdr>
        </w:div>
        <w:div w:id="1763916080">
          <w:marLeft w:val="480"/>
          <w:marRight w:val="0"/>
          <w:marTop w:val="0"/>
          <w:marBottom w:val="0"/>
          <w:divBdr>
            <w:top w:val="none" w:sz="0" w:space="0" w:color="auto"/>
            <w:left w:val="none" w:sz="0" w:space="0" w:color="auto"/>
            <w:bottom w:val="none" w:sz="0" w:space="0" w:color="auto"/>
            <w:right w:val="none" w:sz="0" w:space="0" w:color="auto"/>
          </w:divBdr>
        </w:div>
        <w:div w:id="1884319829">
          <w:marLeft w:val="480"/>
          <w:marRight w:val="0"/>
          <w:marTop w:val="0"/>
          <w:marBottom w:val="0"/>
          <w:divBdr>
            <w:top w:val="none" w:sz="0" w:space="0" w:color="auto"/>
            <w:left w:val="none" w:sz="0" w:space="0" w:color="auto"/>
            <w:bottom w:val="none" w:sz="0" w:space="0" w:color="auto"/>
            <w:right w:val="none" w:sz="0" w:space="0" w:color="auto"/>
          </w:divBdr>
        </w:div>
      </w:divsChild>
    </w:div>
    <w:div w:id="1560356528">
      <w:bodyDiv w:val="1"/>
      <w:marLeft w:val="0"/>
      <w:marRight w:val="0"/>
      <w:marTop w:val="0"/>
      <w:marBottom w:val="0"/>
      <w:divBdr>
        <w:top w:val="none" w:sz="0" w:space="0" w:color="auto"/>
        <w:left w:val="none" w:sz="0" w:space="0" w:color="auto"/>
        <w:bottom w:val="none" w:sz="0" w:space="0" w:color="auto"/>
        <w:right w:val="none" w:sz="0" w:space="0" w:color="auto"/>
      </w:divBdr>
    </w:div>
    <w:div w:id="1565407470">
      <w:marLeft w:val="480"/>
      <w:marRight w:val="0"/>
      <w:marTop w:val="0"/>
      <w:marBottom w:val="0"/>
      <w:divBdr>
        <w:top w:val="none" w:sz="0" w:space="0" w:color="auto"/>
        <w:left w:val="none" w:sz="0" w:space="0" w:color="auto"/>
        <w:bottom w:val="none" w:sz="0" w:space="0" w:color="auto"/>
        <w:right w:val="none" w:sz="0" w:space="0" w:color="auto"/>
      </w:divBdr>
    </w:div>
    <w:div w:id="1565944764">
      <w:marLeft w:val="480"/>
      <w:marRight w:val="0"/>
      <w:marTop w:val="0"/>
      <w:marBottom w:val="0"/>
      <w:divBdr>
        <w:top w:val="none" w:sz="0" w:space="0" w:color="auto"/>
        <w:left w:val="none" w:sz="0" w:space="0" w:color="auto"/>
        <w:bottom w:val="none" w:sz="0" w:space="0" w:color="auto"/>
        <w:right w:val="none" w:sz="0" w:space="0" w:color="auto"/>
      </w:divBdr>
    </w:div>
    <w:div w:id="1568418818">
      <w:marLeft w:val="480"/>
      <w:marRight w:val="0"/>
      <w:marTop w:val="0"/>
      <w:marBottom w:val="0"/>
      <w:divBdr>
        <w:top w:val="none" w:sz="0" w:space="0" w:color="auto"/>
        <w:left w:val="none" w:sz="0" w:space="0" w:color="auto"/>
        <w:bottom w:val="none" w:sz="0" w:space="0" w:color="auto"/>
        <w:right w:val="none" w:sz="0" w:space="0" w:color="auto"/>
      </w:divBdr>
    </w:div>
    <w:div w:id="1569918879">
      <w:bodyDiv w:val="1"/>
      <w:marLeft w:val="0"/>
      <w:marRight w:val="0"/>
      <w:marTop w:val="0"/>
      <w:marBottom w:val="0"/>
      <w:divBdr>
        <w:top w:val="none" w:sz="0" w:space="0" w:color="auto"/>
        <w:left w:val="none" w:sz="0" w:space="0" w:color="auto"/>
        <w:bottom w:val="none" w:sz="0" w:space="0" w:color="auto"/>
        <w:right w:val="none" w:sz="0" w:space="0" w:color="auto"/>
      </w:divBdr>
    </w:div>
    <w:div w:id="1570070367">
      <w:marLeft w:val="480"/>
      <w:marRight w:val="0"/>
      <w:marTop w:val="0"/>
      <w:marBottom w:val="0"/>
      <w:divBdr>
        <w:top w:val="none" w:sz="0" w:space="0" w:color="auto"/>
        <w:left w:val="none" w:sz="0" w:space="0" w:color="auto"/>
        <w:bottom w:val="none" w:sz="0" w:space="0" w:color="auto"/>
        <w:right w:val="none" w:sz="0" w:space="0" w:color="auto"/>
      </w:divBdr>
    </w:div>
    <w:div w:id="1572420597">
      <w:bodyDiv w:val="1"/>
      <w:marLeft w:val="0"/>
      <w:marRight w:val="0"/>
      <w:marTop w:val="0"/>
      <w:marBottom w:val="0"/>
      <w:divBdr>
        <w:top w:val="none" w:sz="0" w:space="0" w:color="auto"/>
        <w:left w:val="none" w:sz="0" w:space="0" w:color="auto"/>
        <w:bottom w:val="none" w:sz="0" w:space="0" w:color="auto"/>
        <w:right w:val="none" w:sz="0" w:space="0" w:color="auto"/>
      </w:divBdr>
    </w:div>
    <w:div w:id="1573002801">
      <w:bodyDiv w:val="1"/>
      <w:marLeft w:val="0"/>
      <w:marRight w:val="0"/>
      <w:marTop w:val="0"/>
      <w:marBottom w:val="0"/>
      <w:divBdr>
        <w:top w:val="none" w:sz="0" w:space="0" w:color="auto"/>
        <w:left w:val="none" w:sz="0" w:space="0" w:color="auto"/>
        <w:bottom w:val="none" w:sz="0" w:space="0" w:color="auto"/>
        <w:right w:val="none" w:sz="0" w:space="0" w:color="auto"/>
      </w:divBdr>
    </w:div>
    <w:div w:id="1574003764">
      <w:marLeft w:val="640"/>
      <w:marRight w:val="0"/>
      <w:marTop w:val="0"/>
      <w:marBottom w:val="0"/>
      <w:divBdr>
        <w:top w:val="none" w:sz="0" w:space="0" w:color="auto"/>
        <w:left w:val="none" w:sz="0" w:space="0" w:color="auto"/>
        <w:bottom w:val="none" w:sz="0" w:space="0" w:color="auto"/>
        <w:right w:val="none" w:sz="0" w:space="0" w:color="auto"/>
      </w:divBdr>
    </w:div>
    <w:div w:id="1575241678">
      <w:bodyDiv w:val="1"/>
      <w:marLeft w:val="0"/>
      <w:marRight w:val="0"/>
      <w:marTop w:val="0"/>
      <w:marBottom w:val="0"/>
      <w:divBdr>
        <w:top w:val="none" w:sz="0" w:space="0" w:color="auto"/>
        <w:left w:val="none" w:sz="0" w:space="0" w:color="auto"/>
        <w:bottom w:val="none" w:sz="0" w:space="0" w:color="auto"/>
        <w:right w:val="none" w:sz="0" w:space="0" w:color="auto"/>
      </w:divBdr>
    </w:div>
    <w:div w:id="1581594384">
      <w:marLeft w:val="640"/>
      <w:marRight w:val="0"/>
      <w:marTop w:val="0"/>
      <w:marBottom w:val="0"/>
      <w:divBdr>
        <w:top w:val="none" w:sz="0" w:space="0" w:color="auto"/>
        <w:left w:val="none" w:sz="0" w:space="0" w:color="auto"/>
        <w:bottom w:val="none" w:sz="0" w:space="0" w:color="auto"/>
        <w:right w:val="none" w:sz="0" w:space="0" w:color="auto"/>
      </w:divBdr>
    </w:div>
    <w:div w:id="1587303114">
      <w:marLeft w:val="480"/>
      <w:marRight w:val="0"/>
      <w:marTop w:val="0"/>
      <w:marBottom w:val="0"/>
      <w:divBdr>
        <w:top w:val="none" w:sz="0" w:space="0" w:color="auto"/>
        <w:left w:val="none" w:sz="0" w:space="0" w:color="auto"/>
        <w:bottom w:val="none" w:sz="0" w:space="0" w:color="auto"/>
        <w:right w:val="none" w:sz="0" w:space="0" w:color="auto"/>
      </w:divBdr>
    </w:div>
    <w:div w:id="1587419285">
      <w:marLeft w:val="480"/>
      <w:marRight w:val="0"/>
      <w:marTop w:val="0"/>
      <w:marBottom w:val="0"/>
      <w:divBdr>
        <w:top w:val="none" w:sz="0" w:space="0" w:color="auto"/>
        <w:left w:val="none" w:sz="0" w:space="0" w:color="auto"/>
        <w:bottom w:val="none" w:sz="0" w:space="0" w:color="auto"/>
        <w:right w:val="none" w:sz="0" w:space="0" w:color="auto"/>
      </w:divBdr>
    </w:div>
    <w:div w:id="1588222917">
      <w:bodyDiv w:val="1"/>
      <w:marLeft w:val="0"/>
      <w:marRight w:val="0"/>
      <w:marTop w:val="0"/>
      <w:marBottom w:val="0"/>
      <w:divBdr>
        <w:top w:val="none" w:sz="0" w:space="0" w:color="auto"/>
        <w:left w:val="none" w:sz="0" w:space="0" w:color="auto"/>
        <w:bottom w:val="none" w:sz="0" w:space="0" w:color="auto"/>
        <w:right w:val="none" w:sz="0" w:space="0" w:color="auto"/>
      </w:divBdr>
    </w:div>
    <w:div w:id="1589535015">
      <w:bodyDiv w:val="1"/>
      <w:marLeft w:val="0"/>
      <w:marRight w:val="0"/>
      <w:marTop w:val="0"/>
      <w:marBottom w:val="0"/>
      <w:divBdr>
        <w:top w:val="none" w:sz="0" w:space="0" w:color="auto"/>
        <w:left w:val="none" w:sz="0" w:space="0" w:color="auto"/>
        <w:bottom w:val="none" w:sz="0" w:space="0" w:color="auto"/>
        <w:right w:val="none" w:sz="0" w:space="0" w:color="auto"/>
      </w:divBdr>
    </w:div>
    <w:div w:id="1594782661">
      <w:marLeft w:val="640"/>
      <w:marRight w:val="0"/>
      <w:marTop w:val="0"/>
      <w:marBottom w:val="0"/>
      <w:divBdr>
        <w:top w:val="none" w:sz="0" w:space="0" w:color="auto"/>
        <w:left w:val="none" w:sz="0" w:space="0" w:color="auto"/>
        <w:bottom w:val="none" w:sz="0" w:space="0" w:color="auto"/>
        <w:right w:val="none" w:sz="0" w:space="0" w:color="auto"/>
      </w:divBdr>
    </w:div>
    <w:div w:id="1595822680">
      <w:marLeft w:val="480"/>
      <w:marRight w:val="0"/>
      <w:marTop w:val="0"/>
      <w:marBottom w:val="0"/>
      <w:divBdr>
        <w:top w:val="none" w:sz="0" w:space="0" w:color="auto"/>
        <w:left w:val="none" w:sz="0" w:space="0" w:color="auto"/>
        <w:bottom w:val="none" w:sz="0" w:space="0" w:color="auto"/>
        <w:right w:val="none" w:sz="0" w:space="0" w:color="auto"/>
      </w:divBdr>
    </w:div>
    <w:div w:id="1600138533">
      <w:marLeft w:val="480"/>
      <w:marRight w:val="0"/>
      <w:marTop w:val="0"/>
      <w:marBottom w:val="0"/>
      <w:divBdr>
        <w:top w:val="none" w:sz="0" w:space="0" w:color="auto"/>
        <w:left w:val="none" w:sz="0" w:space="0" w:color="auto"/>
        <w:bottom w:val="none" w:sz="0" w:space="0" w:color="auto"/>
        <w:right w:val="none" w:sz="0" w:space="0" w:color="auto"/>
      </w:divBdr>
    </w:div>
    <w:div w:id="1601330463">
      <w:marLeft w:val="640"/>
      <w:marRight w:val="0"/>
      <w:marTop w:val="0"/>
      <w:marBottom w:val="0"/>
      <w:divBdr>
        <w:top w:val="none" w:sz="0" w:space="0" w:color="auto"/>
        <w:left w:val="none" w:sz="0" w:space="0" w:color="auto"/>
        <w:bottom w:val="none" w:sz="0" w:space="0" w:color="auto"/>
        <w:right w:val="none" w:sz="0" w:space="0" w:color="auto"/>
      </w:divBdr>
    </w:div>
    <w:div w:id="1603343201">
      <w:marLeft w:val="480"/>
      <w:marRight w:val="0"/>
      <w:marTop w:val="0"/>
      <w:marBottom w:val="0"/>
      <w:divBdr>
        <w:top w:val="none" w:sz="0" w:space="0" w:color="auto"/>
        <w:left w:val="none" w:sz="0" w:space="0" w:color="auto"/>
        <w:bottom w:val="none" w:sz="0" w:space="0" w:color="auto"/>
        <w:right w:val="none" w:sz="0" w:space="0" w:color="auto"/>
      </w:divBdr>
    </w:div>
    <w:div w:id="1606615369">
      <w:marLeft w:val="480"/>
      <w:marRight w:val="0"/>
      <w:marTop w:val="0"/>
      <w:marBottom w:val="0"/>
      <w:divBdr>
        <w:top w:val="none" w:sz="0" w:space="0" w:color="auto"/>
        <w:left w:val="none" w:sz="0" w:space="0" w:color="auto"/>
        <w:bottom w:val="none" w:sz="0" w:space="0" w:color="auto"/>
        <w:right w:val="none" w:sz="0" w:space="0" w:color="auto"/>
      </w:divBdr>
    </w:div>
    <w:div w:id="1608660379">
      <w:marLeft w:val="480"/>
      <w:marRight w:val="0"/>
      <w:marTop w:val="0"/>
      <w:marBottom w:val="0"/>
      <w:divBdr>
        <w:top w:val="none" w:sz="0" w:space="0" w:color="auto"/>
        <w:left w:val="none" w:sz="0" w:space="0" w:color="auto"/>
        <w:bottom w:val="none" w:sz="0" w:space="0" w:color="auto"/>
        <w:right w:val="none" w:sz="0" w:space="0" w:color="auto"/>
      </w:divBdr>
    </w:div>
    <w:div w:id="1610312260">
      <w:marLeft w:val="480"/>
      <w:marRight w:val="0"/>
      <w:marTop w:val="0"/>
      <w:marBottom w:val="0"/>
      <w:divBdr>
        <w:top w:val="none" w:sz="0" w:space="0" w:color="auto"/>
        <w:left w:val="none" w:sz="0" w:space="0" w:color="auto"/>
        <w:bottom w:val="none" w:sz="0" w:space="0" w:color="auto"/>
        <w:right w:val="none" w:sz="0" w:space="0" w:color="auto"/>
      </w:divBdr>
    </w:div>
    <w:div w:id="1610817603">
      <w:marLeft w:val="480"/>
      <w:marRight w:val="0"/>
      <w:marTop w:val="0"/>
      <w:marBottom w:val="0"/>
      <w:divBdr>
        <w:top w:val="none" w:sz="0" w:space="0" w:color="auto"/>
        <w:left w:val="none" w:sz="0" w:space="0" w:color="auto"/>
        <w:bottom w:val="none" w:sz="0" w:space="0" w:color="auto"/>
        <w:right w:val="none" w:sz="0" w:space="0" w:color="auto"/>
      </w:divBdr>
    </w:div>
    <w:div w:id="1612127407">
      <w:marLeft w:val="480"/>
      <w:marRight w:val="0"/>
      <w:marTop w:val="0"/>
      <w:marBottom w:val="0"/>
      <w:divBdr>
        <w:top w:val="none" w:sz="0" w:space="0" w:color="auto"/>
        <w:left w:val="none" w:sz="0" w:space="0" w:color="auto"/>
        <w:bottom w:val="none" w:sz="0" w:space="0" w:color="auto"/>
        <w:right w:val="none" w:sz="0" w:space="0" w:color="auto"/>
      </w:divBdr>
    </w:div>
    <w:div w:id="1613629191">
      <w:marLeft w:val="480"/>
      <w:marRight w:val="0"/>
      <w:marTop w:val="0"/>
      <w:marBottom w:val="0"/>
      <w:divBdr>
        <w:top w:val="none" w:sz="0" w:space="0" w:color="auto"/>
        <w:left w:val="none" w:sz="0" w:space="0" w:color="auto"/>
        <w:bottom w:val="none" w:sz="0" w:space="0" w:color="auto"/>
        <w:right w:val="none" w:sz="0" w:space="0" w:color="auto"/>
      </w:divBdr>
    </w:div>
    <w:div w:id="1616062382">
      <w:marLeft w:val="480"/>
      <w:marRight w:val="0"/>
      <w:marTop w:val="0"/>
      <w:marBottom w:val="0"/>
      <w:divBdr>
        <w:top w:val="none" w:sz="0" w:space="0" w:color="auto"/>
        <w:left w:val="none" w:sz="0" w:space="0" w:color="auto"/>
        <w:bottom w:val="none" w:sz="0" w:space="0" w:color="auto"/>
        <w:right w:val="none" w:sz="0" w:space="0" w:color="auto"/>
      </w:divBdr>
    </w:div>
    <w:div w:id="1619021383">
      <w:marLeft w:val="480"/>
      <w:marRight w:val="0"/>
      <w:marTop w:val="0"/>
      <w:marBottom w:val="0"/>
      <w:divBdr>
        <w:top w:val="none" w:sz="0" w:space="0" w:color="auto"/>
        <w:left w:val="none" w:sz="0" w:space="0" w:color="auto"/>
        <w:bottom w:val="none" w:sz="0" w:space="0" w:color="auto"/>
        <w:right w:val="none" w:sz="0" w:space="0" w:color="auto"/>
      </w:divBdr>
    </w:div>
    <w:div w:id="1619600046">
      <w:marLeft w:val="640"/>
      <w:marRight w:val="0"/>
      <w:marTop w:val="0"/>
      <w:marBottom w:val="0"/>
      <w:divBdr>
        <w:top w:val="none" w:sz="0" w:space="0" w:color="auto"/>
        <w:left w:val="none" w:sz="0" w:space="0" w:color="auto"/>
        <w:bottom w:val="none" w:sz="0" w:space="0" w:color="auto"/>
        <w:right w:val="none" w:sz="0" w:space="0" w:color="auto"/>
      </w:divBdr>
    </w:div>
    <w:div w:id="1620332150">
      <w:marLeft w:val="480"/>
      <w:marRight w:val="0"/>
      <w:marTop w:val="0"/>
      <w:marBottom w:val="0"/>
      <w:divBdr>
        <w:top w:val="none" w:sz="0" w:space="0" w:color="auto"/>
        <w:left w:val="none" w:sz="0" w:space="0" w:color="auto"/>
        <w:bottom w:val="none" w:sz="0" w:space="0" w:color="auto"/>
        <w:right w:val="none" w:sz="0" w:space="0" w:color="auto"/>
      </w:divBdr>
    </w:div>
    <w:div w:id="1621912374">
      <w:marLeft w:val="480"/>
      <w:marRight w:val="0"/>
      <w:marTop w:val="0"/>
      <w:marBottom w:val="0"/>
      <w:divBdr>
        <w:top w:val="none" w:sz="0" w:space="0" w:color="auto"/>
        <w:left w:val="none" w:sz="0" w:space="0" w:color="auto"/>
        <w:bottom w:val="none" w:sz="0" w:space="0" w:color="auto"/>
        <w:right w:val="none" w:sz="0" w:space="0" w:color="auto"/>
      </w:divBdr>
    </w:div>
    <w:div w:id="1622421096">
      <w:marLeft w:val="480"/>
      <w:marRight w:val="0"/>
      <w:marTop w:val="0"/>
      <w:marBottom w:val="0"/>
      <w:divBdr>
        <w:top w:val="none" w:sz="0" w:space="0" w:color="auto"/>
        <w:left w:val="none" w:sz="0" w:space="0" w:color="auto"/>
        <w:bottom w:val="none" w:sz="0" w:space="0" w:color="auto"/>
        <w:right w:val="none" w:sz="0" w:space="0" w:color="auto"/>
      </w:divBdr>
    </w:div>
    <w:div w:id="1623806284">
      <w:marLeft w:val="480"/>
      <w:marRight w:val="0"/>
      <w:marTop w:val="0"/>
      <w:marBottom w:val="0"/>
      <w:divBdr>
        <w:top w:val="none" w:sz="0" w:space="0" w:color="auto"/>
        <w:left w:val="none" w:sz="0" w:space="0" w:color="auto"/>
        <w:bottom w:val="none" w:sz="0" w:space="0" w:color="auto"/>
        <w:right w:val="none" w:sz="0" w:space="0" w:color="auto"/>
      </w:divBdr>
    </w:div>
    <w:div w:id="1632519165">
      <w:marLeft w:val="480"/>
      <w:marRight w:val="0"/>
      <w:marTop w:val="0"/>
      <w:marBottom w:val="0"/>
      <w:divBdr>
        <w:top w:val="none" w:sz="0" w:space="0" w:color="auto"/>
        <w:left w:val="none" w:sz="0" w:space="0" w:color="auto"/>
        <w:bottom w:val="none" w:sz="0" w:space="0" w:color="auto"/>
        <w:right w:val="none" w:sz="0" w:space="0" w:color="auto"/>
      </w:divBdr>
    </w:div>
    <w:div w:id="1634942945">
      <w:marLeft w:val="480"/>
      <w:marRight w:val="0"/>
      <w:marTop w:val="0"/>
      <w:marBottom w:val="0"/>
      <w:divBdr>
        <w:top w:val="none" w:sz="0" w:space="0" w:color="auto"/>
        <w:left w:val="none" w:sz="0" w:space="0" w:color="auto"/>
        <w:bottom w:val="none" w:sz="0" w:space="0" w:color="auto"/>
        <w:right w:val="none" w:sz="0" w:space="0" w:color="auto"/>
      </w:divBdr>
    </w:div>
    <w:div w:id="1636133603">
      <w:marLeft w:val="480"/>
      <w:marRight w:val="0"/>
      <w:marTop w:val="0"/>
      <w:marBottom w:val="0"/>
      <w:divBdr>
        <w:top w:val="none" w:sz="0" w:space="0" w:color="auto"/>
        <w:left w:val="none" w:sz="0" w:space="0" w:color="auto"/>
        <w:bottom w:val="none" w:sz="0" w:space="0" w:color="auto"/>
        <w:right w:val="none" w:sz="0" w:space="0" w:color="auto"/>
      </w:divBdr>
    </w:div>
    <w:div w:id="1636253389">
      <w:marLeft w:val="480"/>
      <w:marRight w:val="0"/>
      <w:marTop w:val="0"/>
      <w:marBottom w:val="0"/>
      <w:divBdr>
        <w:top w:val="none" w:sz="0" w:space="0" w:color="auto"/>
        <w:left w:val="none" w:sz="0" w:space="0" w:color="auto"/>
        <w:bottom w:val="none" w:sz="0" w:space="0" w:color="auto"/>
        <w:right w:val="none" w:sz="0" w:space="0" w:color="auto"/>
      </w:divBdr>
    </w:div>
    <w:div w:id="1637487641">
      <w:marLeft w:val="480"/>
      <w:marRight w:val="0"/>
      <w:marTop w:val="0"/>
      <w:marBottom w:val="0"/>
      <w:divBdr>
        <w:top w:val="none" w:sz="0" w:space="0" w:color="auto"/>
        <w:left w:val="none" w:sz="0" w:space="0" w:color="auto"/>
        <w:bottom w:val="none" w:sz="0" w:space="0" w:color="auto"/>
        <w:right w:val="none" w:sz="0" w:space="0" w:color="auto"/>
      </w:divBdr>
    </w:div>
    <w:div w:id="1639383137">
      <w:bodyDiv w:val="1"/>
      <w:marLeft w:val="0"/>
      <w:marRight w:val="0"/>
      <w:marTop w:val="0"/>
      <w:marBottom w:val="0"/>
      <w:divBdr>
        <w:top w:val="none" w:sz="0" w:space="0" w:color="auto"/>
        <w:left w:val="none" w:sz="0" w:space="0" w:color="auto"/>
        <w:bottom w:val="none" w:sz="0" w:space="0" w:color="auto"/>
        <w:right w:val="none" w:sz="0" w:space="0" w:color="auto"/>
      </w:divBdr>
    </w:div>
    <w:div w:id="1639609981">
      <w:marLeft w:val="480"/>
      <w:marRight w:val="0"/>
      <w:marTop w:val="0"/>
      <w:marBottom w:val="0"/>
      <w:divBdr>
        <w:top w:val="none" w:sz="0" w:space="0" w:color="auto"/>
        <w:left w:val="none" w:sz="0" w:space="0" w:color="auto"/>
        <w:bottom w:val="none" w:sz="0" w:space="0" w:color="auto"/>
        <w:right w:val="none" w:sz="0" w:space="0" w:color="auto"/>
      </w:divBdr>
    </w:div>
    <w:div w:id="1646424210">
      <w:marLeft w:val="640"/>
      <w:marRight w:val="0"/>
      <w:marTop w:val="0"/>
      <w:marBottom w:val="0"/>
      <w:divBdr>
        <w:top w:val="none" w:sz="0" w:space="0" w:color="auto"/>
        <w:left w:val="none" w:sz="0" w:space="0" w:color="auto"/>
        <w:bottom w:val="none" w:sz="0" w:space="0" w:color="auto"/>
        <w:right w:val="none" w:sz="0" w:space="0" w:color="auto"/>
      </w:divBdr>
    </w:div>
    <w:div w:id="1647323325">
      <w:marLeft w:val="480"/>
      <w:marRight w:val="0"/>
      <w:marTop w:val="0"/>
      <w:marBottom w:val="0"/>
      <w:divBdr>
        <w:top w:val="none" w:sz="0" w:space="0" w:color="auto"/>
        <w:left w:val="none" w:sz="0" w:space="0" w:color="auto"/>
        <w:bottom w:val="none" w:sz="0" w:space="0" w:color="auto"/>
        <w:right w:val="none" w:sz="0" w:space="0" w:color="auto"/>
      </w:divBdr>
    </w:div>
    <w:div w:id="1647778620">
      <w:marLeft w:val="480"/>
      <w:marRight w:val="0"/>
      <w:marTop w:val="0"/>
      <w:marBottom w:val="0"/>
      <w:divBdr>
        <w:top w:val="none" w:sz="0" w:space="0" w:color="auto"/>
        <w:left w:val="none" w:sz="0" w:space="0" w:color="auto"/>
        <w:bottom w:val="none" w:sz="0" w:space="0" w:color="auto"/>
        <w:right w:val="none" w:sz="0" w:space="0" w:color="auto"/>
      </w:divBdr>
    </w:div>
    <w:div w:id="1651402168">
      <w:marLeft w:val="640"/>
      <w:marRight w:val="0"/>
      <w:marTop w:val="0"/>
      <w:marBottom w:val="0"/>
      <w:divBdr>
        <w:top w:val="none" w:sz="0" w:space="0" w:color="auto"/>
        <w:left w:val="none" w:sz="0" w:space="0" w:color="auto"/>
        <w:bottom w:val="none" w:sz="0" w:space="0" w:color="auto"/>
        <w:right w:val="none" w:sz="0" w:space="0" w:color="auto"/>
      </w:divBdr>
    </w:div>
    <w:div w:id="1651865093">
      <w:marLeft w:val="480"/>
      <w:marRight w:val="0"/>
      <w:marTop w:val="0"/>
      <w:marBottom w:val="0"/>
      <w:divBdr>
        <w:top w:val="none" w:sz="0" w:space="0" w:color="auto"/>
        <w:left w:val="none" w:sz="0" w:space="0" w:color="auto"/>
        <w:bottom w:val="none" w:sz="0" w:space="0" w:color="auto"/>
        <w:right w:val="none" w:sz="0" w:space="0" w:color="auto"/>
      </w:divBdr>
    </w:div>
    <w:div w:id="1654025382">
      <w:bodyDiv w:val="1"/>
      <w:marLeft w:val="0"/>
      <w:marRight w:val="0"/>
      <w:marTop w:val="0"/>
      <w:marBottom w:val="0"/>
      <w:divBdr>
        <w:top w:val="none" w:sz="0" w:space="0" w:color="auto"/>
        <w:left w:val="none" w:sz="0" w:space="0" w:color="auto"/>
        <w:bottom w:val="none" w:sz="0" w:space="0" w:color="auto"/>
        <w:right w:val="none" w:sz="0" w:space="0" w:color="auto"/>
      </w:divBdr>
    </w:div>
    <w:div w:id="1654286765">
      <w:marLeft w:val="480"/>
      <w:marRight w:val="0"/>
      <w:marTop w:val="0"/>
      <w:marBottom w:val="0"/>
      <w:divBdr>
        <w:top w:val="none" w:sz="0" w:space="0" w:color="auto"/>
        <w:left w:val="none" w:sz="0" w:space="0" w:color="auto"/>
        <w:bottom w:val="none" w:sz="0" w:space="0" w:color="auto"/>
        <w:right w:val="none" w:sz="0" w:space="0" w:color="auto"/>
      </w:divBdr>
    </w:div>
    <w:div w:id="1656254545">
      <w:marLeft w:val="480"/>
      <w:marRight w:val="0"/>
      <w:marTop w:val="0"/>
      <w:marBottom w:val="0"/>
      <w:divBdr>
        <w:top w:val="none" w:sz="0" w:space="0" w:color="auto"/>
        <w:left w:val="none" w:sz="0" w:space="0" w:color="auto"/>
        <w:bottom w:val="none" w:sz="0" w:space="0" w:color="auto"/>
        <w:right w:val="none" w:sz="0" w:space="0" w:color="auto"/>
      </w:divBdr>
    </w:div>
    <w:div w:id="1659115021">
      <w:bodyDiv w:val="1"/>
      <w:marLeft w:val="0"/>
      <w:marRight w:val="0"/>
      <w:marTop w:val="0"/>
      <w:marBottom w:val="0"/>
      <w:divBdr>
        <w:top w:val="none" w:sz="0" w:space="0" w:color="auto"/>
        <w:left w:val="none" w:sz="0" w:space="0" w:color="auto"/>
        <w:bottom w:val="none" w:sz="0" w:space="0" w:color="auto"/>
        <w:right w:val="none" w:sz="0" w:space="0" w:color="auto"/>
      </w:divBdr>
    </w:div>
    <w:div w:id="1661082721">
      <w:marLeft w:val="480"/>
      <w:marRight w:val="0"/>
      <w:marTop w:val="0"/>
      <w:marBottom w:val="0"/>
      <w:divBdr>
        <w:top w:val="none" w:sz="0" w:space="0" w:color="auto"/>
        <w:left w:val="none" w:sz="0" w:space="0" w:color="auto"/>
        <w:bottom w:val="none" w:sz="0" w:space="0" w:color="auto"/>
        <w:right w:val="none" w:sz="0" w:space="0" w:color="auto"/>
      </w:divBdr>
    </w:div>
    <w:div w:id="1662393538">
      <w:marLeft w:val="480"/>
      <w:marRight w:val="0"/>
      <w:marTop w:val="0"/>
      <w:marBottom w:val="0"/>
      <w:divBdr>
        <w:top w:val="none" w:sz="0" w:space="0" w:color="auto"/>
        <w:left w:val="none" w:sz="0" w:space="0" w:color="auto"/>
        <w:bottom w:val="none" w:sz="0" w:space="0" w:color="auto"/>
        <w:right w:val="none" w:sz="0" w:space="0" w:color="auto"/>
      </w:divBdr>
    </w:div>
    <w:div w:id="1662460972">
      <w:marLeft w:val="480"/>
      <w:marRight w:val="0"/>
      <w:marTop w:val="0"/>
      <w:marBottom w:val="0"/>
      <w:divBdr>
        <w:top w:val="none" w:sz="0" w:space="0" w:color="auto"/>
        <w:left w:val="none" w:sz="0" w:space="0" w:color="auto"/>
        <w:bottom w:val="none" w:sz="0" w:space="0" w:color="auto"/>
        <w:right w:val="none" w:sz="0" w:space="0" w:color="auto"/>
      </w:divBdr>
    </w:div>
    <w:div w:id="1665082813">
      <w:bodyDiv w:val="1"/>
      <w:marLeft w:val="0"/>
      <w:marRight w:val="0"/>
      <w:marTop w:val="0"/>
      <w:marBottom w:val="0"/>
      <w:divBdr>
        <w:top w:val="none" w:sz="0" w:space="0" w:color="auto"/>
        <w:left w:val="none" w:sz="0" w:space="0" w:color="auto"/>
        <w:bottom w:val="none" w:sz="0" w:space="0" w:color="auto"/>
        <w:right w:val="none" w:sz="0" w:space="0" w:color="auto"/>
      </w:divBdr>
    </w:div>
    <w:div w:id="1665204920">
      <w:marLeft w:val="480"/>
      <w:marRight w:val="0"/>
      <w:marTop w:val="0"/>
      <w:marBottom w:val="0"/>
      <w:divBdr>
        <w:top w:val="none" w:sz="0" w:space="0" w:color="auto"/>
        <w:left w:val="none" w:sz="0" w:space="0" w:color="auto"/>
        <w:bottom w:val="none" w:sz="0" w:space="0" w:color="auto"/>
        <w:right w:val="none" w:sz="0" w:space="0" w:color="auto"/>
      </w:divBdr>
    </w:div>
    <w:div w:id="1666396246">
      <w:marLeft w:val="640"/>
      <w:marRight w:val="0"/>
      <w:marTop w:val="0"/>
      <w:marBottom w:val="0"/>
      <w:divBdr>
        <w:top w:val="none" w:sz="0" w:space="0" w:color="auto"/>
        <w:left w:val="none" w:sz="0" w:space="0" w:color="auto"/>
        <w:bottom w:val="none" w:sz="0" w:space="0" w:color="auto"/>
        <w:right w:val="none" w:sz="0" w:space="0" w:color="auto"/>
      </w:divBdr>
    </w:div>
    <w:div w:id="1667587726">
      <w:marLeft w:val="640"/>
      <w:marRight w:val="0"/>
      <w:marTop w:val="0"/>
      <w:marBottom w:val="0"/>
      <w:divBdr>
        <w:top w:val="none" w:sz="0" w:space="0" w:color="auto"/>
        <w:left w:val="none" w:sz="0" w:space="0" w:color="auto"/>
        <w:bottom w:val="none" w:sz="0" w:space="0" w:color="auto"/>
        <w:right w:val="none" w:sz="0" w:space="0" w:color="auto"/>
      </w:divBdr>
    </w:div>
    <w:div w:id="1668248630">
      <w:marLeft w:val="480"/>
      <w:marRight w:val="0"/>
      <w:marTop w:val="0"/>
      <w:marBottom w:val="0"/>
      <w:divBdr>
        <w:top w:val="none" w:sz="0" w:space="0" w:color="auto"/>
        <w:left w:val="none" w:sz="0" w:space="0" w:color="auto"/>
        <w:bottom w:val="none" w:sz="0" w:space="0" w:color="auto"/>
        <w:right w:val="none" w:sz="0" w:space="0" w:color="auto"/>
      </w:divBdr>
    </w:div>
    <w:div w:id="1673680099">
      <w:bodyDiv w:val="1"/>
      <w:marLeft w:val="0"/>
      <w:marRight w:val="0"/>
      <w:marTop w:val="0"/>
      <w:marBottom w:val="0"/>
      <w:divBdr>
        <w:top w:val="none" w:sz="0" w:space="0" w:color="auto"/>
        <w:left w:val="none" w:sz="0" w:space="0" w:color="auto"/>
        <w:bottom w:val="none" w:sz="0" w:space="0" w:color="auto"/>
        <w:right w:val="none" w:sz="0" w:space="0" w:color="auto"/>
      </w:divBdr>
    </w:div>
    <w:div w:id="1674137531">
      <w:bodyDiv w:val="1"/>
      <w:marLeft w:val="0"/>
      <w:marRight w:val="0"/>
      <w:marTop w:val="0"/>
      <w:marBottom w:val="0"/>
      <w:divBdr>
        <w:top w:val="none" w:sz="0" w:space="0" w:color="auto"/>
        <w:left w:val="none" w:sz="0" w:space="0" w:color="auto"/>
        <w:bottom w:val="none" w:sz="0" w:space="0" w:color="auto"/>
        <w:right w:val="none" w:sz="0" w:space="0" w:color="auto"/>
      </w:divBdr>
    </w:div>
    <w:div w:id="1674264166">
      <w:marLeft w:val="640"/>
      <w:marRight w:val="0"/>
      <w:marTop w:val="0"/>
      <w:marBottom w:val="0"/>
      <w:divBdr>
        <w:top w:val="none" w:sz="0" w:space="0" w:color="auto"/>
        <w:left w:val="none" w:sz="0" w:space="0" w:color="auto"/>
        <w:bottom w:val="none" w:sz="0" w:space="0" w:color="auto"/>
        <w:right w:val="none" w:sz="0" w:space="0" w:color="auto"/>
      </w:divBdr>
    </w:div>
    <w:div w:id="1674843051">
      <w:marLeft w:val="480"/>
      <w:marRight w:val="0"/>
      <w:marTop w:val="0"/>
      <w:marBottom w:val="0"/>
      <w:divBdr>
        <w:top w:val="none" w:sz="0" w:space="0" w:color="auto"/>
        <w:left w:val="none" w:sz="0" w:space="0" w:color="auto"/>
        <w:bottom w:val="none" w:sz="0" w:space="0" w:color="auto"/>
        <w:right w:val="none" w:sz="0" w:space="0" w:color="auto"/>
      </w:divBdr>
    </w:div>
    <w:div w:id="1675719775">
      <w:marLeft w:val="480"/>
      <w:marRight w:val="0"/>
      <w:marTop w:val="0"/>
      <w:marBottom w:val="0"/>
      <w:divBdr>
        <w:top w:val="none" w:sz="0" w:space="0" w:color="auto"/>
        <w:left w:val="none" w:sz="0" w:space="0" w:color="auto"/>
        <w:bottom w:val="none" w:sz="0" w:space="0" w:color="auto"/>
        <w:right w:val="none" w:sz="0" w:space="0" w:color="auto"/>
      </w:divBdr>
    </w:div>
    <w:div w:id="1676035989">
      <w:marLeft w:val="480"/>
      <w:marRight w:val="0"/>
      <w:marTop w:val="0"/>
      <w:marBottom w:val="0"/>
      <w:divBdr>
        <w:top w:val="none" w:sz="0" w:space="0" w:color="auto"/>
        <w:left w:val="none" w:sz="0" w:space="0" w:color="auto"/>
        <w:bottom w:val="none" w:sz="0" w:space="0" w:color="auto"/>
        <w:right w:val="none" w:sz="0" w:space="0" w:color="auto"/>
      </w:divBdr>
    </w:div>
    <w:div w:id="1676877429">
      <w:marLeft w:val="480"/>
      <w:marRight w:val="0"/>
      <w:marTop w:val="0"/>
      <w:marBottom w:val="0"/>
      <w:divBdr>
        <w:top w:val="none" w:sz="0" w:space="0" w:color="auto"/>
        <w:left w:val="none" w:sz="0" w:space="0" w:color="auto"/>
        <w:bottom w:val="none" w:sz="0" w:space="0" w:color="auto"/>
        <w:right w:val="none" w:sz="0" w:space="0" w:color="auto"/>
      </w:divBdr>
    </w:div>
    <w:div w:id="1679040520">
      <w:bodyDiv w:val="1"/>
      <w:marLeft w:val="0"/>
      <w:marRight w:val="0"/>
      <w:marTop w:val="0"/>
      <w:marBottom w:val="0"/>
      <w:divBdr>
        <w:top w:val="none" w:sz="0" w:space="0" w:color="auto"/>
        <w:left w:val="none" w:sz="0" w:space="0" w:color="auto"/>
        <w:bottom w:val="none" w:sz="0" w:space="0" w:color="auto"/>
        <w:right w:val="none" w:sz="0" w:space="0" w:color="auto"/>
      </w:divBdr>
    </w:div>
    <w:div w:id="1681931601">
      <w:marLeft w:val="480"/>
      <w:marRight w:val="0"/>
      <w:marTop w:val="0"/>
      <w:marBottom w:val="0"/>
      <w:divBdr>
        <w:top w:val="none" w:sz="0" w:space="0" w:color="auto"/>
        <w:left w:val="none" w:sz="0" w:space="0" w:color="auto"/>
        <w:bottom w:val="none" w:sz="0" w:space="0" w:color="auto"/>
        <w:right w:val="none" w:sz="0" w:space="0" w:color="auto"/>
      </w:divBdr>
    </w:div>
    <w:div w:id="1684356142">
      <w:marLeft w:val="480"/>
      <w:marRight w:val="0"/>
      <w:marTop w:val="0"/>
      <w:marBottom w:val="0"/>
      <w:divBdr>
        <w:top w:val="none" w:sz="0" w:space="0" w:color="auto"/>
        <w:left w:val="none" w:sz="0" w:space="0" w:color="auto"/>
        <w:bottom w:val="none" w:sz="0" w:space="0" w:color="auto"/>
        <w:right w:val="none" w:sz="0" w:space="0" w:color="auto"/>
      </w:divBdr>
    </w:div>
    <w:div w:id="1685130061">
      <w:marLeft w:val="480"/>
      <w:marRight w:val="0"/>
      <w:marTop w:val="0"/>
      <w:marBottom w:val="0"/>
      <w:divBdr>
        <w:top w:val="none" w:sz="0" w:space="0" w:color="auto"/>
        <w:left w:val="none" w:sz="0" w:space="0" w:color="auto"/>
        <w:bottom w:val="none" w:sz="0" w:space="0" w:color="auto"/>
        <w:right w:val="none" w:sz="0" w:space="0" w:color="auto"/>
      </w:divBdr>
    </w:div>
    <w:div w:id="1685401939">
      <w:marLeft w:val="480"/>
      <w:marRight w:val="0"/>
      <w:marTop w:val="0"/>
      <w:marBottom w:val="0"/>
      <w:divBdr>
        <w:top w:val="none" w:sz="0" w:space="0" w:color="auto"/>
        <w:left w:val="none" w:sz="0" w:space="0" w:color="auto"/>
        <w:bottom w:val="none" w:sz="0" w:space="0" w:color="auto"/>
        <w:right w:val="none" w:sz="0" w:space="0" w:color="auto"/>
      </w:divBdr>
    </w:div>
    <w:div w:id="1687174363">
      <w:marLeft w:val="480"/>
      <w:marRight w:val="0"/>
      <w:marTop w:val="0"/>
      <w:marBottom w:val="0"/>
      <w:divBdr>
        <w:top w:val="none" w:sz="0" w:space="0" w:color="auto"/>
        <w:left w:val="none" w:sz="0" w:space="0" w:color="auto"/>
        <w:bottom w:val="none" w:sz="0" w:space="0" w:color="auto"/>
        <w:right w:val="none" w:sz="0" w:space="0" w:color="auto"/>
      </w:divBdr>
    </w:div>
    <w:div w:id="1690834612">
      <w:marLeft w:val="480"/>
      <w:marRight w:val="0"/>
      <w:marTop w:val="0"/>
      <w:marBottom w:val="0"/>
      <w:divBdr>
        <w:top w:val="none" w:sz="0" w:space="0" w:color="auto"/>
        <w:left w:val="none" w:sz="0" w:space="0" w:color="auto"/>
        <w:bottom w:val="none" w:sz="0" w:space="0" w:color="auto"/>
        <w:right w:val="none" w:sz="0" w:space="0" w:color="auto"/>
      </w:divBdr>
    </w:div>
    <w:div w:id="1691761469">
      <w:marLeft w:val="480"/>
      <w:marRight w:val="0"/>
      <w:marTop w:val="0"/>
      <w:marBottom w:val="0"/>
      <w:divBdr>
        <w:top w:val="none" w:sz="0" w:space="0" w:color="auto"/>
        <w:left w:val="none" w:sz="0" w:space="0" w:color="auto"/>
        <w:bottom w:val="none" w:sz="0" w:space="0" w:color="auto"/>
        <w:right w:val="none" w:sz="0" w:space="0" w:color="auto"/>
      </w:divBdr>
    </w:div>
    <w:div w:id="1692217344">
      <w:marLeft w:val="480"/>
      <w:marRight w:val="0"/>
      <w:marTop w:val="0"/>
      <w:marBottom w:val="0"/>
      <w:divBdr>
        <w:top w:val="none" w:sz="0" w:space="0" w:color="auto"/>
        <w:left w:val="none" w:sz="0" w:space="0" w:color="auto"/>
        <w:bottom w:val="none" w:sz="0" w:space="0" w:color="auto"/>
        <w:right w:val="none" w:sz="0" w:space="0" w:color="auto"/>
      </w:divBdr>
    </w:div>
    <w:div w:id="1692755565">
      <w:marLeft w:val="480"/>
      <w:marRight w:val="0"/>
      <w:marTop w:val="0"/>
      <w:marBottom w:val="0"/>
      <w:divBdr>
        <w:top w:val="none" w:sz="0" w:space="0" w:color="auto"/>
        <w:left w:val="none" w:sz="0" w:space="0" w:color="auto"/>
        <w:bottom w:val="none" w:sz="0" w:space="0" w:color="auto"/>
        <w:right w:val="none" w:sz="0" w:space="0" w:color="auto"/>
      </w:divBdr>
    </w:div>
    <w:div w:id="1692994144">
      <w:marLeft w:val="480"/>
      <w:marRight w:val="0"/>
      <w:marTop w:val="0"/>
      <w:marBottom w:val="0"/>
      <w:divBdr>
        <w:top w:val="none" w:sz="0" w:space="0" w:color="auto"/>
        <w:left w:val="none" w:sz="0" w:space="0" w:color="auto"/>
        <w:bottom w:val="none" w:sz="0" w:space="0" w:color="auto"/>
        <w:right w:val="none" w:sz="0" w:space="0" w:color="auto"/>
      </w:divBdr>
    </w:div>
    <w:div w:id="1693024033">
      <w:marLeft w:val="480"/>
      <w:marRight w:val="0"/>
      <w:marTop w:val="0"/>
      <w:marBottom w:val="0"/>
      <w:divBdr>
        <w:top w:val="none" w:sz="0" w:space="0" w:color="auto"/>
        <w:left w:val="none" w:sz="0" w:space="0" w:color="auto"/>
        <w:bottom w:val="none" w:sz="0" w:space="0" w:color="auto"/>
        <w:right w:val="none" w:sz="0" w:space="0" w:color="auto"/>
      </w:divBdr>
    </w:div>
    <w:div w:id="1698115798">
      <w:marLeft w:val="480"/>
      <w:marRight w:val="0"/>
      <w:marTop w:val="0"/>
      <w:marBottom w:val="0"/>
      <w:divBdr>
        <w:top w:val="none" w:sz="0" w:space="0" w:color="auto"/>
        <w:left w:val="none" w:sz="0" w:space="0" w:color="auto"/>
        <w:bottom w:val="none" w:sz="0" w:space="0" w:color="auto"/>
        <w:right w:val="none" w:sz="0" w:space="0" w:color="auto"/>
      </w:divBdr>
    </w:div>
    <w:div w:id="1699158183">
      <w:bodyDiv w:val="1"/>
      <w:marLeft w:val="0"/>
      <w:marRight w:val="0"/>
      <w:marTop w:val="0"/>
      <w:marBottom w:val="0"/>
      <w:divBdr>
        <w:top w:val="none" w:sz="0" w:space="0" w:color="auto"/>
        <w:left w:val="none" w:sz="0" w:space="0" w:color="auto"/>
        <w:bottom w:val="none" w:sz="0" w:space="0" w:color="auto"/>
        <w:right w:val="none" w:sz="0" w:space="0" w:color="auto"/>
      </w:divBdr>
    </w:div>
    <w:div w:id="1701783802">
      <w:bodyDiv w:val="1"/>
      <w:marLeft w:val="0"/>
      <w:marRight w:val="0"/>
      <w:marTop w:val="0"/>
      <w:marBottom w:val="0"/>
      <w:divBdr>
        <w:top w:val="none" w:sz="0" w:space="0" w:color="auto"/>
        <w:left w:val="none" w:sz="0" w:space="0" w:color="auto"/>
        <w:bottom w:val="none" w:sz="0" w:space="0" w:color="auto"/>
        <w:right w:val="none" w:sz="0" w:space="0" w:color="auto"/>
      </w:divBdr>
    </w:div>
    <w:div w:id="1702045319">
      <w:bodyDiv w:val="1"/>
      <w:marLeft w:val="0"/>
      <w:marRight w:val="0"/>
      <w:marTop w:val="0"/>
      <w:marBottom w:val="0"/>
      <w:divBdr>
        <w:top w:val="none" w:sz="0" w:space="0" w:color="auto"/>
        <w:left w:val="none" w:sz="0" w:space="0" w:color="auto"/>
        <w:bottom w:val="none" w:sz="0" w:space="0" w:color="auto"/>
        <w:right w:val="none" w:sz="0" w:space="0" w:color="auto"/>
      </w:divBdr>
    </w:div>
    <w:div w:id="1714191577">
      <w:marLeft w:val="480"/>
      <w:marRight w:val="0"/>
      <w:marTop w:val="0"/>
      <w:marBottom w:val="0"/>
      <w:divBdr>
        <w:top w:val="none" w:sz="0" w:space="0" w:color="auto"/>
        <w:left w:val="none" w:sz="0" w:space="0" w:color="auto"/>
        <w:bottom w:val="none" w:sz="0" w:space="0" w:color="auto"/>
        <w:right w:val="none" w:sz="0" w:space="0" w:color="auto"/>
      </w:divBdr>
    </w:div>
    <w:div w:id="1714499905">
      <w:marLeft w:val="480"/>
      <w:marRight w:val="0"/>
      <w:marTop w:val="0"/>
      <w:marBottom w:val="0"/>
      <w:divBdr>
        <w:top w:val="none" w:sz="0" w:space="0" w:color="auto"/>
        <w:left w:val="none" w:sz="0" w:space="0" w:color="auto"/>
        <w:bottom w:val="none" w:sz="0" w:space="0" w:color="auto"/>
        <w:right w:val="none" w:sz="0" w:space="0" w:color="auto"/>
      </w:divBdr>
    </w:div>
    <w:div w:id="1715545969">
      <w:marLeft w:val="640"/>
      <w:marRight w:val="0"/>
      <w:marTop w:val="0"/>
      <w:marBottom w:val="0"/>
      <w:divBdr>
        <w:top w:val="none" w:sz="0" w:space="0" w:color="auto"/>
        <w:left w:val="none" w:sz="0" w:space="0" w:color="auto"/>
        <w:bottom w:val="none" w:sz="0" w:space="0" w:color="auto"/>
        <w:right w:val="none" w:sz="0" w:space="0" w:color="auto"/>
      </w:divBdr>
    </w:div>
    <w:div w:id="1719938557">
      <w:marLeft w:val="480"/>
      <w:marRight w:val="0"/>
      <w:marTop w:val="0"/>
      <w:marBottom w:val="0"/>
      <w:divBdr>
        <w:top w:val="none" w:sz="0" w:space="0" w:color="auto"/>
        <w:left w:val="none" w:sz="0" w:space="0" w:color="auto"/>
        <w:bottom w:val="none" w:sz="0" w:space="0" w:color="auto"/>
        <w:right w:val="none" w:sz="0" w:space="0" w:color="auto"/>
      </w:divBdr>
    </w:div>
    <w:div w:id="1721125297">
      <w:marLeft w:val="640"/>
      <w:marRight w:val="0"/>
      <w:marTop w:val="0"/>
      <w:marBottom w:val="0"/>
      <w:divBdr>
        <w:top w:val="none" w:sz="0" w:space="0" w:color="auto"/>
        <w:left w:val="none" w:sz="0" w:space="0" w:color="auto"/>
        <w:bottom w:val="none" w:sz="0" w:space="0" w:color="auto"/>
        <w:right w:val="none" w:sz="0" w:space="0" w:color="auto"/>
      </w:divBdr>
    </w:div>
    <w:div w:id="1721975025">
      <w:marLeft w:val="480"/>
      <w:marRight w:val="0"/>
      <w:marTop w:val="0"/>
      <w:marBottom w:val="0"/>
      <w:divBdr>
        <w:top w:val="none" w:sz="0" w:space="0" w:color="auto"/>
        <w:left w:val="none" w:sz="0" w:space="0" w:color="auto"/>
        <w:bottom w:val="none" w:sz="0" w:space="0" w:color="auto"/>
        <w:right w:val="none" w:sz="0" w:space="0" w:color="auto"/>
      </w:divBdr>
    </w:div>
    <w:div w:id="1722174455">
      <w:bodyDiv w:val="1"/>
      <w:marLeft w:val="0"/>
      <w:marRight w:val="0"/>
      <w:marTop w:val="0"/>
      <w:marBottom w:val="0"/>
      <w:divBdr>
        <w:top w:val="none" w:sz="0" w:space="0" w:color="auto"/>
        <w:left w:val="none" w:sz="0" w:space="0" w:color="auto"/>
        <w:bottom w:val="none" w:sz="0" w:space="0" w:color="auto"/>
        <w:right w:val="none" w:sz="0" w:space="0" w:color="auto"/>
      </w:divBdr>
    </w:div>
    <w:div w:id="1723627712">
      <w:marLeft w:val="480"/>
      <w:marRight w:val="0"/>
      <w:marTop w:val="0"/>
      <w:marBottom w:val="0"/>
      <w:divBdr>
        <w:top w:val="none" w:sz="0" w:space="0" w:color="auto"/>
        <w:left w:val="none" w:sz="0" w:space="0" w:color="auto"/>
        <w:bottom w:val="none" w:sz="0" w:space="0" w:color="auto"/>
        <w:right w:val="none" w:sz="0" w:space="0" w:color="auto"/>
      </w:divBdr>
    </w:div>
    <w:div w:id="1724594804">
      <w:marLeft w:val="480"/>
      <w:marRight w:val="0"/>
      <w:marTop w:val="0"/>
      <w:marBottom w:val="0"/>
      <w:divBdr>
        <w:top w:val="none" w:sz="0" w:space="0" w:color="auto"/>
        <w:left w:val="none" w:sz="0" w:space="0" w:color="auto"/>
        <w:bottom w:val="none" w:sz="0" w:space="0" w:color="auto"/>
        <w:right w:val="none" w:sz="0" w:space="0" w:color="auto"/>
      </w:divBdr>
    </w:div>
    <w:div w:id="1729765280">
      <w:marLeft w:val="480"/>
      <w:marRight w:val="0"/>
      <w:marTop w:val="0"/>
      <w:marBottom w:val="0"/>
      <w:divBdr>
        <w:top w:val="none" w:sz="0" w:space="0" w:color="auto"/>
        <w:left w:val="none" w:sz="0" w:space="0" w:color="auto"/>
        <w:bottom w:val="none" w:sz="0" w:space="0" w:color="auto"/>
        <w:right w:val="none" w:sz="0" w:space="0" w:color="auto"/>
      </w:divBdr>
    </w:div>
    <w:div w:id="1729957587">
      <w:marLeft w:val="480"/>
      <w:marRight w:val="0"/>
      <w:marTop w:val="0"/>
      <w:marBottom w:val="0"/>
      <w:divBdr>
        <w:top w:val="none" w:sz="0" w:space="0" w:color="auto"/>
        <w:left w:val="none" w:sz="0" w:space="0" w:color="auto"/>
        <w:bottom w:val="none" w:sz="0" w:space="0" w:color="auto"/>
        <w:right w:val="none" w:sz="0" w:space="0" w:color="auto"/>
      </w:divBdr>
    </w:div>
    <w:div w:id="1733692496">
      <w:marLeft w:val="480"/>
      <w:marRight w:val="0"/>
      <w:marTop w:val="0"/>
      <w:marBottom w:val="0"/>
      <w:divBdr>
        <w:top w:val="none" w:sz="0" w:space="0" w:color="auto"/>
        <w:left w:val="none" w:sz="0" w:space="0" w:color="auto"/>
        <w:bottom w:val="none" w:sz="0" w:space="0" w:color="auto"/>
        <w:right w:val="none" w:sz="0" w:space="0" w:color="auto"/>
      </w:divBdr>
    </w:div>
    <w:div w:id="1734306177">
      <w:bodyDiv w:val="1"/>
      <w:marLeft w:val="0"/>
      <w:marRight w:val="0"/>
      <w:marTop w:val="0"/>
      <w:marBottom w:val="0"/>
      <w:divBdr>
        <w:top w:val="none" w:sz="0" w:space="0" w:color="auto"/>
        <w:left w:val="none" w:sz="0" w:space="0" w:color="auto"/>
        <w:bottom w:val="none" w:sz="0" w:space="0" w:color="auto"/>
        <w:right w:val="none" w:sz="0" w:space="0" w:color="auto"/>
      </w:divBdr>
    </w:div>
    <w:div w:id="1734815794">
      <w:bodyDiv w:val="1"/>
      <w:marLeft w:val="0"/>
      <w:marRight w:val="0"/>
      <w:marTop w:val="0"/>
      <w:marBottom w:val="0"/>
      <w:divBdr>
        <w:top w:val="none" w:sz="0" w:space="0" w:color="auto"/>
        <w:left w:val="none" w:sz="0" w:space="0" w:color="auto"/>
        <w:bottom w:val="none" w:sz="0" w:space="0" w:color="auto"/>
        <w:right w:val="none" w:sz="0" w:space="0" w:color="auto"/>
      </w:divBdr>
    </w:div>
    <w:div w:id="1737237988">
      <w:marLeft w:val="480"/>
      <w:marRight w:val="0"/>
      <w:marTop w:val="0"/>
      <w:marBottom w:val="0"/>
      <w:divBdr>
        <w:top w:val="none" w:sz="0" w:space="0" w:color="auto"/>
        <w:left w:val="none" w:sz="0" w:space="0" w:color="auto"/>
        <w:bottom w:val="none" w:sz="0" w:space="0" w:color="auto"/>
        <w:right w:val="none" w:sz="0" w:space="0" w:color="auto"/>
      </w:divBdr>
    </w:div>
    <w:div w:id="1738085353">
      <w:bodyDiv w:val="1"/>
      <w:marLeft w:val="0"/>
      <w:marRight w:val="0"/>
      <w:marTop w:val="0"/>
      <w:marBottom w:val="0"/>
      <w:divBdr>
        <w:top w:val="none" w:sz="0" w:space="0" w:color="auto"/>
        <w:left w:val="none" w:sz="0" w:space="0" w:color="auto"/>
        <w:bottom w:val="none" w:sz="0" w:space="0" w:color="auto"/>
        <w:right w:val="none" w:sz="0" w:space="0" w:color="auto"/>
      </w:divBdr>
    </w:div>
    <w:div w:id="1738822418">
      <w:marLeft w:val="480"/>
      <w:marRight w:val="0"/>
      <w:marTop w:val="0"/>
      <w:marBottom w:val="0"/>
      <w:divBdr>
        <w:top w:val="none" w:sz="0" w:space="0" w:color="auto"/>
        <w:left w:val="none" w:sz="0" w:space="0" w:color="auto"/>
        <w:bottom w:val="none" w:sz="0" w:space="0" w:color="auto"/>
        <w:right w:val="none" w:sz="0" w:space="0" w:color="auto"/>
      </w:divBdr>
    </w:div>
    <w:div w:id="1739203287">
      <w:marLeft w:val="640"/>
      <w:marRight w:val="0"/>
      <w:marTop w:val="0"/>
      <w:marBottom w:val="0"/>
      <w:divBdr>
        <w:top w:val="none" w:sz="0" w:space="0" w:color="auto"/>
        <w:left w:val="none" w:sz="0" w:space="0" w:color="auto"/>
        <w:bottom w:val="none" w:sz="0" w:space="0" w:color="auto"/>
        <w:right w:val="none" w:sz="0" w:space="0" w:color="auto"/>
      </w:divBdr>
    </w:div>
    <w:div w:id="1739550830">
      <w:marLeft w:val="480"/>
      <w:marRight w:val="0"/>
      <w:marTop w:val="0"/>
      <w:marBottom w:val="0"/>
      <w:divBdr>
        <w:top w:val="none" w:sz="0" w:space="0" w:color="auto"/>
        <w:left w:val="none" w:sz="0" w:space="0" w:color="auto"/>
        <w:bottom w:val="none" w:sz="0" w:space="0" w:color="auto"/>
        <w:right w:val="none" w:sz="0" w:space="0" w:color="auto"/>
      </w:divBdr>
    </w:div>
    <w:div w:id="1741056404">
      <w:bodyDiv w:val="1"/>
      <w:marLeft w:val="0"/>
      <w:marRight w:val="0"/>
      <w:marTop w:val="0"/>
      <w:marBottom w:val="0"/>
      <w:divBdr>
        <w:top w:val="none" w:sz="0" w:space="0" w:color="auto"/>
        <w:left w:val="none" w:sz="0" w:space="0" w:color="auto"/>
        <w:bottom w:val="none" w:sz="0" w:space="0" w:color="auto"/>
        <w:right w:val="none" w:sz="0" w:space="0" w:color="auto"/>
      </w:divBdr>
    </w:div>
    <w:div w:id="1741177609">
      <w:bodyDiv w:val="1"/>
      <w:marLeft w:val="0"/>
      <w:marRight w:val="0"/>
      <w:marTop w:val="0"/>
      <w:marBottom w:val="0"/>
      <w:divBdr>
        <w:top w:val="none" w:sz="0" w:space="0" w:color="auto"/>
        <w:left w:val="none" w:sz="0" w:space="0" w:color="auto"/>
        <w:bottom w:val="none" w:sz="0" w:space="0" w:color="auto"/>
        <w:right w:val="none" w:sz="0" w:space="0" w:color="auto"/>
      </w:divBdr>
    </w:div>
    <w:div w:id="1741948289">
      <w:marLeft w:val="480"/>
      <w:marRight w:val="0"/>
      <w:marTop w:val="0"/>
      <w:marBottom w:val="0"/>
      <w:divBdr>
        <w:top w:val="none" w:sz="0" w:space="0" w:color="auto"/>
        <w:left w:val="none" w:sz="0" w:space="0" w:color="auto"/>
        <w:bottom w:val="none" w:sz="0" w:space="0" w:color="auto"/>
        <w:right w:val="none" w:sz="0" w:space="0" w:color="auto"/>
      </w:divBdr>
    </w:div>
    <w:div w:id="1743478034">
      <w:marLeft w:val="480"/>
      <w:marRight w:val="0"/>
      <w:marTop w:val="0"/>
      <w:marBottom w:val="0"/>
      <w:divBdr>
        <w:top w:val="none" w:sz="0" w:space="0" w:color="auto"/>
        <w:left w:val="none" w:sz="0" w:space="0" w:color="auto"/>
        <w:bottom w:val="none" w:sz="0" w:space="0" w:color="auto"/>
        <w:right w:val="none" w:sz="0" w:space="0" w:color="auto"/>
      </w:divBdr>
    </w:div>
    <w:div w:id="1744642015">
      <w:marLeft w:val="480"/>
      <w:marRight w:val="0"/>
      <w:marTop w:val="0"/>
      <w:marBottom w:val="0"/>
      <w:divBdr>
        <w:top w:val="none" w:sz="0" w:space="0" w:color="auto"/>
        <w:left w:val="none" w:sz="0" w:space="0" w:color="auto"/>
        <w:bottom w:val="none" w:sz="0" w:space="0" w:color="auto"/>
        <w:right w:val="none" w:sz="0" w:space="0" w:color="auto"/>
      </w:divBdr>
    </w:div>
    <w:div w:id="1746144192">
      <w:marLeft w:val="480"/>
      <w:marRight w:val="0"/>
      <w:marTop w:val="0"/>
      <w:marBottom w:val="0"/>
      <w:divBdr>
        <w:top w:val="none" w:sz="0" w:space="0" w:color="auto"/>
        <w:left w:val="none" w:sz="0" w:space="0" w:color="auto"/>
        <w:bottom w:val="none" w:sz="0" w:space="0" w:color="auto"/>
        <w:right w:val="none" w:sz="0" w:space="0" w:color="auto"/>
      </w:divBdr>
    </w:div>
    <w:div w:id="1746218685">
      <w:marLeft w:val="480"/>
      <w:marRight w:val="0"/>
      <w:marTop w:val="0"/>
      <w:marBottom w:val="0"/>
      <w:divBdr>
        <w:top w:val="none" w:sz="0" w:space="0" w:color="auto"/>
        <w:left w:val="none" w:sz="0" w:space="0" w:color="auto"/>
        <w:bottom w:val="none" w:sz="0" w:space="0" w:color="auto"/>
        <w:right w:val="none" w:sz="0" w:space="0" w:color="auto"/>
      </w:divBdr>
    </w:div>
    <w:div w:id="1746298576">
      <w:marLeft w:val="480"/>
      <w:marRight w:val="0"/>
      <w:marTop w:val="0"/>
      <w:marBottom w:val="0"/>
      <w:divBdr>
        <w:top w:val="none" w:sz="0" w:space="0" w:color="auto"/>
        <w:left w:val="none" w:sz="0" w:space="0" w:color="auto"/>
        <w:bottom w:val="none" w:sz="0" w:space="0" w:color="auto"/>
        <w:right w:val="none" w:sz="0" w:space="0" w:color="auto"/>
      </w:divBdr>
    </w:div>
    <w:div w:id="1746299485">
      <w:marLeft w:val="480"/>
      <w:marRight w:val="0"/>
      <w:marTop w:val="0"/>
      <w:marBottom w:val="0"/>
      <w:divBdr>
        <w:top w:val="none" w:sz="0" w:space="0" w:color="auto"/>
        <w:left w:val="none" w:sz="0" w:space="0" w:color="auto"/>
        <w:bottom w:val="none" w:sz="0" w:space="0" w:color="auto"/>
        <w:right w:val="none" w:sz="0" w:space="0" w:color="auto"/>
      </w:divBdr>
    </w:div>
    <w:div w:id="1748455800">
      <w:marLeft w:val="480"/>
      <w:marRight w:val="0"/>
      <w:marTop w:val="0"/>
      <w:marBottom w:val="0"/>
      <w:divBdr>
        <w:top w:val="none" w:sz="0" w:space="0" w:color="auto"/>
        <w:left w:val="none" w:sz="0" w:space="0" w:color="auto"/>
        <w:bottom w:val="none" w:sz="0" w:space="0" w:color="auto"/>
        <w:right w:val="none" w:sz="0" w:space="0" w:color="auto"/>
      </w:divBdr>
    </w:div>
    <w:div w:id="1748573613">
      <w:marLeft w:val="480"/>
      <w:marRight w:val="0"/>
      <w:marTop w:val="0"/>
      <w:marBottom w:val="0"/>
      <w:divBdr>
        <w:top w:val="none" w:sz="0" w:space="0" w:color="auto"/>
        <w:left w:val="none" w:sz="0" w:space="0" w:color="auto"/>
        <w:bottom w:val="none" w:sz="0" w:space="0" w:color="auto"/>
        <w:right w:val="none" w:sz="0" w:space="0" w:color="auto"/>
      </w:divBdr>
    </w:div>
    <w:div w:id="1756781832">
      <w:marLeft w:val="480"/>
      <w:marRight w:val="0"/>
      <w:marTop w:val="0"/>
      <w:marBottom w:val="0"/>
      <w:divBdr>
        <w:top w:val="none" w:sz="0" w:space="0" w:color="auto"/>
        <w:left w:val="none" w:sz="0" w:space="0" w:color="auto"/>
        <w:bottom w:val="none" w:sz="0" w:space="0" w:color="auto"/>
        <w:right w:val="none" w:sz="0" w:space="0" w:color="auto"/>
      </w:divBdr>
    </w:div>
    <w:div w:id="1761221605">
      <w:bodyDiv w:val="1"/>
      <w:marLeft w:val="0"/>
      <w:marRight w:val="0"/>
      <w:marTop w:val="0"/>
      <w:marBottom w:val="0"/>
      <w:divBdr>
        <w:top w:val="none" w:sz="0" w:space="0" w:color="auto"/>
        <w:left w:val="none" w:sz="0" w:space="0" w:color="auto"/>
        <w:bottom w:val="none" w:sz="0" w:space="0" w:color="auto"/>
        <w:right w:val="none" w:sz="0" w:space="0" w:color="auto"/>
      </w:divBdr>
    </w:div>
    <w:div w:id="1770544262">
      <w:marLeft w:val="480"/>
      <w:marRight w:val="0"/>
      <w:marTop w:val="0"/>
      <w:marBottom w:val="0"/>
      <w:divBdr>
        <w:top w:val="none" w:sz="0" w:space="0" w:color="auto"/>
        <w:left w:val="none" w:sz="0" w:space="0" w:color="auto"/>
        <w:bottom w:val="none" w:sz="0" w:space="0" w:color="auto"/>
        <w:right w:val="none" w:sz="0" w:space="0" w:color="auto"/>
      </w:divBdr>
    </w:div>
    <w:div w:id="1772044851">
      <w:bodyDiv w:val="1"/>
      <w:marLeft w:val="0"/>
      <w:marRight w:val="0"/>
      <w:marTop w:val="0"/>
      <w:marBottom w:val="0"/>
      <w:divBdr>
        <w:top w:val="none" w:sz="0" w:space="0" w:color="auto"/>
        <w:left w:val="none" w:sz="0" w:space="0" w:color="auto"/>
        <w:bottom w:val="none" w:sz="0" w:space="0" w:color="auto"/>
        <w:right w:val="none" w:sz="0" w:space="0" w:color="auto"/>
      </w:divBdr>
    </w:div>
    <w:div w:id="1774324497">
      <w:marLeft w:val="480"/>
      <w:marRight w:val="0"/>
      <w:marTop w:val="0"/>
      <w:marBottom w:val="0"/>
      <w:divBdr>
        <w:top w:val="none" w:sz="0" w:space="0" w:color="auto"/>
        <w:left w:val="none" w:sz="0" w:space="0" w:color="auto"/>
        <w:bottom w:val="none" w:sz="0" w:space="0" w:color="auto"/>
        <w:right w:val="none" w:sz="0" w:space="0" w:color="auto"/>
      </w:divBdr>
    </w:div>
    <w:div w:id="1776750233">
      <w:marLeft w:val="480"/>
      <w:marRight w:val="0"/>
      <w:marTop w:val="0"/>
      <w:marBottom w:val="0"/>
      <w:divBdr>
        <w:top w:val="none" w:sz="0" w:space="0" w:color="auto"/>
        <w:left w:val="none" w:sz="0" w:space="0" w:color="auto"/>
        <w:bottom w:val="none" w:sz="0" w:space="0" w:color="auto"/>
        <w:right w:val="none" w:sz="0" w:space="0" w:color="auto"/>
      </w:divBdr>
    </w:div>
    <w:div w:id="1777405167">
      <w:bodyDiv w:val="1"/>
      <w:marLeft w:val="0"/>
      <w:marRight w:val="0"/>
      <w:marTop w:val="0"/>
      <w:marBottom w:val="0"/>
      <w:divBdr>
        <w:top w:val="none" w:sz="0" w:space="0" w:color="auto"/>
        <w:left w:val="none" w:sz="0" w:space="0" w:color="auto"/>
        <w:bottom w:val="none" w:sz="0" w:space="0" w:color="auto"/>
        <w:right w:val="none" w:sz="0" w:space="0" w:color="auto"/>
      </w:divBdr>
    </w:div>
    <w:div w:id="1778980861">
      <w:marLeft w:val="480"/>
      <w:marRight w:val="0"/>
      <w:marTop w:val="0"/>
      <w:marBottom w:val="0"/>
      <w:divBdr>
        <w:top w:val="none" w:sz="0" w:space="0" w:color="auto"/>
        <w:left w:val="none" w:sz="0" w:space="0" w:color="auto"/>
        <w:bottom w:val="none" w:sz="0" w:space="0" w:color="auto"/>
        <w:right w:val="none" w:sz="0" w:space="0" w:color="auto"/>
      </w:divBdr>
    </w:div>
    <w:div w:id="1780097822">
      <w:marLeft w:val="480"/>
      <w:marRight w:val="0"/>
      <w:marTop w:val="0"/>
      <w:marBottom w:val="0"/>
      <w:divBdr>
        <w:top w:val="none" w:sz="0" w:space="0" w:color="auto"/>
        <w:left w:val="none" w:sz="0" w:space="0" w:color="auto"/>
        <w:bottom w:val="none" w:sz="0" w:space="0" w:color="auto"/>
        <w:right w:val="none" w:sz="0" w:space="0" w:color="auto"/>
      </w:divBdr>
    </w:div>
    <w:div w:id="1783181770">
      <w:marLeft w:val="480"/>
      <w:marRight w:val="0"/>
      <w:marTop w:val="0"/>
      <w:marBottom w:val="0"/>
      <w:divBdr>
        <w:top w:val="none" w:sz="0" w:space="0" w:color="auto"/>
        <w:left w:val="none" w:sz="0" w:space="0" w:color="auto"/>
        <w:bottom w:val="none" w:sz="0" w:space="0" w:color="auto"/>
        <w:right w:val="none" w:sz="0" w:space="0" w:color="auto"/>
      </w:divBdr>
    </w:div>
    <w:div w:id="1785345379">
      <w:marLeft w:val="480"/>
      <w:marRight w:val="0"/>
      <w:marTop w:val="0"/>
      <w:marBottom w:val="0"/>
      <w:divBdr>
        <w:top w:val="none" w:sz="0" w:space="0" w:color="auto"/>
        <w:left w:val="none" w:sz="0" w:space="0" w:color="auto"/>
        <w:bottom w:val="none" w:sz="0" w:space="0" w:color="auto"/>
        <w:right w:val="none" w:sz="0" w:space="0" w:color="auto"/>
      </w:divBdr>
    </w:div>
    <w:div w:id="1785802375">
      <w:bodyDiv w:val="1"/>
      <w:marLeft w:val="0"/>
      <w:marRight w:val="0"/>
      <w:marTop w:val="0"/>
      <w:marBottom w:val="0"/>
      <w:divBdr>
        <w:top w:val="none" w:sz="0" w:space="0" w:color="auto"/>
        <w:left w:val="none" w:sz="0" w:space="0" w:color="auto"/>
        <w:bottom w:val="none" w:sz="0" w:space="0" w:color="auto"/>
        <w:right w:val="none" w:sz="0" w:space="0" w:color="auto"/>
      </w:divBdr>
    </w:div>
    <w:div w:id="1790582766">
      <w:marLeft w:val="480"/>
      <w:marRight w:val="0"/>
      <w:marTop w:val="0"/>
      <w:marBottom w:val="0"/>
      <w:divBdr>
        <w:top w:val="none" w:sz="0" w:space="0" w:color="auto"/>
        <w:left w:val="none" w:sz="0" w:space="0" w:color="auto"/>
        <w:bottom w:val="none" w:sz="0" w:space="0" w:color="auto"/>
        <w:right w:val="none" w:sz="0" w:space="0" w:color="auto"/>
      </w:divBdr>
    </w:div>
    <w:div w:id="1790734143">
      <w:marLeft w:val="640"/>
      <w:marRight w:val="0"/>
      <w:marTop w:val="0"/>
      <w:marBottom w:val="0"/>
      <w:divBdr>
        <w:top w:val="none" w:sz="0" w:space="0" w:color="auto"/>
        <w:left w:val="none" w:sz="0" w:space="0" w:color="auto"/>
        <w:bottom w:val="none" w:sz="0" w:space="0" w:color="auto"/>
        <w:right w:val="none" w:sz="0" w:space="0" w:color="auto"/>
      </w:divBdr>
    </w:div>
    <w:div w:id="1794252967">
      <w:marLeft w:val="480"/>
      <w:marRight w:val="0"/>
      <w:marTop w:val="0"/>
      <w:marBottom w:val="0"/>
      <w:divBdr>
        <w:top w:val="none" w:sz="0" w:space="0" w:color="auto"/>
        <w:left w:val="none" w:sz="0" w:space="0" w:color="auto"/>
        <w:bottom w:val="none" w:sz="0" w:space="0" w:color="auto"/>
        <w:right w:val="none" w:sz="0" w:space="0" w:color="auto"/>
      </w:divBdr>
    </w:div>
    <w:div w:id="1794668073">
      <w:marLeft w:val="480"/>
      <w:marRight w:val="0"/>
      <w:marTop w:val="0"/>
      <w:marBottom w:val="0"/>
      <w:divBdr>
        <w:top w:val="none" w:sz="0" w:space="0" w:color="auto"/>
        <w:left w:val="none" w:sz="0" w:space="0" w:color="auto"/>
        <w:bottom w:val="none" w:sz="0" w:space="0" w:color="auto"/>
        <w:right w:val="none" w:sz="0" w:space="0" w:color="auto"/>
      </w:divBdr>
    </w:div>
    <w:div w:id="1794712025">
      <w:marLeft w:val="480"/>
      <w:marRight w:val="0"/>
      <w:marTop w:val="0"/>
      <w:marBottom w:val="0"/>
      <w:divBdr>
        <w:top w:val="none" w:sz="0" w:space="0" w:color="auto"/>
        <w:left w:val="none" w:sz="0" w:space="0" w:color="auto"/>
        <w:bottom w:val="none" w:sz="0" w:space="0" w:color="auto"/>
        <w:right w:val="none" w:sz="0" w:space="0" w:color="auto"/>
      </w:divBdr>
    </w:div>
    <w:div w:id="1801344223">
      <w:marLeft w:val="480"/>
      <w:marRight w:val="0"/>
      <w:marTop w:val="0"/>
      <w:marBottom w:val="0"/>
      <w:divBdr>
        <w:top w:val="none" w:sz="0" w:space="0" w:color="auto"/>
        <w:left w:val="none" w:sz="0" w:space="0" w:color="auto"/>
        <w:bottom w:val="none" w:sz="0" w:space="0" w:color="auto"/>
        <w:right w:val="none" w:sz="0" w:space="0" w:color="auto"/>
      </w:divBdr>
    </w:div>
    <w:div w:id="1802191034">
      <w:marLeft w:val="480"/>
      <w:marRight w:val="0"/>
      <w:marTop w:val="0"/>
      <w:marBottom w:val="0"/>
      <w:divBdr>
        <w:top w:val="none" w:sz="0" w:space="0" w:color="auto"/>
        <w:left w:val="none" w:sz="0" w:space="0" w:color="auto"/>
        <w:bottom w:val="none" w:sz="0" w:space="0" w:color="auto"/>
        <w:right w:val="none" w:sz="0" w:space="0" w:color="auto"/>
      </w:divBdr>
    </w:div>
    <w:div w:id="1802963316">
      <w:marLeft w:val="480"/>
      <w:marRight w:val="0"/>
      <w:marTop w:val="0"/>
      <w:marBottom w:val="0"/>
      <w:divBdr>
        <w:top w:val="none" w:sz="0" w:space="0" w:color="auto"/>
        <w:left w:val="none" w:sz="0" w:space="0" w:color="auto"/>
        <w:bottom w:val="none" w:sz="0" w:space="0" w:color="auto"/>
        <w:right w:val="none" w:sz="0" w:space="0" w:color="auto"/>
      </w:divBdr>
    </w:div>
    <w:div w:id="1805199000">
      <w:marLeft w:val="640"/>
      <w:marRight w:val="0"/>
      <w:marTop w:val="0"/>
      <w:marBottom w:val="0"/>
      <w:divBdr>
        <w:top w:val="none" w:sz="0" w:space="0" w:color="auto"/>
        <w:left w:val="none" w:sz="0" w:space="0" w:color="auto"/>
        <w:bottom w:val="none" w:sz="0" w:space="0" w:color="auto"/>
        <w:right w:val="none" w:sz="0" w:space="0" w:color="auto"/>
      </w:divBdr>
    </w:div>
    <w:div w:id="1807307792">
      <w:marLeft w:val="480"/>
      <w:marRight w:val="0"/>
      <w:marTop w:val="0"/>
      <w:marBottom w:val="0"/>
      <w:divBdr>
        <w:top w:val="none" w:sz="0" w:space="0" w:color="auto"/>
        <w:left w:val="none" w:sz="0" w:space="0" w:color="auto"/>
        <w:bottom w:val="none" w:sz="0" w:space="0" w:color="auto"/>
        <w:right w:val="none" w:sz="0" w:space="0" w:color="auto"/>
      </w:divBdr>
    </w:div>
    <w:div w:id="1810054795">
      <w:marLeft w:val="480"/>
      <w:marRight w:val="0"/>
      <w:marTop w:val="0"/>
      <w:marBottom w:val="0"/>
      <w:divBdr>
        <w:top w:val="none" w:sz="0" w:space="0" w:color="auto"/>
        <w:left w:val="none" w:sz="0" w:space="0" w:color="auto"/>
        <w:bottom w:val="none" w:sz="0" w:space="0" w:color="auto"/>
        <w:right w:val="none" w:sz="0" w:space="0" w:color="auto"/>
      </w:divBdr>
    </w:div>
    <w:div w:id="1818574090">
      <w:bodyDiv w:val="1"/>
      <w:marLeft w:val="0"/>
      <w:marRight w:val="0"/>
      <w:marTop w:val="0"/>
      <w:marBottom w:val="0"/>
      <w:divBdr>
        <w:top w:val="none" w:sz="0" w:space="0" w:color="auto"/>
        <w:left w:val="none" w:sz="0" w:space="0" w:color="auto"/>
        <w:bottom w:val="none" w:sz="0" w:space="0" w:color="auto"/>
        <w:right w:val="none" w:sz="0" w:space="0" w:color="auto"/>
      </w:divBdr>
    </w:div>
    <w:div w:id="1819371682">
      <w:marLeft w:val="480"/>
      <w:marRight w:val="0"/>
      <w:marTop w:val="0"/>
      <w:marBottom w:val="0"/>
      <w:divBdr>
        <w:top w:val="none" w:sz="0" w:space="0" w:color="auto"/>
        <w:left w:val="none" w:sz="0" w:space="0" w:color="auto"/>
        <w:bottom w:val="none" w:sz="0" w:space="0" w:color="auto"/>
        <w:right w:val="none" w:sz="0" w:space="0" w:color="auto"/>
      </w:divBdr>
    </w:div>
    <w:div w:id="1819564788">
      <w:marLeft w:val="480"/>
      <w:marRight w:val="0"/>
      <w:marTop w:val="0"/>
      <w:marBottom w:val="0"/>
      <w:divBdr>
        <w:top w:val="none" w:sz="0" w:space="0" w:color="auto"/>
        <w:left w:val="none" w:sz="0" w:space="0" w:color="auto"/>
        <w:bottom w:val="none" w:sz="0" w:space="0" w:color="auto"/>
        <w:right w:val="none" w:sz="0" w:space="0" w:color="auto"/>
      </w:divBdr>
    </w:div>
    <w:div w:id="1819955750">
      <w:marLeft w:val="480"/>
      <w:marRight w:val="0"/>
      <w:marTop w:val="0"/>
      <w:marBottom w:val="0"/>
      <w:divBdr>
        <w:top w:val="none" w:sz="0" w:space="0" w:color="auto"/>
        <w:left w:val="none" w:sz="0" w:space="0" w:color="auto"/>
        <w:bottom w:val="none" w:sz="0" w:space="0" w:color="auto"/>
        <w:right w:val="none" w:sz="0" w:space="0" w:color="auto"/>
      </w:divBdr>
    </w:div>
    <w:div w:id="1821536708">
      <w:marLeft w:val="480"/>
      <w:marRight w:val="0"/>
      <w:marTop w:val="0"/>
      <w:marBottom w:val="0"/>
      <w:divBdr>
        <w:top w:val="none" w:sz="0" w:space="0" w:color="auto"/>
        <w:left w:val="none" w:sz="0" w:space="0" w:color="auto"/>
        <w:bottom w:val="none" w:sz="0" w:space="0" w:color="auto"/>
        <w:right w:val="none" w:sz="0" w:space="0" w:color="auto"/>
      </w:divBdr>
    </w:div>
    <w:div w:id="1825393806">
      <w:marLeft w:val="480"/>
      <w:marRight w:val="0"/>
      <w:marTop w:val="0"/>
      <w:marBottom w:val="0"/>
      <w:divBdr>
        <w:top w:val="none" w:sz="0" w:space="0" w:color="auto"/>
        <w:left w:val="none" w:sz="0" w:space="0" w:color="auto"/>
        <w:bottom w:val="none" w:sz="0" w:space="0" w:color="auto"/>
        <w:right w:val="none" w:sz="0" w:space="0" w:color="auto"/>
      </w:divBdr>
    </w:div>
    <w:div w:id="1826042627">
      <w:marLeft w:val="480"/>
      <w:marRight w:val="0"/>
      <w:marTop w:val="0"/>
      <w:marBottom w:val="0"/>
      <w:divBdr>
        <w:top w:val="none" w:sz="0" w:space="0" w:color="auto"/>
        <w:left w:val="none" w:sz="0" w:space="0" w:color="auto"/>
        <w:bottom w:val="none" w:sz="0" w:space="0" w:color="auto"/>
        <w:right w:val="none" w:sz="0" w:space="0" w:color="auto"/>
      </w:divBdr>
    </w:div>
    <w:div w:id="1826625629">
      <w:marLeft w:val="480"/>
      <w:marRight w:val="0"/>
      <w:marTop w:val="0"/>
      <w:marBottom w:val="0"/>
      <w:divBdr>
        <w:top w:val="none" w:sz="0" w:space="0" w:color="auto"/>
        <w:left w:val="none" w:sz="0" w:space="0" w:color="auto"/>
        <w:bottom w:val="none" w:sz="0" w:space="0" w:color="auto"/>
        <w:right w:val="none" w:sz="0" w:space="0" w:color="auto"/>
      </w:divBdr>
    </w:div>
    <w:div w:id="1829326305">
      <w:marLeft w:val="480"/>
      <w:marRight w:val="0"/>
      <w:marTop w:val="0"/>
      <w:marBottom w:val="0"/>
      <w:divBdr>
        <w:top w:val="none" w:sz="0" w:space="0" w:color="auto"/>
        <w:left w:val="none" w:sz="0" w:space="0" w:color="auto"/>
        <w:bottom w:val="none" w:sz="0" w:space="0" w:color="auto"/>
        <w:right w:val="none" w:sz="0" w:space="0" w:color="auto"/>
      </w:divBdr>
    </w:div>
    <w:div w:id="1829786619">
      <w:marLeft w:val="480"/>
      <w:marRight w:val="0"/>
      <w:marTop w:val="0"/>
      <w:marBottom w:val="0"/>
      <w:divBdr>
        <w:top w:val="none" w:sz="0" w:space="0" w:color="auto"/>
        <w:left w:val="none" w:sz="0" w:space="0" w:color="auto"/>
        <w:bottom w:val="none" w:sz="0" w:space="0" w:color="auto"/>
        <w:right w:val="none" w:sz="0" w:space="0" w:color="auto"/>
      </w:divBdr>
    </w:div>
    <w:div w:id="1831486332">
      <w:marLeft w:val="480"/>
      <w:marRight w:val="0"/>
      <w:marTop w:val="0"/>
      <w:marBottom w:val="0"/>
      <w:divBdr>
        <w:top w:val="none" w:sz="0" w:space="0" w:color="auto"/>
        <w:left w:val="none" w:sz="0" w:space="0" w:color="auto"/>
        <w:bottom w:val="none" w:sz="0" w:space="0" w:color="auto"/>
        <w:right w:val="none" w:sz="0" w:space="0" w:color="auto"/>
      </w:divBdr>
    </w:div>
    <w:div w:id="1832405745">
      <w:marLeft w:val="480"/>
      <w:marRight w:val="0"/>
      <w:marTop w:val="0"/>
      <w:marBottom w:val="0"/>
      <w:divBdr>
        <w:top w:val="none" w:sz="0" w:space="0" w:color="auto"/>
        <w:left w:val="none" w:sz="0" w:space="0" w:color="auto"/>
        <w:bottom w:val="none" w:sz="0" w:space="0" w:color="auto"/>
        <w:right w:val="none" w:sz="0" w:space="0" w:color="auto"/>
      </w:divBdr>
    </w:div>
    <w:div w:id="1832986272">
      <w:marLeft w:val="480"/>
      <w:marRight w:val="0"/>
      <w:marTop w:val="0"/>
      <w:marBottom w:val="0"/>
      <w:divBdr>
        <w:top w:val="none" w:sz="0" w:space="0" w:color="auto"/>
        <w:left w:val="none" w:sz="0" w:space="0" w:color="auto"/>
        <w:bottom w:val="none" w:sz="0" w:space="0" w:color="auto"/>
        <w:right w:val="none" w:sz="0" w:space="0" w:color="auto"/>
      </w:divBdr>
    </w:div>
    <w:div w:id="1833251521">
      <w:marLeft w:val="640"/>
      <w:marRight w:val="0"/>
      <w:marTop w:val="0"/>
      <w:marBottom w:val="0"/>
      <w:divBdr>
        <w:top w:val="none" w:sz="0" w:space="0" w:color="auto"/>
        <w:left w:val="none" w:sz="0" w:space="0" w:color="auto"/>
        <w:bottom w:val="none" w:sz="0" w:space="0" w:color="auto"/>
        <w:right w:val="none" w:sz="0" w:space="0" w:color="auto"/>
      </w:divBdr>
    </w:div>
    <w:div w:id="1833831524">
      <w:marLeft w:val="480"/>
      <w:marRight w:val="0"/>
      <w:marTop w:val="0"/>
      <w:marBottom w:val="0"/>
      <w:divBdr>
        <w:top w:val="none" w:sz="0" w:space="0" w:color="auto"/>
        <w:left w:val="none" w:sz="0" w:space="0" w:color="auto"/>
        <w:bottom w:val="none" w:sz="0" w:space="0" w:color="auto"/>
        <w:right w:val="none" w:sz="0" w:space="0" w:color="auto"/>
      </w:divBdr>
    </w:div>
    <w:div w:id="1836022025">
      <w:bodyDiv w:val="1"/>
      <w:marLeft w:val="0"/>
      <w:marRight w:val="0"/>
      <w:marTop w:val="0"/>
      <w:marBottom w:val="0"/>
      <w:divBdr>
        <w:top w:val="none" w:sz="0" w:space="0" w:color="auto"/>
        <w:left w:val="none" w:sz="0" w:space="0" w:color="auto"/>
        <w:bottom w:val="none" w:sz="0" w:space="0" w:color="auto"/>
        <w:right w:val="none" w:sz="0" w:space="0" w:color="auto"/>
      </w:divBdr>
    </w:div>
    <w:div w:id="1836653419">
      <w:marLeft w:val="480"/>
      <w:marRight w:val="0"/>
      <w:marTop w:val="0"/>
      <w:marBottom w:val="0"/>
      <w:divBdr>
        <w:top w:val="none" w:sz="0" w:space="0" w:color="auto"/>
        <w:left w:val="none" w:sz="0" w:space="0" w:color="auto"/>
        <w:bottom w:val="none" w:sz="0" w:space="0" w:color="auto"/>
        <w:right w:val="none" w:sz="0" w:space="0" w:color="auto"/>
      </w:divBdr>
    </w:div>
    <w:div w:id="1837913002">
      <w:bodyDiv w:val="1"/>
      <w:marLeft w:val="0"/>
      <w:marRight w:val="0"/>
      <w:marTop w:val="0"/>
      <w:marBottom w:val="0"/>
      <w:divBdr>
        <w:top w:val="none" w:sz="0" w:space="0" w:color="auto"/>
        <w:left w:val="none" w:sz="0" w:space="0" w:color="auto"/>
        <w:bottom w:val="none" w:sz="0" w:space="0" w:color="auto"/>
        <w:right w:val="none" w:sz="0" w:space="0" w:color="auto"/>
      </w:divBdr>
    </w:div>
    <w:div w:id="1838232976">
      <w:marLeft w:val="480"/>
      <w:marRight w:val="0"/>
      <w:marTop w:val="0"/>
      <w:marBottom w:val="0"/>
      <w:divBdr>
        <w:top w:val="none" w:sz="0" w:space="0" w:color="auto"/>
        <w:left w:val="none" w:sz="0" w:space="0" w:color="auto"/>
        <w:bottom w:val="none" w:sz="0" w:space="0" w:color="auto"/>
        <w:right w:val="none" w:sz="0" w:space="0" w:color="auto"/>
      </w:divBdr>
    </w:div>
    <w:div w:id="1842158427">
      <w:marLeft w:val="480"/>
      <w:marRight w:val="0"/>
      <w:marTop w:val="0"/>
      <w:marBottom w:val="0"/>
      <w:divBdr>
        <w:top w:val="none" w:sz="0" w:space="0" w:color="auto"/>
        <w:left w:val="none" w:sz="0" w:space="0" w:color="auto"/>
        <w:bottom w:val="none" w:sz="0" w:space="0" w:color="auto"/>
        <w:right w:val="none" w:sz="0" w:space="0" w:color="auto"/>
      </w:divBdr>
    </w:div>
    <w:div w:id="1842163914">
      <w:marLeft w:val="480"/>
      <w:marRight w:val="0"/>
      <w:marTop w:val="0"/>
      <w:marBottom w:val="0"/>
      <w:divBdr>
        <w:top w:val="none" w:sz="0" w:space="0" w:color="auto"/>
        <w:left w:val="none" w:sz="0" w:space="0" w:color="auto"/>
        <w:bottom w:val="none" w:sz="0" w:space="0" w:color="auto"/>
        <w:right w:val="none" w:sz="0" w:space="0" w:color="auto"/>
      </w:divBdr>
    </w:div>
    <w:div w:id="1844391659">
      <w:marLeft w:val="640"/>
      <w:marRight w:val="0"/>
      <w:marTop w:val="0"/>
      <w:marBottom w:val="0"/>
      <w:divBdr>
        <w:top w:val="none" w:sz="0" w:space="0" w:color="auto"/>
        <w:left w:val="none" w:sz="0" w:space="0" w:color="auto"/>
        <w:bottom w:val="none" w:sz="0" w:space="0" w:color="auto"/>
        <w:right w:val="none" w:sz="0" w:space="0" w:color="auto"/>
      </w:divBdr>
    </w:div>
    <w:div w:id="1846555198">
      <w:marLeft w:val="480"/>
      <w:marRight w:val="0"/>
      <w:marTop w:val="0"/>
      <w:marBottom w:val="0"/>
      <w:divBdr>
        <w:top w:val="none" w:sz="0" w:space="0" w:color="auto"/>
        <w:left w:val="none" w:sz="0" w:space="0" w:color="auto"/>
        <w:bottom w:val="none" w:sz="0" w:space="0" w:color="auto"/>
        <w:right w:val="none" w:sz="0" w:space="0" w:color="auto"/>
      </w:divBdr>
    </w:div>
    <w:div w:id="1846940315">
      <w:marLeft w:val="480"/>
      <w:marRight w:val="0"/>
      <w:marTop w:val="0"/>
      <w:marBottom w:val="0"/>
      <w:divBdr>
        <w:top w:val="none" w:sz="0" w:space="0" w:color="auto"/>
        <w:left w:val="none" w:sz="0" w:space="0" w:color="auto"/>
        <w:bottom w:val="none" w:sz="0" w:space="0" w:color="auto"/>
        <w:right w:val="none" w:sz="0" w:space="0" w:color="auto"/>
      </w:divBdr>
    </w:div>
    <w:div w:id="1848129213">
      <w:bodyDiv w:val="1"/>
      <w:marLeft w:val="0"/>
      <w:marRight w:val="0"/>
      <w:marTop w:val="0"/>
      <w:marBottom w:val="0"/>
      <w:divBdr>
        <w:top w:val="none" w:sz="0" w:space="0" w:color="auto"/>
        <w:left w:val="none" w:sz="0" w:space="0" w:color="auto"/>
        <w:bottom w:val="none" w:sz="0" w:space="0" w:color="auto"/>
        <w:right w:val="none" w:sz="0" w:space="0" w:color="auto"/>
      </w:divBdr>
    </w:div>
    <w:div w:id="1848132282">
      <w:bodyDiv w:val="1"/>
      <w:marLeft w:val="0"/>
      <w:marRight w:val="0"/>
      <w:marTop w:val="0"/>
      <w:marBottom w:val="0"/>
      <w:divBdr>
        <w:top w:val="none" w:sz="0" w:space="0" w:color="auto"/>
        <w:left w:val="none" w:sz="0" w:space="0" w:color="auto"/>
        <w:bottom w:val="none" w:sz="0" w:space="0" w:color="auto"/>
        <w:right w:val="none" w:sz="0" w:space="0" w:color="auto"/>
      </w:divBdr>
    </w:div>
    <w:div w:id="1848474296">
      <w:marLeft w:val="480"/>
      <w:marRight w:val="0"/>
      <w:marTop w:val="0"/>
      <w:marBottom w:val="0"/>
      <w:divBdr>
        <w:top w:val="none" w:sz="0" w:space="0" w:color="auto"/>
        <w:left w:val="none" w:sz="0" w:space="0" w:color="auto"/>
        <w:bottom w:val="none" w:sz="0" w:space="0" w:color="auto"/>
        <w:right w:val="none" w:sz="0" w:space="0" w:color="auto"/>
      </w:divBdr>
    </w:div>
    <w:div w:id="1848863355">
      <w:marLeft w:val="480"/>
      <w:marRight w:val="0"/>
      <w:marTop w:val="0"/>
      <w:marBottom w:val="0"/>
      <w:divBdr>
        <w:top w:val="none" w:sz="0" w:space="0" w:color="auto"/>
        <w:left w:val="none" w:sz="0" w:space="0" w:color="auto"/>
        <w:bottom w:val="none" w:sz="0" w:space="0" w:color="auto"/>
        <w:right w:val="none" w:sz="0" w:space="0" w:color="auto"/>
      </w:divBdr>
    </w:div>
    <w:div w:id="1850634945">
      <w:marLeft w:val="480"/>
      <w:marRight w:val="0"/>
      <w:marTop w:val="0"/>
      <w:marBottom w:val="0"/>
      <w:divBdr>
        <w:top w:val="none" w:sz="0" w:space="0" w:color="auto"/>
        <w:left w:val="none" w:sz="0" w:space="0" w:color="auto"/>
        <w:bottom w:val="none" w:sz="0" w:space="0" w:color="auto"/>
        <w:right w:val="none" w:sz="0" w:space="0" w:color="auto"/>
      </w:divBdr>
    </w:div>
    <w:div w:id="1853253681">
      <w:marLeft w:val="480"/>
      <w:marRight w:val="0"/>
      <w:marTop w:val="0"/>
      <w:marBottom w:val="0"/>
      <w:divBdr>
        <w:top w:val="none" w:sz="0" w:space="0" w:color="auto"/>
        <w:left w:val="none" w:sz="0" w:space="0" w:color="auto"/>
        <w:bottom w:val="none" w:sz="0" w:space="0" w:color="auto"/>
        <w:right w:val="none" w:sz="0" w:space="0" w:color="auto"/>
      </w:divBdr>
    </w:div>
    <w:div w:id="1857576734">
      <w:marLeft w:val="480"/>
      <w:marRight w:val="0"/>
      <w:marTop w:val="0"/>
      <w:marBottom w:val="0"/>
      <w:divBdr>
        <w:top w:val="none" w:sz="0" w:space="0" w:color="auto"/>
        <w:left w:val="none" w:sz="0" w:space="0" w:color="auto"/>
        <w:bottom w:val="none" w:sz="0" w:space="0" w:color="auto"/>
        <w:right w:val="none" w:sz="0" w:space="0" w:color="auto"/>
      </w:divBdr>
    </w:div>
    <w:div w:id="1862166025">
      <w:marLeft w:val="480"/>
      <w:marRight w:val="0"/>
      <w:marTop w:val="0"/>
      <w:marBottom w:val="0"/>
      <w:divBdr>
        <w:top w:val="none" w:sz="0" w:space="0" w:color="auto"/>
        <w:left w:val="none" w:sz="0" w:space="0" w:color="auto"/>
        <w:bottom w:val="none" w:sz="0" w:space="0" w:color="auto"/>
        <w:right w:val="none" w:sz="0" w:space="0" w:color="auto"/>
      </w:divBdr>
    </w:div>
    <w:div w:id="1863979563">
      <w:marLeft w:val="480"/>
      <w:marRight w:val="0"/>
      <w:marTop w:val="0"/>
      <w:marBottom w:val="0"/>
      <w:divBdr>
        <w:top w:val="none" w:sz="0" w:space="0" w:color="auto"/>
        <w:left w:val="none" w:sz="0" w:space="0" w:color="auto"/>
        <w:bottom w:val="none" w:sz="0" w:space="0" w:color="auto"/>
        <w:right w:val="none" w:sz="0" w:space="0" w:color="auto"/>
      </w:divBdr>
    </w:div>
    <w:div w:id="1865553868">
      <w:marLeft w:val="480"/>
      <w:marRight w:val="0"/>
      <w:marTop w:val="0"/>
      <w:marBottom w:val="0"/>
      <w:divBdr>
        <w:top w:val="none" w:sz="0" w:space="0" w:color="auto"/>
        <w:left w:val="none" w:sz="0" w:space="0" w:color="auto"/>
        <w:bottom w:val="none" w:sz="0" w:space="0" w:color="auto"/>
        <w:right w:val="none" w:sz="0" w:space="0" w:color="auto"/>
      </w:divBdr>
    </w:div>
    <w:div w:id="1867132867">
      <w:marLeft w:val="480"/>
      <w:marRight w:val="0"/>
      <w:marTop w:val="0"/>
      <w:marBottom w:val="0"/>
      <w:divBdr>
        <w:top w:val="none" w:sz="0" w:space="0" w:color="auto"/>
        <w:left w:val="none" w:sz="0" w:space="0" w:color="auto"/>
        <w:bottom w:val="none" w:sz="0" w:space="0" w:color="auto"/>
        <w:right w:val="none" w:sz="0" w:space="0" w:color="auto"/>
      </w:divBdr>
    </w:div>
    <w:div w:id="1867719974">
      <w:marLeft w:val="480"/>
      <w:marRight w:val="0"/>
      <w:marTop w:val="0"/>
      <w:marBottom w:val="0"/>
      <w:divBdr>
        <w:top w:val="none" w:sz="0" w:space="0" w:color="auto"/>
        <w:left w:val="none" w:sz="0" w:space="0" w:color="auto"/>
        <w:bottom w:val="none" w:sz="0" w:space="0" w:color="auto"/>
        <w:right w:val="none" w:sz="0" w:space="0" w:color="auto"/>
      </w:divBdr>
    </w:div>
    <w:div w:id="1869684627">
      <w:marLeft w:val="480"/>
      <w:marRight w:val="0"/>
      <w:marTop w:val="0"/>
      <w:marBottom w:val="0"/>
      <w:divBdr>
        <w:top w:val="none" w:sz="0" w:space="0" w:color="auto"/>
        <w:left w:val="none" w:sz="0" w:space="0" w:color="auto"/>
        <w:bottom w:val="none" w:sz="0" w:space="0" w:color="auto"/>
        <w:right w:val="none" w:sz="0" w:space="0" w:color="auto"/>
      </w:divBdr>
    </w:div>
    <w:div w:id="1874417654">
      <w:marLeft w:val="640"/>
      <w:marRight w:val="0"/>
      <w:marTop w:val="0"/>
      <w:marBottom w:val="0"/>
      <w:divBdr>
        <w:top w:val="none" w:sz="0" w:space="0" w:color="auto"/>
        <w:left w:val="none" w:sz="0" w:space="0" w:color="auto"/>
        <w:bottom w:val="none" w:sz="0" w:space="0" w:color="auto"/>
        <w:right w:val="none" w:sz="0" w:space="0" w:color="auto"/>
      </w:divBdr>
    </w:div>
    <w:div w:id="1874460966">
      <w:marLeft w:val="480"/>
      <w:marRight w:val="0"/>
      <w:marTop w:val="0"/>
      <w:marBottom w:val="0"/>
      <w:divBdr>
        <w:top w:val="none" w:sz="0" w:space="0" w:color="auto"/>
        <w:left w:val="none" w:sz="0" w:space="0" w:color="auto"/>
        <w:bottom w:val="none" w:sz="0" w:space="0" w:color="auto"/>
        <w:right w:val="none" w:sz="0" w:space="0" w:color="auto"/>
      </w:divBdr>
    </w:div>
    <w:div w:id="1877545417">
      <w:marLeft w:val="640"/>
      <w:marRight w:val="0"/>
      <w:marTop w:val="0"/>
      <w:marBottom w:val="0"/>
      <w:divBdr>
        <w:top w:val="none" w:sz="0" w:space="0" w:color="auto"/>
        <w:left w:val="none" w:sz="0" w:space="0" w:color="auto"/>
        <w:bottom w:val="none" w:sz="0" w:space="0" w:color="auto"/>
        <w:right w:val="none" w:sz="0" w:space="0" w:color="auto"/>
      </w:divBdr>
    </w:div>
    <w:div w:id="1880507208">
      <w:marLeft w:val="480"/>
      <w:marRight w:val="0"/>
      <w:marTop w:val="0"/>
      <w:marBottom w:val="0"/>
      <w:divBdr>
        <w:top w:val="none" w:sz="0" w:space="0" w:color="auto"/>
        <w:left w:val="none" w:sz="0" w:space="0" w:color="auto"/>
        <w:bottom w:val="none" w:sz="0" w:space="0" w:color="auto"/>
        <w:right w:val="none" w:sz="0" w:space="0" w:color="auto"/>
      </w:divBdr>
    </w:div>
    <w:div w:id="1883244296">
      <w:marLeft w:val="480"/>
      <w:marRight w:val="0"/>
      <w:marTop w:val="0"/>
      <w:marBottom w:val="0"/>
      <w:divBdr>
        <w:top w:val="none" w:sz="0" w:space="0" w:color="auto"/>
        <w:left w:val="none" w:sz="0" w:space="0" w:color="auto"/>
        <w:bottom w:val="none" w:sz="0" w:space="0" w:color="auto"/>
        <w:right w:val="none" w:sz="0" w:space="0" w:color="auto"/>
      </w:divBdr>
    </w:div>
    <w:div w:id="1884559867">
      <w:marLeft w:val="480"/>
      <w:marRight w:val="0"/>
      <w:marTop w:val="0"/>
      <w:marBottom w:val="0"/>
      <w:divBdr>
        <w:top w:val="none" w:sz="0" w:space="0" w:color="auto"/>
        <w:left w:val="none" w:sz="0" w:space="0" w:color="auto"/>
        <w:bottom w:val="none" w:sz="0" w:space="0" w:color="auto"/>
        <w:right w:val="none" w:sz="0" w:space="0" w:color="auto"/>
      </w:divBdr>
    </w:div>
    <w:div w:id="1886210110">
      <w:marLeft w:val="480"/>
      <w:marRight w:val="0"/>
      <w:marTop w:val="0"/>
      <w:marBottom w:val="0"/>
      <w:divBdr>
        <w:top w:val="none" w:sz="0" w:space="0" w:color="auto"/>
        <w:left w:val="none" w:sz="0" w:space="0" w:color="auto"/>
        <w:bottom w:val="none" w:sz="0" w:space="0" w:color="auto"/>
        <w:right w:val="none" w:sz="0" w:space="0" w:color="auto"/>
      </w:divBdr>
    </w:div>
    <w:div w:id="1887721536">
      <w:marLeft w:val="480"/>
      <w:marRight w:val="0"/>
      <w:marTop w:val="0"/>
      <w:marBottom w:val="0"/>
      <w:divBdr>
        <w:top w:val="none" w:sz="0" w:space="0" w:color="auto"/>
        <w:left w:val="none" w:sz="0" w:space="0" w:color="auto"/>
        <w:bottom w:val="none" w:sz="0" w:space="0" w:color="auto"/>
        <w:right w:val="none" w:sz="0" w:space="0" w:color="auto"/>
      </w:divBdr>
    </w:div>
    <w:div w:id="1887834145">
      <w:marLeft w:val="480"/>
      <w:marRight w:val="0"/>
      <w:marTop w:val="0"/>
      <w:marBottom w:val="0"/>
      <w:divBdr>
        <w:top w:val="none" w:sz="0" w:space="0" w:color="auto"/>
        <w:left w:val="none" w:sz="0" w:space="0" w:color="auto"/>
        <w:bottom w:val="none" w:sz="0" w:space="0" w:color="auto"/>
        <w:right w:val="none" w:sz="0" w:space="0" w:color="auto"/>
      </w:divBdr>
    </w:div>
    <w:div w:id="1888254156">
      <w:marLeft w:val="480"/>
      <w:marRight w:val="0"/>
      <w:marTop w:val="0"/>
      <w:marBottom w:val="0"/>
      <w:divBdr>
        <w:top w:val="none" w:sz="0" w:space="0" w:color="auto"/>
        <w:left w:val="none" w:sz="0" w:space="0" w:color="auto"/>
        <w:bottom w:val="none" w:sz="0" w:space="0" w:color="auto"/>
        <w:right w:val="none" w:sz="0" w:space="0" w:color="auto"/>
      </w:divBdr>
    </w:div>
    <w:div w:id="1892228099">
      <w:marLeft w:val="480"/>
      <w:marRight w:val="0"/>
      <w:marTop w:val="0"/>
      <w:marBottom w:val="0"/>
      <w:divBdr>
        <w:top w:val="none" w:sz="0" w:space="0" w:color="auto"/>
        <w:left w:val="none" w:sz="0" w:space="0" w:color="auto"/>
        <w:bottom w:val="none" w:sz="0" w:space="0" w:color="auto"/>
        <w:right w:val="none" w:sz="0" w:space="0" w:color="auto"/>
      </w:divBdr>
    </w:div>
    <w:div w:id="1892761921">
      <w:marLeft w:val="480"/>
      <w:marRight w:val="0"/>
      <w:marTop w:val="0"/>
      <w:marBottom w:val="0"/>
      <w:divBdr>
        <w:top w:val="none" w:sz="0" w:space="0" w:color="auto"/>
        <w:left w:val="none" w:sz="0" w:space="0" w:color="auto"/>
        <w:bottom w:val="none" w:sz="0" w:space="0" w:color="auto"/>
        <w:right w:val="none" w:sz="0" w:space="0" w:color="auto"/>
      </w:divBdr>
    </w:div>
    <w:div w:id="1894268476">
      <w:marLeft w:val="480"/>
      <w:marRight w:val="0"/>
      <w:marTop w:val="0"/>
      <w:marBottom w:val="0"/>
      <w:divBdr>
        <w:top w:val="none" w:sz="0" w:space="0" w:color="auto"/>
        <w:left w:val="none" w:sz="0" w:space="0" w:color="auto"/>
        <w:bottom w:val="none" w:sz="0" w:space="0" w:color="auto"/>
        <w:right w:val="none" w:sz="0" w:space="0" w:color="auto"/>
      </w:divBdr>
    </w:div>
    <w:div w:id="1895387958">
      <w:marLeft w:val="480"/>
      <w:marRight w:val="0"/>
      <w:marTop w:val="0"/>
      <w:marBottom w:val="0"/>
      <w:divBdr>
        <w:top w:val="none" w:sz="0" w:space="0" w:color="auto"/>
        <w:left w:val="none" w:sz="0" w:space="0" w:color="auto"/>
        <w:bottom w:val="none" w:sz="0" w:space="0" w:color="auto"/>
        <w:right w:val="none" w:sz="0" w:space="0" w:color="auto"/>
      </w:divBdr>
    </w:div>
    <w:div w:id="1895694872">
      <w:marLeft w:val="640"/>
      <w:marRight w:val="0"/>
      <w:marTop w:val="0"/>
      <w:marBottom w:val="0"/>
      <w:divBdr>
        <w:top w:val="none" w:sz="0" w:space="0" w:color="auto"/>
        <w:left w:val="none" w:sz="0" w:space="0" w:color="auto"/>
        <w:bottom w:val="none" w:sz="0" w:space="0" w:color="auto"/>
        <w:right w:val="none" w:sz="0" w:space="0" w:color="auto"/>
      </w:divBdr>
    </w:div>
    <w:div w:id="1898666678">
      <w:marLeft w:val="480"/>
      <w:marRight w:val="0"/>
      <w:marTop w:val="0"/>
      <w:marBottom w:val="0"/>
      <w:divBdr>
        <w:top w:val="none" w:sz="0" w:space="0" w:color="auto"/>
        <w:left w:val="none" w:sz="0" w:space="0" w:color="auto"/>
        <w:bottom w:val="none" w:sz="0" w:space="0" w:color="auto"/>
        <w:right w:val="none" w:sz="0" w:space="0" w:color="auto"/>
      </w:divBdr>
    </w:div>
    <w:div w:id="1901670239">
      <w:marLeft w:val="480"/>
      <w:marRight w:val="0"/>
      <w:marTop w:val="0"/>
      <w:marBottom w:val="0"/>
      <w:divBdr>
        <w:top w:val="none" w:sz="0" w:space="0" w:color="auto"/>
        <w:left w:val="none" w:sz="0" w:space="0" w:color="auto"/>
        <w:bottom w:val="none" w:sz="0" w:space="0" w:color="auto"/>
        <w:right w:val="none" w:sz="0" w:space="0" w:color="auto"/>
      </w:divBdr>
    </w:div>
    <w:div w:id="1902714987">
      <w:bodyDiv w:val="1"/>
      <w:marLeft w:val="0"/>
      <w:marRight w:val="0"/>
      <w:marTop w:val="0"/>
      <w:marBottom w:val="0"/>
      <w:divBdr>
        <w:top w:val="none" w:sz="0" w:space="0" w:color="auto"/>
        <w:left w:val="none" w:sz="0" w:space="0" w:color="auto"/>
        <w:bottom w:val="none" w:sz="0" w:space="0" w:color="auto"/>
        <w:right w:val="none" w:sz="0" w:space="0" w:color="auto"/>
      </w:divBdr>
    </w:div>
    <w:div w:id="1913544943">
      <w:marLeft w:val="480"/>
      <w:marRight w:val="0"/>
      <w:marTop w:val="0"/>
      <w:marBottom w:val="0"/>
      <w:divBdr>
        <w:top w:val="none" w:sz="0" w:space="0" w:color="auto"/>
        <w:left w:val="none" w:sz="0" w:space="0" w:color="auto"/>
        <w:bottom w:val="none" w:sz="0" w:space="0" w:color="auto"/>
        <w:right w:val="none" w:sz="0" w:space="0" w:color="auto"/>
      </w:divBdr>
    </w:div>
    <w:div w:id="1918317679">
      <w:marLeft w:val="480"/>
      <w:marRight w:val="0"/>
      <w:marTop w:val="0"/>
      <w:marBottom w:val="0"/>
      <w:divBdr>
        <w:top w:val="none" w:sz="0" w:space="0" w:color="auto"/>
        <w:left w:val="none" w:sz="0" w:space="0" w:color="auto"/>
        <w:bottom w:val="none" w:sz="0" w:space="0" w:color="auto"/>
        <w:right w:val="none" w:sz="0" w:space="0" w:color="auto"/>
      </w:divBdr>
    </w:div>
    <w:div w:id="1919636655">
      <w:marLeft w:val="480"/>
      <w:marRight w:val="0"/>
      <w:marTop w:val="0"/>
      <w:marBottom w:val="0"/>
      <w:divBdr>
        <w:top w:val="none" w:sz="0" w:space="0" w:color="auto"/>
        <w:left w:val="none" w:sz="0" w:space="0" w:color="auto"/>
        <w:bottom w:val="none" w:sz="0" w:space="0" w:color="auto"/>
        <w:right w:val="none" w:sz="0" w:space="0" w:color="auto"/>
      </w:divBdr>
    </w:div>
    <w:div w:id="1921599274">
      <w:marLeft w:val="640"/>
      <w:marRight w:val="0"/>
      <w:marTop w:val="0"/>
      <w:marBottom w:val="0"/>
      <w:divBdr>
        <w:top w:val="none" w:sz="0" w:space="0" w:color="auto"/>
        <w:left w:val="none" w:sz="0" w:space="0" w:color="auto"/>
        <w:bottom w:val="none" w:sz="0" w:space="0" w:color="auto"/>
        <w:right w:val="none" w:sz="0" w:space="0" w:color="auto"/>
      </w:divBdr>
    </w:div>
    <w:div w:id="1921714140">
      <w:marLeft w:val="480"/>
      <w:marRight w:val="0"/>
      <w:marTop w:val="0"/>
      <w:marBottom w:val="0"/>
      <w:divBdr>
        <w:top w:val="none" w:sz="0" w:space="0" w:color="auto"/>
        <w:left w:val="none" w:sz="0" w:space="0" w:color="auto"/>
        <w:bottom w:val="none" w:sz="0" w:space="0" w:color="auto"/>
        <w:right w:val="none" w:sz="0" w:space="0" w:color="auto"/>
      </w:divBdr>
    </w:div>
    <w:div w:id="1924139047">
      <w:marLeft w:val="480"/>
      <w:marRight w:val="0"/>
      <w:marTop w:val="0"/>
      <w:marBottom w:val="0"/>
      <w:divBdr>
        <w:top w:val="none" w:sz="0" w:space="0" w:color="auto"/>
        <w:left w:val="none" w:sz="0" w:space="0" w:color="auto"/>
        <w:bottom w:val="none" w:sz="0" w:space="0" w:color="auto"/>
        <w:right w:val="none" w:sz="0" w:space="0" w:color="auto"/>
      </w:divBdr>
    </w:div>
    <w:div w:id="1927766978">
      <w:bodyDiv w:val="1"/>
      <w:marLeft w:val="0"/>
      <w:marRight w:val="0"/>
      <w:marTop w:val="0"/>
      <w:marBottom w:val="0"/>
      <w:divBdr>
        <w:top w:val="none" w:sz="0" w:space="0" w:color="auto"/>
        <w:left w:val="none" w:sz="0" w:space="0" w:color="auto"/>
        <w:bottom w:val="none" w:sz="0" w:space="0" w:color="auto"/>
        <w:right w:val="none" w:sz="0" w:space="0" w:color="auto"/>
      </w:divBdr>
    </w:div>
    <w:div w:id="1928996967">
      <w:marLeft w:val="480"/>
      <w:marRight w:val="0"/>
      <w:marTop w:val="0"/>
      <w:marBottom w:val="0"/>
      <w:divBdr>
        <w:top w:val="none" w:sz="0" w:space="0" w:color="auto"/>
        <w:left w:val="none" w:sz="0" w:space="0" w:color="auto"/>
        <w:bottom w:val="none" w:sz="0" w:space="0" w:color="auto"/>
        <w:right w:val="none" w:sz="0" w:space="0" w:color="auto"/>
      </w:divBdr>
    </w:div>
    <w:div w:id="1929773501">
      <w:marLeft w:val="480"/>
      <w:marRight w:val="0"/>
      <w:marTop w:val="0"/>
      <w:marBottom w:val="0"/>
      <w:divBdr>
        <w:top w:val="none" w:sz="0" w:space="0" w:color="auto"/>
        <w:left w:val="none" w:sz="0" w:space="0" w:color="auto"/>
        <w:bottom w:val="none" w:sz="0" w:space="0" w:color="auto"/>
        <w:right w:val="none" w:sz="0" w:space="0" w:color="auto"/>
      </w:divBdr>
    </w:div>
    <w:div w:id="1930843359">
      <w:marLeft w:val="480"/>
      <w:marRight w:val="0"/>
      <w:marTop w:val="0"/>
      <w:marBottom w:val="0"/>
      <w:divBdr>
        <w:top w:val="none" w:sz="0" w:space="0" w:color="auto"/>
        <w:left w:val="none" w:sz="0" w:space="0" w:color="auto"/>
        <w:bottom w:val="none" w:sz="0" w:space="0" w:color="auto"/>
        <w:right w:val="none" w:sz="0" w:space="0" w:color="auto"/>
      </w:divBdr>
    </w:div>
    <w:div w:id="1932009218">
      <w:marLeft w:val="640"/>
      <w:marRight w:val="0"/>
      <w:marTop w:val="0"/>
      <w:marBottom w:val="0"/>
      <w:divBdr>
        <w:top w:val="none" w:sz="0" w:space="0" w:color="auto"/>
        <w:left w:val="none" w:sz="0" w:space="0" w:color="auto"/>
        <w:bottom w:val="none" w:sz="0" w:space="0" w:color="auto"/>
        <w:right w:val="none" w:sz="0" w:space="0" w:color="auto"/>
      </w:divBdr>
    </w:div>
    <w:div w:id="1932397379">
      <w:marLeft w:val="640"/>
      <w:marRight w:val="0"/>
      <w:marTop w:val="0"/>
      <w:marBottom w:val="0"/>
      <w:divBdr>
        <w:top w:val="none" w:sz="0" w:space="0" w:color="auto"/>
        <w:left w:val="none" w:sz="0" w:space="0" w:color="auto"/>
        <w:bottom w:val="none" w:sz="0" w:space="0" w:color="auto"/>
        <w:right w:val="none" w:sz="0" w:space="0" w:color="auto"/>
      </w:divBdr>
    </w:div>
    <w:div w:id="1933707897">
      <w:marLeft w:val="480"/>
      <w:marRight w:val="0"/>
      <w:marTop w:val="0"/>
      <w:marBottom w:val="0"/>
      <w:divBdr>
        <w:top w:val="none" w:sz="0" w:space="0" w:color="auto"/>
        <w:left w:val="none" w:sz="0" w:space="0" w:color="auto"/>
        <w:bottom w:val="none" w:sz="0" w:space="0" w:color="auto"/>
        <w:right w:val="none" w:sz="0" w:space="0" w:color="auto"/>
      </w:divBdr>
    </w:div>
    <w:div w:id="1934819577">
      <w:marLeft w:val="480"/>
      <w:marRight w:val="0"/>
      <w:marTop w:val="0"/>
      <w:marBottom w:val="0"/>
      <w:divBdr>
        <w:top w:val="none" w:sz="0" w:space="0" w:color="auto"/>
        <w:left w:val="none" w:sz="0" w:space="0" w:color="auto"/>
        <w:bottom w:val="none" w:sz="0" w:space="0" w:color="auto"/>
        <w:right w:val="none" w:sz="0" w:space="0" w:color="auto"/>
      </w:divBdr>
    </w:div>
    <w:div w:id="1936476535">
      <w:marLeft w:val="480"/>
      <w:marRight w:val="0"/>
      <w:marTop w:val="0"/>
      <w:marBottom w:val="0"/>
      <w:divBdr>
        <w:top w:val="none" w:sz="0" w:space="0" w:color="auto"/>
        <w:left w:val="none" w:sz="0" w:space="0" w:color="auto"/>
        <w:bottom w:val="none" w:sz="0" w:space="0" w:color="auto"/>
        <w:right w:val="none" w:sz="0" w:space="0" w:color="auto"/>
      </w:divBdr>
    </w:div>
    <w:div w:id="1936740279">
      <w:marLeft w:val="480"/>
      <w:marRight w:val="0"/>
      <w:marTop w:val="0"/>
      <w:marBottom w:val="0"/>
      <w:divBdr>
        <w:top w:val="none" w:sz="0" w:space="0" w:color="auto"/>
        <w:left w:val="none" w:sz="0" w:space="0" w:color="auto"/>
        <w:bottom w:val="none" w:sz="0" w:space="0" w:color="auto"/>
        <w:right w:val="none" w:sz="0" w:space="0" w:color="auto"/>
      </w:divBdr>
    </w:div>
    <w:div w:id="1938053084">
      <w:marLeft w:val="480"/>
      <w:marRight w:val="0"/>
      <w:marTop w:val="0"/>
      <w:marBottom w:val="0"/>
      <w:divBdr>
        <w:top w:val="none" w:sz="0" w:space="0" w:color="auto"/>
        <w:left w:val="none" w:sz="0" w:space="0" w:color="auto"/>
        <w:bottom w:val="none" w:sz="0" w:space="0" w:color="auto"/>
        <w:right w:val="none" w:sz="0" w:space="0" w:color="auto"/>
      </w:divBdr>
    </w:div>
    <w:div w:id="1939438975">
      <w:marLeft w:val="480"/>
      <w:marRight w:val="0"/>
      <w:marTop w:val="0"/>
      <w:marBottom w:val="0"/>
      <w:divBdr>
        <w:top w:val="none" w:sz="0" w:space="0" w:color="auto"/>
        <w:left w:val="none" w:sz="0" w:space="0" w:color="auto"/>
        <w:bottom w:val="none" w:sz="0" w:space="0" w:color="auto"/>
        <w:right w:val="none" w:sz="0" w:space="0" w:color="auto"/>
      </w:divBdr>
    </w:div>
    <w:div w:id="1941259955">
      <w:marLeft w:val="480"/>
      <w:marRight w:val="0"/>
      <w:marTop w:val="0"/>
      <w:marBottom w:val="0"/>
      <w:divBdr>
        <w:top w:val="none" w:sz="0" w:space="0" w:color="auto"/>
        <w:left w:val="none" w:sz="0" w:space="0" w:color="auto"/>
        <w:bottom w:val="none" w:sz="0" w:space="0" w:color="auto"/>
        <w:right w:val="none" w:sz="0" w:space="0" w:color="auto"/>
      </w:divBdr>
    </w:div>
    <w:div w:id="1943957305">
      <w:marLeft w:val="480"/>
      <w:marRight w:val="0"/>
      <w:marTop w:val="0"/>
      <w:marBottom w:val="0"/>
      <w:divBdr>
        <w:top w:val="none" w:sz="0" w:space="0" w:color="auto"/>
        <w:left w:val="none" w:sz="0" w:space="0" w:color="auto"/>
        <w:bottom w:val="none" w:sz="0" w:space="0" w:color="auto"/>
        <w:right w:val="none" w:sz="0" w:space="0" w:color="auto"/>
      </w:divBdr>
    </w:div>
    <w:div w:id="1947038203">
      <w:marLeft w:val="480"/>
      <w:marRight w:val="0"/>
      <w:marTop w:val="0"/>
      <w:marBottom w:val="0"/>
      <w:divBdr>
        <w:top w:val="none" w:sz="0" w:space="0" w:color="auto"/>
        <w:left w:val="none" w:sz="0" w:space="0" w:color="auto"/>
        <w:bottom w:val="none" w:sz="0" w:space="0" w:color="auto"/>
        <w:right w:val="none" w:sz="0" w:space="0" w:color="auto"/>
      </w:divBdr>
    </w:div>
    <w:div w:id="1947736971">
      <w:marLeft w:val="480"/>
      <w:marRight w:val="0"/>
      <w:marTop w:val="0"/>
      <w:marBottom w:val="0"/>
      <w:divBdr>
        <w:top w:val="none" w:sz="0" w:space="0" w:color="auto"/>
        <w:left w:val="none" w:sz="0" w:space="0" w:color="auto"/>
        <w:bottom w:val="none" w:sz="0" w:space="0" w:color="auto"/>
        <w:right w:val="none" w:sz="0" w:space="0" w:color="auto"/>
      </w:divBdr>
    </w:div>
    <w:div w:id="1949774981">
      <w:marLeft w:val="480"/>
      <w:marRight w:val="0"/>
      <w:marTop w:val="0"/>
      <w:marBottom w:val="0"/>
      <w:divBdr>
        <w:top w:val="none" w:sz="0" w:space="0" w:color="auto"/>
        <w:left w:val="none" w:sz="0" w:space="0" w:color="auto"/>
        <w:bottom w:val="none" w:sz="0" w:space="0" w:color="auto"/>
        <w:right w:val="none" w:sz="0" w:space="0" w:color="auto"/>
      </w:divBdr>
    </w:div>
    <w:div w:id="1950358382">
      <w:marLeft w:val="480"/>
      <w:marRight w:val="0"/>
      <w:marTop w:val="0"/>
      <w:marBottom w:val="0"/>
      <w:divBdr>
        <w:top w:val="none" w:sz="0" w:space="0" w:color="auto"/>
        <w:left w:val="none" w:sz="0" w:space="0" w:color="auto"/>
        <w:bottom w:val="none" w:sz="0" w:space="0" w:color="auto"/>
        <w:right w:val="none" w:sz="0" w:space="0" w:color="auto"/>
      </w:divBdr>
    </w:div>
    <w:div w:id="1950550452">
      <w:bodyDiv w:val="1"/>
      <w:marLeft w:val="0"/>
      <w:marRight w:val="0"/>
      <w:marTop w:val="0"/>
      <w:marBottom w:val="0"/>
      <w:divBdr>
        <w:top w:val="none" w:sz="0" w:space="0" w:color="auto"/>
        <w:left w:val="none" w:sz="0" w:space="0" w:color="auto"/>
        <w:bottom w:val="none" w:sz="0" w:space="0" w:color="auto"/>
        <w:right w:val="none" w:sz="0" w:space="0" w:color="auto"/>
      </w:divBdr>
    </w:div>
    <w:div w:id="1952662863">
      <w:marLeft w:val="640"/>
      <w:marRight w:val="0"/>
      <w:marTop w:val="0"/>
      <w:marBottom w:val="0"/>
      <w:divBdr>
        <w:top w:val="none" w:sz="0" w:space="0" w:color="auto"/>
        <w:left w:val="none" w:sz="0" w:space="0" w:color="auto"/>
        <w:bottom w:val="none" w:sz="0" w:space="0" w:color="auto"/>
        <w:right w:val="none" w:sz="0" w:space="0" w:color="auto"/>
      </w:divBdr>
    </w:div>
    <w:div w:id="1952664644">
      <w:marLeft w:val="480"/>
      <w:marRight w:val="0"/>
      <w:marTop w:val="0"/>
      <w:marBottom w:val="0"/>
      <w:divBdr>
        <w:top w:val="none" w:sz="0" w:space="0" w:color="auto"/>
        <w:left w:val="none" w:sz="0" w:space="0" w:color="auto"/>
        <w:bottom w:val="none" w:sz="0" w:space="0" w:color="auto"/>
        <w:right w:val="none" w:sz="0" w:space="0" w:color="auto"/>
      </w:divBdr>
    </w:div>
    <w:div w:id="1953315232">
      <w:bodyDiv w:val="1"/>
      <w:marLeft w:val="0"/>
      <w:marRight w:val="0"/>
      <w:marTop w:val="0"/>
      <w:marBottom w:val="0"/>
      <w:divBdr>
        <w:top w:val="none" w:sz="0" w:space="0" w:color="auto"/>
        <w:left w:val="none" w:sz="0" w:space="0" w:color="auto"/>
        <w:bottom w:val="none" w:sz="0" w:space="0" w:color="auto"/>
        <w:right w:val="none" w:sz="0" w:space="0" w:color="auto"/>
      </w:divBdr>
    </w:div>
    <w:div w:id="1953853198">
      <w:marLeft w:val="480"/>
      <w:marRight w:val="0"/>
      <w:marTop w:val="0"/>
      <w:marBottom w:val="0"/>
      <w:divBdr>
        <w:top w:val="none" w:sz="0" w:space="0" w:color="auto"/>
        <w:left w:val="none" w:sz="0" w:space="0" w:color="auto"/>
        <w:bottom w:val="none" w:sz="0" w:space="0" w:color="auto"/>
        <w:right w:val="none" w:sz="0" w:space="0" w:color="auto"/>
      </w:divBdr>
    </w:div>
    <w:div w:id="1956672017">
      <w:marLeft w:val="480"/>
      <w:marRight w:val="0"/>
      <w:marTop w:val="0"/>
      <w:marBottom w:val="0"/>
      <w:divBdr>
        <w:top w:val="none" w:sz="0" w:space="0" w:color="auto"/>
        <w:left w:val="none" w:sz="0" w:space="0" w:color="auto"/>
        <w:bottom w:val="none" w:sz="0" w:space="0" w:color="auto"/>
        <w:right w:val="none" w:sz="0" w:space="0" w:color="auto"/>
      </w:divBdr>
    </w:div>
    <w:div w:id="1962224968">
      <w:marLeft w:val="480"/>
      <w:marRight w:val="0"/>
      <w:marTop w:val="0"/>
      <w:marBottom w:val="0"/>
      <w:divBdr>
        <w:top w:val="none" w:sz="0" w:space="0" w:color="auto"/>
        <w:left w:val="none" w:sz="0" w:space="0" w:color="auto"/>
        <w:bottom w:val="none" w:sz="0" w:space="0" w:color="auto"/>
        <w:right w:val="none" w:sz="0" w:space="0" w:color="auto"/>
      </w:divBdr>
    </w:div>
    <w:div w:id="1963801036">
      <w:marLeft w:val="640"/>
      <w:marRight w:val="0"/>
      <w:marTop w:val="0"/>
      <w:marBottom w:val="0"/>
      <w:divBdr>
        <w:top w:val="none" w:sz="0" w:space="0" w:color="auto"/>
        <w:left w:val="none" w:sz="0" w:space="0" w:color="auto"/>
        <w:bottom w:val="none" w:sz="0" w:space="0" w:color="auto"/>
        <w:right w:val="none" w:sz="0" w:space="0" w:color="auto"/>
      </w:divBdr>
    </w:div>
    <w:div w:id="1969123493">
      <w:marLeft w:val="480"/>
      <w:marRight w:val="0"/>
      <w:marTop w:val="0"/>
      <w:marBottom w:val="0"/>
      <w:divBdr>
        <w:top w:val="none" w:sz="0" w:space="0" w:color="auto"/>
        <w:left w:val="none" w:sz="0" w:space="0" w:color="auto"/>
        <w:bottom w:val="none" w:sz="0" w:space="0" w:color="auto"/>
        <w:right w:val="none" w:sz="0" w:space="0" w:color="auto"/>
      </w:divBdr>
    </w:div>
    <w:div w:id="1970940573">
      <w:marLeft w:val="480"/>
      <w:marRight w:val="0"/>
      <w:marTop w:val="0"/>
      <w:marBottom w:val="0"/>
      <w:divBdr>
        <w:top w:val="none" w:sz="0" w:space="0" w:color="auto"/>
        <w:left w:val="none" w:sz="0" w:space="0" w:color="auto"/>
        <w:bottom w:val="none" w:sz="0" w:space="0" w:color="auto"/>
        <w:right w:val="none" w:sz="0" w:space="0" w:color="auto"/>
      </w:divBdr>
    </w:div>
    <w:div w:id="1972593535">
      <w:marLeft w:val="480"/>
      <w:marRight w:val="0"/>
      <w:marTop w:val="0"/>
      <w:marBottom w:val="0"/>
      <w:divBdr>
        <w:top w:val="none" w:sz="0" w:space="0" w:color="auto"/>
        <w:left w:val="none" w:sz="0" w:space="0" w:color="auto"/>
        <w:bottom w:val="none" w:sz="0" w:space="0" w:color="auto"/>
        <w:right w:val="none" w:sz="0" w:space="0" w:color="auto"/>
      </w:divBdr>
    </w:div>
    <w:div w:id="1973436436">
      <w:marLeft w:val="480"/>
      <w:marRight w:val="0"/>
      <w:marTop w:val="0"/>
      <w:marBottom w:val="0"/>
      <w:divBdr>
        <w:top w:val="none" w:sz="0" w:space="0" w:color="auto"/>
        <w:left w:val="none" w:sz="0" w:space="0" w:color="auto"/>
        <w:bottom w:val="none" w:sz="0" w:space="0" w:color="auto"/>
        <w:right w:val="none" w:sz="0" w:space="0" w:color="auto"/>
      </w:divBdr>
    </w:div>
    <w:div w:id="1973828325">
      <w:marLeft w:val="480"/>
      <w:marRight w:val="0"/>
      <w:marTop w:val="0"/>
      <w:marBottom w:val="0"/>
      <w:divBdr>
        <w:top w:val="none" w:sz="0" w:space="0" w:color="auto"/>
        <w:left w:val="none" w:sz="0" w:space="0" w:color="auto"/>
        <w:bottom w:val="none" w:sz="0" w:space="0" w:color="auto"/>
        <w:right w:val="none" w:sz="0" w:space="0" w:color="auto"/>
      </w:divBdr>
    </w:div>
    <w:div w:id="1976063476">
      <w:marLeft w:val="480"/>
      <w:marRight w:val="0"/>
      <w:marTop w:val="0"/>
      <w:marBottom w:val="0"/>
      <w:divBdr>
        <w:top w:val="none" w:sz="0" w:space="0" w:color="auto"/>
        <w:left w:val="none" w:sz="0" w:space="0" w:color="auto"/>
        <w:bottom w:val="none" w:sz="0" w:space="0" w:color="auto"/>
        <w:right w:val="none" w:sz="0" w:space="0" w:color="auto"/>
      </w:divBdr>
    </w:div>
    <w:div w:id="1978605645">
      <w:bodyDiv w:val="1"/>
      <w:marLeft w:val="0"/>
      <w:marRight w:val="0"/>
      <w:marTop w:val="0"/>
      <w:marBottom w:val="0"/>
      <w:divBdr>
        <w:top w:val="none" w:sz="0" w:space="0" w:color="auto"/>
        <w:left w:val="none" w:sz="0" w:space="0" w:color="auto"/>
        <w:bottom w:val="none" w:sz="0" w:space="0" w:color="auto"/>
        <w:right w:val="none" w:sz="0" w:space="0" w:color="auto"/>
      </w:divBdr>
    </w:div>
    <w:div w:id="1979147467">
      <w:marLeft w:val="480"/>
      <w:marRight w:val="0"/>
      <w:marTop w:val="0"/>
      <w:marBottom w:val="0"/>
      <w:divBdr>
        <w:top w:val="none" w:sz="0" w:space="0" w:color="auto"/>
        <w:left w:val="none" w:sz="0" w:space="0" w:color="auto"/>
        <w:bottom w:val="none" w:sz="0" w:space="0" w:color="auto"/>
        <w:right w:val="none" w:sz="0" w:space="0" w:color="auto"/>
      </w:divBdr>
    </w:div>
    <w:div w:id="1981381709">
      <w:marLeft w:val="480"/>
      <w:marRight w:val="0"/>
      <w:marTop w:val="0"/>
      <w:marBottom w:val="0"/>
      <w:divBdr>
        <w:top w:val="none" w:sz="0" w:space="0" w:color="auto"/>
        <w:left w:val="none" w:sz="0" w:space="0" w:color="auto"/>
        <w:bottom w:val="none" w:sz="0" w:space="0" w:color="auto"/>
        <w:right w:val="none" w:sz="0" w:space="0" w:color="auto"/>
      </w:divBdr>
    </w:div>
    <w:div w:id="1984967064">
      <w:marLeft w:val="480"/>
      <w:marRight w:val="0"/>
      <w:marTop w:val="0"/>
      <w:marBottom w:val="0"/>
      <w:divBdr>
        <w:top w:val="none" w:sz="0" w:space="0" w:color="auto"/>
        <w:left w:val="none" w:sz="0" w:space="0" w:color="auto"/>
        <w:bottom w:val="none" w:sz="0" w:space="0" w:color="auto"/>
        <w:right w:val="none" w:sz="0" w:space="0" w:color="auto"/>
      </w:divBdr>
    </w:div>
    <w:div w:id="1988317785">
      <w:marLeft w:val="480"/>
      <w:marRight w:val="0"/>
      <w:marTop w:val="0"/>
      <w:marBottom w:val="0"/>
      <w:divBdr>
        <w:top w:val="none" w:sz="0" w:space="0" w:color="auto"/>
        <w:left w:val="none" w:sz="0" w:space="0" w:color="auto"/>
        <w:bottom w:val="none" w:sz="0" w:space="0" w:color="auto"/>
        <w:right w:val="none" w:sz="0" w:space="0" w:color="auto"/>
      </w:divBdr>
    </w:div>
    <w:div w:id="1988782131">
      <w:marLeft w:val="480"/>
      <w:marRight w:val="0"/>
      <w:marTop w:val="0"/>
      <w:marBottom w:val="0"/>
      <w:divBdr>
        <w:top w:val="none" w:sz="0" w:space="0" w:color="auto"/>
        <w:left w:val="none" w:sz="0" w:space="0" w:color="auto"/>
        <w:bottom w:val="none" w:sz="0" w:space="0" w:color="auto"/>
        <w:right w:val="none" w:sz="0" w:space="0" w:color="auto"/>
      </w:divBdr>
    </w:div>
    <w:div w:id="1995719995">
      <w:bodyDiv w:val="1"/>
      <w:marLeft w:val="0"/>
      <w:marRight w:val="0"/>
      <w:marTop w:val="0"/>
      <w:marBottom w:val="0"/>
      <w:divBdr>
        <w:top w:val="none" w:sz="0" w:space="0" w:color="auto"/>
        <w:left w:val="none" w:sz="0" w:space="0" w:color="auto"/>
        <w:bottom w:val="none" w:sz="0" w:space="0" w:color="auto"/>
        <w:right w:val="none" w:sz="0" w:space="0" w:color="auto"/>
      </w:divBdr>
    </w:div>
    <w:div w:id="2002344258">
      <w:marLeft w:val="480"/>
      <w:marRight w:val="0"/>
      <w:marTop w:val="0"/>
      <w:marBottom w:val="0"/>
      <w:divBdr>
        <w:top w:val="none" w:sz="0" w:space="0" w:color="auto"/>
        <w:left w:val="none" w:sz="0" w:space="0" w:color="auto"/>
        <w:bottom w:val="none" w:sz="0" w:space="0" w:color="auto"/>
        <w:right w:val="none" w:sz="0" w:space="0" w:color="auto"/>
      </w:divBdr>
    </w:div>
    <w:div w:id="2002737585">
      <w:marLeft w:val="480"/>
      <w:marRight w:val="0"/>
      <w:marTop w:val="0"/>
      <w:marBottom w:val="0"/>
      <w:divBdr>
        <w:top w:val="none" w:sz="0" w:space="0" w:color="auto"/>
        <w:left w:val="none" w:sz="0" w:space="0" w:color="auto"/>
        <w:bottom w:val="none" w:sz="0" w:space="0" w:color="auto"/>
        <w:right w:val="none" w:sz="0" w:space="0" w:color="auto"/>
      </w:divBdr>
    </w:div>
    <w:div w:id="2003853262">
      <w:marLeft w:val="480"/>
      <w:marRight w:val="0"/>
      <w:marTop w:val="0"/>
      <w:marBottom w:val="0"/>
      <w:divBdr>
        <w:top w:val="none" w:sz="0" w:space="0" w:color="auto"/>
        <w:left w:val="none" w:sz="0" w:space="0" w:color="auto"/>
        <w:bottom w:val="none" w:sz="0" w:space="0" w:color="auto"/>
        <w:right w:val="none" w:sz="0" w:space="0" w:color="auto"/>
      </w:divBdr>
    </w:div>
    <w:div w:id="2004694582">
      <w:marLeft w:val="480"/>
      <w:marRight w:val="0"/>
      <w:marTop w:val="0"/>
      <w:marBottom w:val="0"/>
      <w:divBdr>
        <w:top w:val="none" w:sz="0" w:space="0" w:color="auto"/>
        <w:left w:val="none" w:sz="0" w:space="0" w:color="auto"/>
        <w:bottom w:val="none" w:sz="0" w:space="0" w:color="auto"/>
        <w:right w:val="none" w:sz="0" w:space="0" w:color="auto"/>
      </w:divBdr>
    </w:div>
    <w:div w:id="2006662488">
      <w:marLeft w:val="480"/>
      <w:marRight w:val="0"/>
      <w:marTop w:val="0"/>
      <w:marBottom w:val="0"/>
      <w:divBdr>
        <w:top w:val="none" w:sz="0" w:space="0" w:color="auto"/>
        <w:left w:val="none" w:sz="0" w:space="0" w:color="auto"/>
        <w:bottom w:val="none" w:sz="0" w:space="0" w:color="auto"/>
        <w:right w:val="none" w:sz="0" w:space="0" w:color="auto"/>
      </w:divBdr>
    </w:div>
    <w:div w:id="2017878365">
      <w:marLeft w:val="640"/>
      <w:marRight w:val="0"/>
      <w:marTop w:val="0"/>
      <w:marBottom w:val="0"/>
      <w:divBdr>
        <w:top w:val="none" w:sz="0" w:space="0" w:color="auto"/>
        <w:left w:val="none" w:sz="0" w:space="0" w:color="auto"/>
        <w:bottom w:val="none" w:sz="0" w:space="0" w:color="auto"/>
        <w:right w:val="none" w:sz="0" w:space="0" w:color="auto"/>
      </w:divBdr>
    </w:div>
    <w:div w:id="2018579857">
      <w:marLeft w:val="480"/>
      <w:marRight w:val="0"/>
      <w:marTop w:val="0"/>
      <w:marBottom w:val="0"/>
      <w:divBdr>
        <w:top w:val="none" w:sz="0" w:space="0" w:color="auto"/>
        <w:left w:val="none" w:sz="0" w:space="0" w:color="auto"/>
        <w:bottom w:val="none" w:sz="0" w:space="0" w:color="auto"/>
        <w:right w:val="none" w:sz="0" w:space="0" w:color="auto"/>
      </w:divBdr>
    </w:div>
    <w:div w:id="2024240273">
      <w:marLeft w:val="480"/>
      <w:marRight w:val="0"/>
      <w:marTop w:val="0"/>
      <w:marBottom w:val="0"/>
      <w:divBdr>
        <w:top w:val="none" w:sz="0" w:space="0" w:color="auto"/>
        <w:left w:val="none" w:sz="0" w:space="0" w:color="auto"/>
        <w:bottom w:val="none" w:sz="0" w:space="0" w:color="auto"/>
        <w:right w:val="none" w:sz="0" w:space="0" w:color="auto"/>
      </w:divBdr>
    </w:div>
    <w:div w:id="2025672004">
      <w:marLeft w:val="480"/>
      <w:marRight w:val="0"/>
      <w:marTop w:val="0"/>
      <w:marBottom w:val="0"/>
      <w:divBdr>
        <w:top w:val="none" w:sz="0" w:space="0" w:color="auto"/>
        <w:left w:val="none" w:sz="0" w:space="0" w:color="auto"/>
        <w:bottom w:val="none" w:sz="0" w:space="0" w:color="auto"/>
        <w:right w:val="none" w:sz="0" w:space="0" w:color="auto"/>
      </w:divBdr>
    </w:div>
    <w:div w:id="2026245707">
      <w:marLeft w:val="480"/>
      <w:marRight w:val="0"/>
      <w:marTop w:val="0"/>
      <w:marBottom w:val="0"/>
      <w:divBdr>
        <w:top w:val="none" w:sz="0" w:space="0" w:color="auto"/>
        <w:left w:val="none" w:sz="0" w:space="0" w:color="auto"/>
        <w:bottom w:val="none" w:sz="0" w:space="0" w:color="auto"/>
        <w:right w:val="none" w:sz="0" w:space="0" w:color="auto"/>
      </w:divBdr>
    </w:div>
    <w:div w:id="2029867746">
      <w:marLeft w:val="480"/>
      <w:marRight w:val="0"/>
      <w:marTop w:val="0"/>
      <w:marBottom w:val="0"/>
      <w:divBdr>
        <w:top w:val="none" w:sz="0" w:space="0" w:color="auto"/>
        <w:left w:val="none" w:sz="0" w:space="0" w:color="auto"/>
        <w:bottom w:val="none" w:sz="0" w:space="0" w:color="auto"/>
        <w:right w:val="none" w:sz="0" w:space="0" w:color="auto"/>
      </w:divBdr>
    </w:div>
    <w:div w:id="2030065544">
      <w:marLeft w:val="480"/>
      <w:marRight w:val="0"/>
      <w:marTop w:val="0"/>
      <w:marBottom w:val="0"/>
      <w:divBdr>
        <w:top w:val="none" w:sz="0" w:space="0" w:color="auto"/>
        <w:left w:val="none" w:sz="0" w:space="0" w:color="auto"/>
        <w:bottom w:val="none" w:sz="0" w:space="0" w:color="auto"/>
        <w:right w:val="none" w:sz="0" w:space="0" w:color="auto"/>
      </w:divBdr>
    </w:div>
    <w:div w:id="2033217972">
      <w:marLeft w:val="480"/>
      <w:marRight w:val="0"/>
      <w:marTop w:val="0"/>
      <w:marBottom w:val="0"/>
      <w:divBdr>
        <w:top w:val="none" w:sz="0" w:space="0" w:color="auto"/>
        <w:left w:val="none" w:sz="0" w:space="0" w:color="auto"/>
        <w:bottom w:val="none" w:sz="0" w:space="0" w:color="auto"/>
        <w:right w:val="none" w:sz="0" w:space="0" w:color="auto"/>
      </w:divBdr>
    </w:div>
    <w:div w:id="2035187108">
      <w:marLeft w:val="480"/>
      <w:marRight w:val="0"/>
      <w:marTop w:val="0"/>
      <w:marBottom w:val="0"/>
      <w:divBdr>
        <w:top w:val="none" w:sz="0" w:space="0" w:color="auto"/>
        <w:left w:val="none" w:sz="0" w:space="0" w:color="auto"/>
        <w:bottom w:val="none" w:sz="0" w:space="0" w:color="auto"/>
        <w:right w:val="none" w:sz="0" w:space="0" w:color="auto"/>
      </w:divBdr>
    </w:div>
    <w:div w:id="2035500265">
      <w:marLeft w:val="480"/>
      <w:marRight w:val="0"/>
      <w:marTop w:val="0"/>
      <w:marBottom w:val="0"/>
      <w:divBdr>
        <w:top w:val="none" w:sz="0" w:space="0" w:color="auto"/>
        <w:left w:val="none" w:sz="0" w:space="0" w:color="auto"/>
        <w:bottom w:val="none" w:sz="0" w:space="0" w:color="auto"/>
        <w:right w:val="none" w:sz="0" w:space="0" w:color="auto"/>
      </w:divBdr>
    </w:div>
    <w:div w:id="2036613776">
      <w:marLeft w:val="480"/>
      <w:marRight w:val="0"/>
      <w:marTop w:val="0"/>
      <w:marBottom w:val="0"/>
      <w:divBdr>
        <w:top w:val="none" w:sz="0" w:space="0" w:color="auto"/>
        <w:left w:val="none" w:sz="0" w:space="0" w:color="auto"/>
        <w:bottom w:val="none" w:sz="0" w:space="0" w:color="auto"/>
        <w:right w:val="none" w:sz="0" w:space="0" w:color="auto"/>
      </w:divBdr>
    </w:div>
    <w:div w:id="2037147526">
      <w:bodyDiv w:val="1"/>
      <w:marLeft w:val="0"/>
      <w:marRight w:val="0"/>
      <w:marTop w:val="0"/>
      <w:marBottom w:val="0"/>
      <w:divBdr>
        <w:top w:val="none" w:sz="0" w:space="0" w:color="auto"/>
        <w:left w:val="none" w:sz="0" w:space="0" w:color="auto"/>
        <w:bottom w:val="none" w:sz="0" w:space="0" w:color="auto"/>
        <w:right w:val="none" w:sz="0" w:space="0" w:color="auto"/>
      </w:divBdr>
    </w:div>
    <w:div w:id="2038848747">
      <w:marLeft w:val="480"/>
      <w:marRight w:val="0"/>
      <w:marTop w:val="0"/>
      <w:marBottom w:val="0"/>
      <w:divBdr>
        <w:top w:val="none" w:sz="0" w:space="0" w:color="auto"/>
        <w:left w:val="none" w:sz="0" w:space="0" w:color="auto"/>
        <w:bottom w:val="none" w:sz="0" w:space="0" w:color="auto"/>
        <w:right w:val="none" w:sz="0" w:space="0" w:color="auto"/>
      </w:divBdr>
    </w:div>
    <w:div w:id="2042433113">
      <w:marLeft w:val="480"/>
      <w:marRight w:val="0"/>
      <w:marTop w:val="0"/>
      <w:marBottom w:val="0"/>
      <w:divBdr>
        <w:top w:val="none" w:sz="0" w:space="0" w:color="auto"/>
        <w:left w:val="none" w:sz="0" w:space="0" w:color="auto"/>
        <w:bottom w:val="none" w:sz="0" w:space="0" w:color="auto"/>
        <w:right w:val="none" w:sz="0" w:space="0" w:color="auto"/>
      </w:divBdr>
    </w:div>
    <w:div w:id="2043091686">
      <w:bodyDiv w:val="1"/>
      <w:marLeft w:val="0"/>
      <w:marRight w:val="0"/>
      <w:marTop w:val="0"/>
      <w:marBottom w:val="0"/>
      <w:divBdr>
        <w:top w:val="none" w:sz="0" w:space="0" w:color="auto"/>
        <w:left w:val="none" w:sz="0" w:space="0" w:color="auto"/>
        <w:bottom w:val="none" w:sz="0" w:space="0" w:color="auto"/>
        <w:right w:val="none" w:sz="0" w:space="0" w:color="auto"/>
      </w:divBdr>
    </w:div>
    <w:div w:id="2043094299">
      <w:marLeft w:val="640"/>
      <w:marRight w:val="0"/>
      <w:marTop w:val="0"/>
      <w:marBottom w:val="0"/>
      <w:divBdr>
        <w:top w:val="none" w:sz="0" w:space="0" w:color="auto"/>
        <w:left w:val="none" w:sz="0" w:space="0" w:color="auto"/>
        <w:bottom w:val="none" w:sz="0" w:space="0" w:color="auto"/>
        <w:right w:val="none" w:sz="0" w:space="0" w:color="auto"/>
      </w:divBdr>
    </w:div>
    <w:div w:id="2044091219">
      <w:marLeft w:val="480"/>
      <w:marRight w:val="0"/>
      <w:marTop w:val="0"/>
      <w:marBottom w:val="0"/>
      <w:divBdr>
        <w:top w:val="none" w:sz="0" w:space="0" w:color="auto"/>
        <w:left w:val="none" w:sz="0" w:space="0" w:color="auto"/>
        <w:bottom w:val="none" w:sz="0" w:space="0" w:color="auto"/>
        <w:right w:val="none" w:sz="0" w:space="0" w:color="auto"/>
      </w:divBdr>
    </w:div>
    <w:div w:id="2044935454">
      <w:marLeft w:val="480"/>
      <w:marRight w:val="0"/>
      <w:marTop w:val="0"/>
      <w:marBottom w:val="0"/>
      <w:divBdr>
        <w:top w:val="none" w:sz="0" w:space="0" w:color="auto"/>
        <w:left w:val="none" w:sz="0" w:space="0" w:color="auto"/>
        <w:bottom w:val="none" w:sz="0" w:space="0" w:color="auto"/>
        <w:right w:val="none" w:sz="0" w:space="0" w:color="auto"/>
      </w:divBdr>
    </w:div>
    <w:div w:id="2049404683">
      <w:marLeft w:val="480"/>
      <w:marRight w:val="0"/>
      <w:marTop w:val="0"/>
      <w:marBottom w:val="0"/>
      <w:divBdr>
        <w:top w:val="none" w:sz="0" w:space="0" w:color="auto"/>
        <w:left w:val="none" w:sz="0" w:space="0" w:color="auto"/>
        <w:bottom w:val="none" w:sz="0" w:space="0" w:color="auto"/>
        <w:right w:val="none" w:sz="0" w:space="0" w:color="auto"/>
      </w:divBdr>
    </w:div>
    <w:div w:id="2050757309">
      <w:marLeft w:val="480"/>
      <w:marRight w:val="0"/>
      <w:marTop w:val="0"/>
      <w:marBottom w:val="0"/>
      <w:divBdr>
        <w:top w:val="none" w:sz="0" w:space="0" w:color="auto"/>
        <w:left w:val="none" w:sz="0" w:space="0" w:color="auto"/>
        <w:bottom w:val="none" w:sz="0" w:space="0" w:color="auto"/>
        <w:right w:val="none" w:sz="0" w:space="0" w:color="auto"/>
      </w:divBdr>
    </w:div>
    <w:div w:id="2053576011">
      <w:marLeft w:val="640"/>
      <w:marRight w:val="0"/>
      <w:marTop w:val="0"/>
      <w:marBottom w:val="0"/>
      <w:divBdr>
        <w:top w:val="none" w:sz="0" w:space="0" w:color="auto"/>
        <w:left w:val="none" w:sz="0" w:space="0" w:color="auto"/>
        <w:bottom w:val="none" w:sz="0" w:space="0" w:color="auto"/>
        <w:right w:val="none" w:sz="0" w:space="0" w:color="auto"/>
      </w:divBdr>
    </w:div>
    <w:div w:id="2053846696">
      <w:marLeft w:val="480"/>
      <w:marRight w:val="0"/>
      <w:marTop w:val="0"/>
      <w:marBottom w:val="0"/>
      <w:divBdr>
        <w:top w:val="none" w:sz="0" w:space="0" w:color="auto"/>
        <w:left w:val="none" w:sz="0" w:space="0" w:color="auto"/>
        <w:bottom w:val="none" w:sz="0" w:space="0" w:color="auto"/>
        <w:right w:val="none" w:sz="0" w:space="0" w:color="auto"/>
      </w:divBdr>
    </w:div>
    <w:div w:id="2054191215">
      <w:bodyDiv w:val="1"/>
      <w:marLeft w:val="0"/>
      <w:marRight w:val="0"/>
      <w:marTop w:val="0"/>
      <w:marBottom w:val="0"/>
      <w:divBdr>
        <w:top w:val="none" w:sz="0" w:space="0" w:color="auto"/>
        <w:left w:val="none" w:sz="0" w:space="0" w:color="auto"/>
        <w:bottom w:val="none" w:sz="0" w:space="0" w:color="auto"/>
        <w:right w:val="none" w:sz="0" w:space="0" w:color="auto"/>
      </w:divBdr>
    </w:div>
    <w:div w:id="2056157063">
      <w:marLeft w:val="480"/>
      <w:marRight w:val="0"/>
      <w:marTop w:val="0"/>
      <w:marBottom w:val="0"/>
      <w:divBdr>
        <w:top w:val="none" w:sz="0" w:space="0" w:color="auto"/>
        <w:left w:val="none" w:sz="0" w:space="0" w:color="auto"/>
        <w:bottom w:val="none" w:sz="0" w:space="0" w:color="auto"/>
        <w:right w:val="none" w:sz="0" w:space="0" w:color="auto"/>
      </w:divBdr>
    </w:div>
    <w:div w:id="2058359819">
      <w:marLeft w:val="480"/>
      <w:marRight w:val="0"/>
      <w:marTop w:val="0"/>
      <w:marBottom w:val="0"/>
      <w:divBdr>
        <w:top w:val="none" w:sz="0" w:space="0" w:color="auto"/>
        <w:left w:val="none" w:sz="0" w:space="0" w:color="auto"/>
        <w:bottom w:val="none" w:sz="0" w:space="0" w:color="auto"/>
        <w:right w:val="none" w:sz="0" w:space="0" w:color="auto"/>
      </w:divBdr>
    </w:div>
    <w:div w:id="2058895122">
      <w:marLeft w:val="480"/>
      <w:marRight w:val="0"/>
      <w:marTop w:val="0"/>
      <w:marBottom w:val="0"/>
      <w:divBdr>
        <w:top w:val="none" w:sz="0" w:space="0" w:color="auto"/>
        <w:left w:val="none" w:sz="0" w:space="0" w:color="auto"/>
        <w:bottom w:val="none" w:sz="0" w:space="0" w:color="auto"/>
        <w:right w:val="none" w:sz="0" w:space="0" w:color="auto"/>
      </w:divBdr>
    </w:div>
    <w:div w:id="2060124647">
      <w:marLeft w:val="480"/>
      <w:marRight w:val="0"/>
      <w:marTop w:val="0"/>
      <w:marBottom w:val="0"/>
      <w:divBdr>
        <w:top w:val="none" w:sz="0" w:space="0" w:color="auto"/>
        <w:left w:val="none" w:sz="0" w:space="0" w:color="auto"/>
        <w:bottom w:val="none" w:sz="0" w:space="0" w:color="auto"/>
        <w:right w:val="none" w:sz="0" w:space="0" w:color="auto"/>
      </w:divBdr>
    </w:div>
    <w:div w:id="2060205156">
      <w:marLeft w:val="480"/>
      <w:marRight w:val="0"/>
      <w:marTop w:val="0"/>
      <w:marBottom w:val="0"/>
      <w:divBdr>
        <w:top w:val="none" w:sz="0" w:space="0" w:color="auto"/>
        <w:left w:val="none" w:sz="0" w:space="0" w:color="auto"/>
        <w:bottom w:val="none" w:sz="0" w:space="0" w:color="auto"/>
        <w:right w:val="none" w:sz="0" w:space="0" w:color="auto"/>
      </w:divBdr>
    </w:div>
    <w:div w:id="2060322046">
      <w:marLeft w:val="480"/>
      <w:marRight w:val="0"/>
      <w:marTop w:val="0"/>
      <w:marBottom w:val="0"/>
      <w:divBdr>
        <w:top w:val="none" w:sz="0" w:space="0" w:color="auto"/>
        <w:left w:val="none" w:sz="0" w:space="0" w:color="auto"/>
        <w:bottom w:val="none" w:sz="0" w:space="0" w:color="auto"/>
        <w:right w:val="none" w:sz="0" w:space="0" w:color="auto"/>
      </w:divBdr>
    </w:div>
    <w:div w:id="2064136179">
      <w:marLeft w:val="480"/>
      <w:marRight w:val="0"/>
      <w:marTop w:val="0"/>
      <w:marBottom w:val="0"/>
      <w:divBdr>
        <w:top w:val="none" w:sz="0" w:space="0" w:color="auto"/>
        <w:left w:val="none" w:sz="0" w:space="0" w:color="auto"/>
        <w:bottom w:val="none" w:sz="0" w:space="0" w:color="auto"/>
        <w:right w:val="none" w:sz="0" w:space="0" w:color="auto"/>
      </w:divBdr>
    </w:div>
    <w:div w:id="2066903206">
      <w:bodyDiv w:val="1"/>
      <w:marLeft w:val="0"/>
      <w:marRight w:val="0"/>
      <w:marTop w:val="0"/>
      <w:marBottom w:val="0"/>
      <w:divBdr>
        <w:top w:val="none" w:sz="0" w:space="0" w:color="auto"/>
        <w:left w:val="none" w:sz="0" w:space="0" w:color="auto"/>
        <w:bottom w:val="none" w:sz="0" w:space="0" w:color="auto"/>
        <w:right w:val="none" w:sz="0" w:space="0" w:color="auto"/>
      </w:divBdr>
    </w:div>
    <w:div w:id="2070422206">
      <w:marLeft w:val="480"/>
      <w:marRight w:val="0"/>
      <w:marTop w:val="0"/>
      <w:marBottom w:val="0"/>
      <w:divBdr>
        <w:top w:val="none" w:sz="0" w:space="0" w:color="auto"/>
        <w:left w:val="none" w:sz="0" w:space="0" w:color="auto"/>
        <w:bottom w:val="none" w:sz="0" w:space="0" w:color="auto"/>
        <w:right w:val="none" w:sz="0" w:space="0" w:color="auto"/>
      </w:divBdr>
    </w:div>
    <w:div w:id="2071689164">
      <w:marLeft w:val="640"/>
      <w:marRight w:val="0"/>
      <w:marTop w:val="0"/>
      <w:marBottom w:val="0"/>
      <w:divBdr>
        <w:top w:val="none" w:sz="0" w:space="0" w:color="auto"/>
        <w:left w:val="none" w:sz="0" w:space="0" w:color="auto"/>
        <w:bottom w:val="none" w:sz="0" w:space="0" w:color="auto"/>
        <w:right w:val="none" w:sz="0" w:space="0" w:color="auto"/>
      </w:divBdr>
    </w:div>
    <w:div w:id="2071925401">
      <w:marLeft w:val="480"/>
      <w:marRight w:val="0"/>
      <w:marTop w:val="0"/>
      <w:marBottom w:val="0"/>
      <w:divBdr>
        <w:top w:val="none" w:sz="0" w:space="0" w:color="auto"/>
        <w:left w:val="none" w:sz="0" w:space="0" w:color="auto"/>
        <w:bottom w:val="none" w:sz="0" w:space="0" w:color="auto"/>
        <w:right w:val="none" w:sz="0" w:space="0" w:color="auto"/>
      </w:divBdr>
    </w:div>
    <w:div w:id="2072650142">
      <w:marLeft w:val="480"/>
      <w:marRight w:val="0"/>
      <w:marTop w:val="0"/>
      <w:marBottom w:val="0"/>
      <w:divBdr>
        <w:top w:val="none" w:sz="0" w:space="0" w:color="auto"/>
        <w:left w:val="none" w:sz="0" w:space="0" w:color="auto"/>
        <w:bottom w:val="none" w:sz="0" w:space="0" w:color="auto"/>
        <w:right w:val="none" w:sz="0" w:space="0" w:color="auto"/>
      </w:divBdr>
    </w:div>
    <w:div w:id="2075353516">
      <w:marLeft w:val="640"/>
      <w:marRight w:val="0"/>
      <w:marTop w:val="0"/>
      <w:marBottom w:val="0"/>
      <w:divBdr>
        <w:top w:val="none" w:sz="0" w:space="0" w:color="auto"/>
        <w:left w:val="none" w:sz="0" w:space="0" w:color="auto"/>
        <w:bottom w:val="none" w:sz="0" w:space="0" w:color="auto"/>
        <w:right w:val="none" w:sz="0" w:space="0" w:color="auto"/>
      </w:divBdr>
    </w:div>
    <w:div w:id="2081906127">
      <w:marLeft w:val="480"/>
      <w:marRight w:val="0"/>
      <w:marTop w:val="0"/>
      <w:marBottom w:val="0"/>
      <w:divBdr>
        <w:top w:val="none" w:sz="0" w:space="0" w:color="auto"/>
        <w:left w:val="none" w:sz="0" w:space="0" w:color="auto"/>
        <w:bottom w:val="none" w:sz="0" w:space="0" w:color="auto"/>
        <w:right w:val="none" w:sz="0" w:space="0" w:color="auto"/>
      </w:divBdr>
    </w:div>
    <w:div w:id="2084831409">
      <w:marLeft w:val="480"/>
      <w:marRight w:val="0"/>
      <w:marTop w:val="0"/>
      <w:marBottom w:val="0"/>
      <w:divBdr>
        <w:top w:val="none" w:sz="0" w:space="0" w:color="auto"/>
        <w:left w:val="none" w:sz="0" w:space="0" w:color="auto"/>
        <w:bottom w:val="none" w:sz="0" w:space="0" w:color="auto"/>
        <w:right w:val="none" w:sz="0" w:space="0" w:color="auto"/>
      </w:divBdr>
    </w:div>
    <w:div w:id="2084834633">
      <w:bodyDiv w:val="1"/>
      <w:marLeft w:val="0"/>
      <w:marRight w:val="0"/>
      <w:marTop w:val="0"/>
      <w:marBottom w:val="0"/>
      <w:divBdr>
        <w:top w:val="none" w:sz="0" w:space="0" w:color="auto"/>
        <w:left w:val="none" w:sz="0" w:space="0" w:color="auto"/>
        <w:bottom w:val="none" w:sz="0" w:space="0" w:color="auto"/>
        <w:right w:val="none" w:sz="0" w:space="0" w:color="auto"/>
      </w:divBdr>
    </w:div>
    <w:div w:id="2085688540">
      <w:marLeft w:val="480"/>
      <w:marRight w:val="0"/>
      <w:marTop w:val="0"/>
      <w:marBottom w:val="0"/>
      <w:divBdr>
        <w:top w:val="none" w:sz="0" w:space="0" w:color="auto"/>
        <w:left w:val="none" w:sz="0" w:space="0" w:color="auto"/>
        <w:bottom w:val="none" w:sz="0" w:space="0" w:color="auto"/>
        <w:right w:val="none" w:sz="0" w:space="0" w:color="auto"/>
      </w:divBdr>
    </w:div>
    <w:div w:id="2085835848">
      <w:bodyDiv w:val="1"/>
      <w:marLeft w:val="0"/>
      <w:marRight w:val="0"/>
      <w:marTop w:val="0"/>
      <w:marBottom w:val="0"/>
      <w:divBdr>
        <w:top w:val="none" w:sz="0" w:space="0" w:color="auto"/>
        <w:left w:val="none" w:sz="0" w:space="0" w:color="auto"/>
        <w:bottom w:val="none" w:sz="0" w:space="0" w:color="auto"/>
        <w:right w:val="none" w:sz="0" w:space="0" w:color="auto"/>
      </w:divBdr>
    </w:div>
    <w:div w:id="2085911835">
      <w:bodyDiv w:val="1"/>
      <w:marLeft w:val="0"/>
      <w:marRight w:val="0"/>
      <w:marTop w:val="0"/>
      <w:marBottom w:val="0"/>
      <w:divBdr>
        <w:top w:val="none" w:sz="0" w:space="0" w:color="auto"/>
        <w:left w:val="none" w:sz="0" w:space="0" w:color="auto"/>
        <w:bottom w:val="none" w:sz="0" w:space="0" w:color="auto"/>
        <w:right w:val="none" w:sz="0" w:space="0" w:color="auto"/>
      </w:divBdr>
    </w:div>
    <w:div w:id="2085952843">
      <w:marLeft w:val="480"/>
      <w:marRight w:val="0"/>
      <w:marTop w:val="0"/>
      <w:marBottom w:val="0"/>
      <w:divBdr>
        <w:top w:val="none" w:sz="0" w:space="0" w:color="auto"/>
        <w:left w:val="none" w:sz="0" w:space="0" w:color="auto"/>
        <w:bottom w:val="none" w:sz="0" w:space="0" w:color="auto"/>
        <w:right w:val="none" w:sz="0" w:space="0" w:color="auto"/>
      </w:divBdr>
    </w:div>
    <w:div w:id="2091192612">
      <w:marLeft w:val="480"/>
      <w:marRight w:val="0"/>
      <w:marTop w:val="0"/>
      <w:marBottom w:val="0"/>
      <w:divBdr>
        <w:top w:val="none" w:sz="0" w:space="0" w:color="auto"/>
        <w:left w:val="none" w:sz="0" w:space="0" w:color="auto"/>
        <w:bottom w:val="none" w:sz="0" w:space="0" w:color="auto"/>
        <w:right w:val="none" w:sz="0" w:space="0" w:color="auto"/>
      </w:divBdr>
    </w:div>
    <w:div w:id="2092462647">
      <w:marLeft w:val="640"/>
      <w:marRight w:val="0"/>
      <w:marTop w:val="0"/>
      <w:marBottom w:val="0"/>
      <w:divBdr>
        <w:top w:val="none" w:sz="0" w:space="0" w:color="auto"/>
        <w:left w:val="none" w:sz="0" w:space="0" w:color="auto"/>
        <w:bottom w:val="none" w:sz="0" w:space="0" w:color="auto"/>
        <w:right w:val="none" w:sz="0" w:space="0" w:color="auto"/>
      </w:divBdr>
    </w:div>
    <w:div w:id="2095662098">
      <w:marLeft w:val="480"/>
      <w:marRight w:val="0"/>
      <w:marTop w:val="0"/>
      <w:marBottom w:val="0"/>
      <w:divBdr>
        <w:top w:val="none" w:sz="0" w:space="0" w:color="auto"/>
        <w:left w:val="none" w:sz="0" w:space="0" w:color="auto"/>
        <w:bottom w:val="none" w:sz="0" w:space="0" w:color="auto"/>
        <w:right w:val="none" w:sz="0" w:space="0" w:color="auto"/>
      </w:divBdr>
    </w:div>
    <w:div w:id="2095668264">
      <w:marLeft w:val="640"/>
      <w:marRight w:val="0"/>
      <w:marTop w:val="0"/>
      <w:marBottom w:val="0"/>
      <w:divBdr>
        <w:top w:val="none" w:sz="0" w:space="0" w:color="auto"/>
        <w:left w:val="none" w:sz="0" w:space="0" w:color="auto"/>
        <w:bottom w:val="none" w:sz="0" w:space="0" w:color="auto"/>
        <w:right w:val="none" w:sz="0" w:space="0" w:color="auto"/>
      </w:divBdr>
    </w:div>
    <w:div w:id="2096391077">
      <w:marLeft w:val="480"/>
      <w:marRight w:val="0"/>
      <w:marTop w:val="0"/>
      <w:marBottom w:val="0"/>
      <w:divBdr>
        <w:top w:val="none" w:sz="0" w:space="0" w:color="auto"/>
        <w:left w:val="none" w:sz="0" w:space="0" w:color="auto"/>
        <w:bottom w:val="none" w:sz="0" w:space="0" w:color="auto"/>
        <w:right w:val="none" w:sz="0" w:space="0" w:color="auto"/>
      </w:divBdr>
    </w:div>
    <w:div w:id="2096976219">
      <w:marLeft w:val="480"/>
      <w:marRight w:val="0"/>
      <w:marTop w:val="0"/>
      <w:marBottom w:val="0"/>
      <w:divBdr>
        <w:top w:val="none" w:sz="0" w:space="0" w:color="auto"/>
        <w:left w:val="none" w:sz="0" w:space="0" w:color="auto"/>
        <w:bottom w:val="none" w:sz="0" w:space="0" w:color="auto"/>
        <w:right w:val="none" w:sz="0" w:space="0" w:color="auto"/>
      </w:divBdr>
    </w:div>
    <w:div w:id="2100909826">
      <w:marLeft w:val="480"/>
      <w:marRight w:val="0"/>
      <w:marTop w:val="0"/>
      <w:marBottom w:val="0"/>
      <w:divBdr>
        <w:top w:val="none" w:sz="0" w:space="0" w:color="auto"/>
        <w:left w:val="none" w:sz="0" w:space="0" w:color="auto"/>
        <w:bottom w:val="none" w:sz="0" w:space="0" w:color="auto"/>
        <w:right w:val="none" w:sz="0" w:space="0" w:color="auto"/>
      </w:divBdr>
    </w:div>
    <w:div w:id="2104181092">
      <w:bodyDiv w:val="1"/>
      <w:marLeft w:val="0"/>
      <w:marRight w:val="0"/>
      <w:marTop w:val="0"/>
      <w:marBottom w:val="0"/>
      <w:divBdr>
        <w:top w:val="none" w:sz="0" w:space="0" w:color="auto"/>
        <w:left w:val="none" w:sz="0" w:space="0" w:color="auto"/>
        <w:bottom w:val="none" w:sz="0" w:space="0" w:color="auto"/>
        <w:right w:val="none" w:sz="0" w:space="0" w:color="auto"/>
      </w:divBdr>
      <w:divsChild>
        <w:div w:id="75906126">
          <w:marLeft w:val="480"/>
          <w:marRight w:val="0"/>
          <w:marTop w:val="0"/>
          <w:marBottom w:val="0"/>
          <w:divBdr>
            <w:top w:val="none" w:sz="0" w:space="0" w:color="auto"/>
            <w:left w:val="none" w:sz="0" w:space="0" w:color="auto"/>
            <w:bottom w:val="none" w:sz="0" w:space="0" w:color="auto"/>
            <w:right w:val="none" w:sz="0" w:space="0" w:color="auto"/>
          </w:divBdr>
        </w:div>
        <w:div w:id="151147484">
          <w:marLeft w:val="480"/>
          <w:marRight w:val="0"/>
          <w:marTop w:val="0"/>
          <w:marBottom w:val="0"/>
          <w:divBdr>
            <w:top w:val="none" w:sz="0" w:space="0" w:color="auto"/>
            <w:left w:val="none" w:sz="0" w:space="0" w:color="auto"/>
            <w:bottom w:val="none" w:sz="0" w:space="0" w:color="auto"/>
            <w:right w:val="none" w:sz="0" w:space="0" w:color="auto"/>
          </w:divBdr>
        </w:div>
        <w:div w:id="172303874">
          <w:marLeft w:val="480"/>
          <w:marRight w:val="0"/>
          <w:marTop w:val="0"/>
          <w:marBottom w:val="0"/>
          <w:divBdr>
            <w:top w:val="none" w:sz="0" w:space="0" w:color="auto"/>
            <w:left w:val="none" w:sz="0" w:space="0" w:color="auto"/>
            <w:bottom w:val="none" w:sz="0" w:space="0" w:color="auto"/>
            <w:right w:val="none" w:sz="0" w:space="0" w:color="auto"/>
          </w:divBdr>
        </w:div>
        <w:div w:id="247664353">
          <w:marLeft w:val="480"/>
          <w:marRight w:val="0"/>
          <w:marTop w:val="0"/>
          <w:marBottom w:val="0"/>
          <w:divBdr>
            <w:top w:val="none" w:sz="0" w:space="0" w:color="auto"/>
            <w:left w:val="none" w:sz="0" w:space="0" w:color="auto"/>
            <w:bottom w:val="none" w:sz="0" w:space="0" w:color="auto"/>
            <w:right w:val="none" w:sz="0" w:space="0" w:color="auto"/>
          </w:divBdr>
        </w:div>
        <w:div w:id="341859082">
          <w:marLeft w:val="480"/>
          <w:marRight w:val="0"/>
          <w:marTop w:val="0"/>
          <w:marBottom w:val="0"/>
          <w:divBdr>
            <w:top w:val="none" w:sz="0" w:space="0" w:color="auto"/>
            <w:left w:val="none" w:sz="0" w:space="0" w:color="auto"/>
            <w:bottom w:val="none" w:sz="0" w:space="0" w:color="auto"/>
            <w:right w:val="none" w:sz="0" w:space="0" w:color="auto"/>
          </w:divBdr>
        </w:div>
        <w:div w:id="482623704">
          <w:marLeft w:val="480"/>
          <w:marRight w:val="0"/>
          <w:marTop w:val="0"/>
          <w:marBottom w:val="0"/>
          <w:divBdr>
            <w:top w:val="none" w:sz="0" w:space="0" w:color="auto"/>
            <w:left w:val="none" w:sz="0" w:space="0" w:color="auto"/>
            <w:bottom w:val="none" w:sz="0" w:space="0" w:color="auto"/>
            <w:right w:val="none" w:sz="0" w:space="0" w:color="auto"/>
          </w:divBdr>
        </w:div>
        <w:div w:id="570702075">
          <w:marLeft w:val="480"/>
          <w:marRight w:val="0"/>
          <w:marTop w:val="0"/>
          <w:marBottom w:val="0"/>
          <w:divBdr>
            <w:top w:val="none" w:sz="0" w:space="0" w:color="auto"/>
            <w:left w:val="none" w:sz="0" w:space="0" w:color="auto"/>
            <w:bottom w:val="none" w:sz="0" w:space="0" w:color="auto"/>
            <w:right w:val="none" w:sz="0" w:space="0" w:color="auto"/>
          </w:divBdr>
        </w:div>
        <w:div w:id="622425854">
          <w:marLeft w:val="480"/>
          <w:marRight w:val="0"/>
          <w:marTop w:val="0"/>
          <w:marBottom w:val="0"/>
          <w:divBdr>
            <w:top w:val="none" w:sz="0" w:space="0" w:color="auto"/>
            <w:left w:val="none" w:sz="0" w:space="0" w:color="auto"/>
            <w:bottom w:val="none" w:sz="0" w:space="0" w:color="auto"/>
            <w:right w:val="none" w:sz="0" w:space="0" w:color="auto"/>
          </w:divBdr>
        </w:div>
        <w:div w:id="626132675">
          <w:marLeft w:val="480"/>
          <w:marRight w:val="0"/>
          <w:marTop w:val="0"/>
          <w:marBottom w:val="0"/>
          <w:divBdr>
            <w:top w:val="none" w:sz="0" w:space="0" w:color="auto"/>
            <w:left w:val="none" w:sz="0" w:space="0" w:color="auto"/>
            <w:bottom w:val="none" w:sz="0" w:space="0" w:color="auto"/>
            <w:right w:val="none" w:sz="0" w:space="0" w:color="auto"/>
          </w:divBdr>
        </w:div>
        <w:div w:id="956448799">
          <w:marLeft w:val="480"/>
          <w:marRight w:val="0"/>
          <w:marTop w:val="0"/>
          <w:marBottom w:val="0"/>
          <w:divBdr>
            <w:top w:val="none" w:sz="0" w:space="0" w:color="auto"/>
            <w:left w:val="none" w:sz="0" w:space="0" w:color="auto"/>
            <w:bottom w:val="none" w:sz="0" w:space="0" w:color="auto"/>
            <w:right w:val="none" w:sz="0" w:space="0" w:color="auto"/>
          </w:divBdr>
        </w:div>
        <w:div w:id="964845598">
          <w:marLeft w:val="480"/>
          <w:marRight w:val="0"/>
          <w:marTop w:val="0"/>
          <w:marBottom w:val="0"/>
          <w:divBdr>
            <w:top w:val="none" w:sz="0" w:space="0" w:color="auto"/>
            <w:left w:val="none" w:sz="0" w:space="0" w:color="auto"/>
            <w:bottom w:val="none" w:sz="0" w:space="0" w:color="auto"/>
            <w:right w:val="none" w:sz="0" w:space="0" w:color="auto"/>
          </w:divBdr>
        </w:div>
        <w:div w:id="1193226017">
          <w:marLeft w:val="480"/>
          <w:marRight w:val="0"/>
          <w:marTop w:val="0"/>
          <w:marBottom w:val="0"/>
          <w:divBdr>
            <w:top w:val="none" w:sz="0" w:space="0" w:color="auto"/>
            <w:left w:val="none" w:sz="0" w:space="0" w:color="auto"/>
            <w:bottom w:val="none" w:sz="0" w:space="0" w:color="auto"/>
            <w:right w:val="none" w:sz="0" w:space="0" w:color="auto"/>
          </w:divBdr>
        </w:div>
        <w:div w:id="1245651867">
          <w:marLeft w:val="480"/>
          <w:marRight w:val="0"/>
          <w:marTop w:val="0"/>
          <w:marBottom w:val="0"/>
          <w:divBdr>
            <w:top w:val="none" w:sz="0" w:space="0" w:color="auto"/>
            <w:left w:val="none" w:sz="0" w:space="0" w:color="auto"/>
            <w:bottom w:val="none" w:sz="0" w:space="0" w:color="auto"/>
            <w:right w:val="none" w:sz="0" w:space="0" w:color="auto"/>
          </w:divBdr>
        </w:div>
        <w:div w:id="1299602428">
          <w:marLeft w:val="480"/>
          <w:marRight w:val="0"/>
          <w:marTop w:val="0"/>
          <w:marBottom w:val="0"/>
          <w:divBdr>
            <w:top w:val="none" w:sz="0" w:space="0" w:color="auto"/>
            <w:left w:val="none" w:sz="0" w:space="0" w:color="auto"/>
            <w:bottom w:val="none" w:sz="0" w:space="0" w:color="auto"/>
            <w:right w:val="none" w:sz="0" w:space="0" w:color="auto"/>
          </w:divBdr>
        </w:div>
        <w:div w:id="1365670350">
          <w:marLeft w:val="480"/>
          <w:marRight w:val="0"/>
          <w:marTop w:val="0"/>
          <w:marBottom w:val="0"/>
          <w:divBdr>
            <w:top w:val="none" w:sz="0" w:space="0" w:color="auto"/>
            <w:left w:val="none" w:sz="0" w:space="0" w:color="auto"/>
            <w:bottom w:val="none" w:sz="0" w:space="0" w:color="auto"/>
            <w:right w:val="none" w:sz="0" w:space="0" w:color="auto"/>
          </w:divBdr>
        </w:div>
        <w:div w:id="1368488833">
          <w:marLeft w:val="480"/>
          <w:marRight w:val="0"/>
          <w:marTop w:val="0"/>
          <w:marBottom w:val="0"/>
          <w:divBdr>
            <w:top w:val="none" w:sz="0" w:space="0" w:color="auto"/>
            <w:left w:val="none" w:sz="0" w:space="0" w:color="auto"/>
            <w:bottom w:val="none" w:sz="0" w:space="0" w:color="auto"/>
            <w:right w:val="none" w:sz="0" w:space="0" w:color="auto"/>
          </w:divBdr>
        </w:div>
        <w:div w:id="1463229791">
          <w:marLeft w:val="480"/>
          <w:marRight w:val="0"/>
          <w:marTop w:val="0"/>
          <w:marBottom w:val="0"/>
          <w:divBdr>
            <w:top w:val="none" w:sz="0" w:space="0" w:color="auto"/>
            <w:left w:val="none" w:sz="0" w:space="0" w:color="auto"/>
            <w:bottom w:val="none" w:sz="0" w:space="0" w:color="auto"/>
            <w:right w:val="none" w:sz="0" w:space="0" w:color="auto"/>
          </w:divBdr>
        </w:div>
        <w:div w:id="1640646978">
          <w:marLeft w:val="480"/>
          <w:marRight w:val="0"/>
          <w:marTop w:val="0"/>
          <w:marBottom w:val="0"/>
          <w:divBdr>
            <w:top w:val="none" w:sz="0" w:space="0" w:color="auto"/>
            <w:left w:val="none" w:sz="0" w:space="0" w:color="auto"/>
            <w:bottom w:val="none" w:sz="0" w:space="0" w:color="auto"/>
            <w:right w:val="none" w:sz="0" w:space="0" w:color="auto"/>
          </w:divBdr>
        </w:div>
        <w:div w:id="1870756519">
          <w:marLeft w:val="480"/>
          <w:marRight w:val="0"/>
          <w:marTop w:val="0"/>
          <w:marBottom w:val="0"/>
          <w:divBdr>
            <w:top w:val="none" w:sz="0" w:space="0" w:color="auto"/>
            <w:left w:val="none" w:sz="0" w:space="0" w:color="auto"/>
            <w:bottom w:val="none" w:sz="0" w:space="0" w:color="auto"/>
            <w:right w:val="none" w:sz="0" w:space="0" w:color="auto"/>
          </w:divBdr>
        </w:div>
        <w:div w:id="1953390711">
          <w:marLeft w:val="480"/>
          <w:marRight w:val="0"/>
          <w:marTop w:val="0"/>
          <w:marBottom w:val="0"/>
          <w:divBdr>
            <w:top w:val="none" w:sz="0" w:space="0" w:color="auto"/>
            <w:left w:val="none" w:sz="0" w:space="0" w:color="auto"/>
            <w:bottom w:val="none" w:sz="0" w:space="0" w:color="auto"/>
            <w:right w:val="none" w:sz="0" w:space="0" w:color="auto"/>
          </w:divBdr>
        </w:div>
        <w:div w:id="1985890649">
          <w:marLeft w:val="480"/>
          <w:marRight w:val="0"/>
          <w:marTop w:val="0"/>
          <w:marBottom w:val="0"/>
          <w:divBdr>
            <w:top w:val="none" w:sz="0" w:space="0" w:color="auto"/>
            <w:left w:val="none" w:sz="0" w:space="0" w:color="auto"/>
            <w:bottom w:val="none" w:sz="0" w:space="0" w:color="auto"/>
            <w:right w:val="none" w:sz="0" w:space="0" w:color="auto"/>
          </w:divBdr>
        </w:div>
        <w:div w:id="2065177383">
          <w:marLeft w:val="480"/>
          <w:marRight w:val="0"/>
          <w:marTop w:val="0"/>
          <w:marBottom w:val="0"/>
          <w:divBdr>
            <w:top w:val="none" w:sz="0" w:space="0" w:color="auto"/>
            <w:left w:val="none" w:sz="0" w:space="0" w:color="auto"/>
            <w:bottom w:val="none" w:sz="0" w:space="0" w:color="auto"/>
            <w:right w:val="none" w:sz="0" w:space="0" w:color="auto"/>
          </w:divBdr>
        </w:div>
        <w:div w:id="2083988087">
          <w:marLeft w:val="480"/>
          <w:marRight w:val="0"/>
          <w:marTop w:val="0"/>
          <w:marBottom w:val="0"/>
          <w:divBdr>
            <w:top w:val="none" w:sz="0" w:space="0" w:color="auto"/>
            <w:left w:val="none" w:sz="0" w:space="0" w:color="auto"/>
            <w:bottom w:val="none" w:sz="0" w:space="0" w:color="auto"/>
            <w:right w:val="none" w:sz="0" w:space="0" w:color="auto"/>
          </w:divBdr>
        </w:div>
      </w:divsChild>
    </w:div>
    <w:div w:id="2104565934">
      <w:marLeft w:val="480"/>
      <w:marRight w:val="0"/>
      <w:marTop w:val="0"/>
      <w:marBottom w:val="0"/>
      <w:divBdr>
        <w:top w:val="none" w:sz="0" w:space="0" w:color="auto"/>
        <w:left w:val="none" w:sz="0" w:space="0" w:color="auto"/>
        <w:bottom w:val="none" w:sz="0" w:space="0" w:color="auto"/>
        <w:right w:val="none" w:sz="0" w:space="0" w:color="auto"/>
      </w:divBdr>
    </w:div>
    <w:div w:id="2108689092">
      <w:bodyDiv w:val="1"/>
      <w:marLeft w:val="0"/>
      <w:marRight w:val="0"/>
      <w:marTop w:val="0"/>
      <w:marBottom w:val="0"/>
      <w:divBdr>
        <w:top w:val="none" w:sz="0" w:space="0" w:color="auto"/>
        <w:left w:val="none" w:sz="0" w:space="0" w:color="auto"/>
        <w:bottom w:val="none" w:sz="0" w:space="0" w:color="auto"/>
        <w:right w:val="none" w:sz="0" w:space="0" w:color="auto"/>
      </w:divBdr>
      <w:divsChild>
        <w:div w:id="177618933">
          <w:marLeft w:val="480"/>
          <w:marRight w:val="0"/>
          <w:marTop w:val="0"/>
          <w:marBottom w:val="0"/>
          <w:divBdr>
            <w:top w:val="none" w:sz="0" w:space="0" w:color="auto"/>
            <w:left w:val="none" w:sz="0" w:space="0" w:color="auto"/>
            <w:bottom w:val="none" w:sz="0" w:space="0" w:color="auto"/>
            <w:right w:val="none" w:sz="0" w:space="0" w:color="auto"/>
          </w:divBdr>
        </w:div>
        <w:div w:id="277638598">
          <w:marLeft w:val="480"/>
          <w:marRight w:val="0"/>
          <w:marTop w:val="0"/>
          <w:marBottom w:val="0"/>
          <w:divBdr>
            <w:top w:val="none" w:sz="0" w:space="0" w:color="auto"/>
            <w:left w:val="none" w:sz="0" w:space="0" w:color="auto"/>
            <w:bottom w:val="none" w:sz="0" w:space="0" w:color="auto"/>
            <w:right w:val="none" w:sz="0" w:space="0" w:color="auto"/>
          </w:divBdr>
        </w:div>
        <w:div w:id="364721651">
          <w:marLeft w:val="480"/>
          <w:marRight w:val="0"/>
          <w:marTop w:val="0"/>
          <w:marBottom w:val="0"/>
          <w:divBdr>
            <w:top w:val="none" w:sz="0" w:space="0" w:color="auto"/>
            <w:left w:val="none" w:sz="0" w:space="0" w:color="auto"/>
            <w:bottom w:val="none" w:sz="0" w:space="0" w:color="auto"/>
            <w:right w:val="none" w:sz="0" w:space="0" w:color="auto"/>
          </w:divBdr>
        </w:div>
        <w:div w:id="404301667">
          <w:marLeft w:val="480"/>
          <w:marRight w:val="0"/>
          <w:marTop w:val="0"/>
          <w:marBottom w:val="0"/>
          <w:divBdr>
            <w:top w:val="none" w:sz="0" w:space="0" w:color="auto"/>
            <w:left w:val="none" w:sz="0" w:space="0" w:color="auto"/>
            <w:bottom w:val="none" w:sz="0" w:space="0" w:color="auto"/>
            <w:right w:val="none" w:sz="0" w:space="0" w:color="auto"/>
          </w:divBdr>
        </w:div>
        <w:div w:id="581305447">
          <w:marLeft w:val="480"/>
          <w:marRight w:val="0"/>
          <w:marTop w:val="0"/>
          <w:marBottom w:val="0"/>
          <w:divBdr>
            <w:top w:val="none" w:sz="0" w:space="0" w:color="auto"/>
            <w:left w:val="none" w:sz="0" w:space="0" w:color="auto"/>
            <w:bottom w:val="none" w:sz="0" w:space="0" w:color="auto"/>
            <w:right w:val="none" w:sz="0" w:space="0" w:color="auto"/>
          </w:divBdr>
        </w:div>
        <w:div w:id="591014863">
          <w:marLeft w:val="480"/>
          <w:marRight w:val="0"/>
          <w:marTop w:val="0"/>
          <w:marBottom w:val="0"/>
          <w:divBdr>
            <w:top w:val="none" w:sz="0" w:space="0" w:color="auto"/>
            <w:left w:val="none" w:sz="0" w:space="0" w:color="auto"/>
            <w:bottom w:val="none" w:sz="0" w:space="0" w:color="auto"/>
            <w:right w:val="none" w:sz="0" w:space="0" w:color="auto"/>
          </w:divBdr>
        </w:div>
        <w:div w:id="629626256">
          <w:marLeft w:val="480"/>
          <w:marRight w:val="0"/>
          <w:marTop w:val="0"/>
          <w:marBottom w:val="0"/>
          <w:divBdr>
            <w:top w:val="none" w:sz="0" w:space="0" w:color="auto"/>
            <w:left w:val="none" w:sz="0" w:space="0" w:color="auto"/>
            <w:bottom w:val="none" w:sz="0" w:space="0" w:color="auto"/>
            <w:right w:val="none" w:sz="0" w:space="0" w:color="auto"/>
          </w:divBdr>
        </w:div>
        <w:div w:id="717238516">
          <w:marLeft w:val="480"/>
          <w:marRight w:val="0"/>
          <w:marTop w:val="0"/>
          <w:marBottom w:val="0"/>
          <w:divBdr>
            <w:top w:val="none" w:sz="0" w:space="0" w:color="auto"/>
            <w:left w:val="none" w:sz="0" w:space="0" w:color="auto"/>
            <w:bottom w:val="none" w:sz="0" w:space="0" w:color="auto"/>
            <w:right w:val="none" w:sz="0" w:space="0" w:color="auto"/>
          </w:divBdr>
        </w:div>
        <w:div w:id="868838658">
          <w:marLeft w:val="480"/>
          <w:marRight w:val="0"/>
          <w:marTop w:val="0"/>
          <w:marBottom w:val="0"/>
          <w:divBdr>
            <w:top w:val="none" w:sz="0" w:space="0" w:color="auto"/>
            <w:left w:val="none" w:sz="0" w:space="0" w:color="auto"/>
            <w:bottom w:val="none" w:sz="0" w:space="0" w:color="auto"/>
            <w:right w:val="none" w:sz="0" w:space="0" w:color="auto"/>
          </w:divBdr>
        </w:div>
        <w:div w:id="916090802">
          <w:marLeft w:val="480"/>
          <w:marRight w:val="0"/>
          <w:marTop w:val="0"/>
          <w:marBottom w:val="0"/>
          <w:divBdr>
            <w:top w:val="none" w:sz="0" w:space="0" w:color="auto"/>
            <w:left w:val="none" w:sz="0" w:space="0" w:color="auto"/>
            <w:bottom w:val="none" w:sz="0" w:space="0" w:color="auto"/>
            <w:right w:val="none" w:sz="0" w:space="0" w:color="auto"/>
          </w:divBdr>
        </w:div>
        <w:div w:id="969364996">
          <w:marLeft w:val="480"/>
          <w:marRight w:val="0"/>
          <w:marTop w:val="0"/>
          <w:marBottom w:val="0"/>
          <w:divBdr>
            <w:top w:val="none" w:sz="0" w:space="0" w:color="auto"/>
            <w:left w:val="none" w:sz="0" w:space="0" w:color="auto"/>
            <w:bottom w:val="none" w:sz="0" w:space="0" w:color="auto"/>
            <w:right w:val="none" w:sz="0" w:space="0" w:color="auto"/>
          </w:divBdr>
        </w:div>
        <w:div w:id="1023822954">
          <w:marLeft w:val="480"/>
          <w:marRight w:val="0"/>
          <w:marTop w:val="0"/>
          <w:marBottom w:val="0"/>
          <w:divBdr>
            <w:top w:val="none" w:sz="0" w:space="0" w:color="auto"/>
            <w:left w:val="none" w:sz="0" w:space="0" w:color="auto"/>
            <w:bottom w:val="none" w:sz="0" w:space="0" w:color="auto"/>
            <w:right w:val="none" w:sz="0" w:space="0" w:color="auto"/>
          </w:divBdr>
        </w:div>
        <w:div w:id="1119103706">
          <w:marLeft w:val="480"/>
          <w:marRight w:val="0"/>
          <w:marTop w:val="0"/>
          <w:marBottom w:val="0"/>
          <w:divBdr>
            <w:top w:val="none" w:sz="0" w:space="0" w:color="auto"/>
            <w:left w:val="none" w:sz="0" w:space="0" w:color="auto"/>
            <w:bottom w:val="none" w:sz="0" w:space="0" w:color="auto"/>
            <w:right w:val="none" w:sz="0" w:space="0" w:color="auto"/>
          </w:divBdr>
        </w:div>
        <w:div w:id="1133331221">
          <w:marLeft w:val="480"/>
          <w:marRight w:val="0"/>
          <w:marTop w:val="0"/>
          <w:marBottom w:val="0"/>
          <w:divBdr>
            <w:top w:val="none" w:sz="0" w:space="0" w:color="auto"/>
            <w:left w:val="none" w:sz="0" w:space="0" w:color="auto"/>
            <w:bottom w:val="none" w:sz="0" w:space="0" w:color="auto"/>
            <w:right w:val="none" w:sz="0" w:space="0" w:color="auto"/>
          </w:divBdr>
        </w:div>
        <w:div w:id="1180774911">
          <w:marLeft w:val="480"/>
          <w:marRight w:val="0"/>
          <w:marTop w:val="0"/>
          <w:marBottom w:val="0"/>
          <w:divBdr>
            <w:top w:val="none" w:sz="0" w:space="0" w:color="auto"/>
            <w:left w:val="none" w:sz="0" w:space="0" w:color="auto"/>
            <w:bottom w:val="none" w:sz="0" w:space="0" w:color="auto"/>
            <w:right w:val="none" w:sz="0" w:space="0" w:color="auto"/>
          </w:divBdr>
        </w:div>
        <w:div w:id="1241594965">
          <w:marLeft w:val="480"/>
          <w:marRight w:val="0"/>
          <w:marTop w:val="0"/>
          <w:marBottom w:val="0"/>
          <w:divBdr>
            <w:top w:val="none" w:sz="0" w:space="0" w:color="auto"/>
            <w:left w:val="none" w:sz="0" w:space="0" w:color="auto"/>
            <w:bottom w:val="none" w:sz="0" w:space="0" w:color="auto"/>
            <w:right w:val="none" w:sz="0" w:space="0" w:color="auto"/>
          </w:divBdr>
        </w:div>
        <w:div w:id="1259095150">
          <w:marLeft w:val="480"/>
          <w:marRight w:val="0"/>
          <w:marTop w:val="0"/>
          <w:marBottom w:val="0"/>
          <w:divBdr>
            <w:top w:val="none" w:sz="0" w:space="0" w:color="auto"/>
            <w:left w:val="none" w:sz="0" w:space="0" w:color="auto"/>
            <w:bottom w:val="none" w:sz="0" w:space="0" w:color="auto"/>
            <w:right w:val="none" w:sz="0" w:space="0" w:color="auto"/>
          </w:divBdr>
        </w:div>
        <w:div w:id="1280453514">
          <w:marLeft w:val="480"/>
          <w:marRight w:val="0"/>
          <w:marTop w:val="0"/>
          <w:marBottom w:val="0"/>
          <w:divBdr>
            <w:top w:val="none" w:sz="0" w:space="0" w:color="auto"/>
            <w:left w:val="none" w:sz="0" w:space="0" w:color="auto"/>
            <w:bottom w:val="none" w:sz="0" w:space="0" w:color="auto"/>
            <w:right w:val="none" w:sz="0" w:space="0" w:color="auto"/>
          </w:divBdr>
        </w:div>
        <w:div w:id="1322076617">
          <w:marLeft w:val="480"/>
          <w:marRight w:val="0"/>
          <w:marTop w:val="0"/>
          <w:marBottom w:val="0"/>
          <w:divBdr>
            <w:top w:val="none" w:sz="0" w:space="0" w:color="auto"/>
            <w:left w:val="none" w:sz="0" w:space="0" w:color="auto"/>
            <w:bottom w:val="none" w:sz="0" w:space="0" w:color="auto"/>
            <w:right w:val="none" w:sz="0" w:space="0" w:color="auto"/>
          </w:divBdr>
        </w:div>
        <w:div w:id="1363507258">
          <w:marLeft w:val="480"/>
          <w:marRight w:val="0"/>
          <w:marTop w:val="0"/>
          <w:marBottom w:val="0"/>
          <w:divBdr>
            <w:top w:val="none" w:sz="0" w:space="0" w:color="auto"/>
            <w:left w:val="none" w:sz="0" w:space="0" w:color="auto"/>
            <w:bottom w:val="none" w:sz="0" w:space="0" w:color="auto"/>
            <w:right w:val="none" w:sz="0" w:space="0" w:color="auto"/>
          </w:divBdr>
        </w:div>
        <w:div w:id="1599943492">
          <w:marLeft w:val="480"/>
          <w:marRight w:val="0"/>
          <w:marTop w:val="0"/>
          <w:marBottom w:val="0"/>
          <w:divBdr>
            <w:top w:val="none" w:sz="0" w:space="0" w:color="auto"/>
            <w:left w:val="none" w:sz="0" w:space="0" w:color="auto"/>
            <w:bottom w:val="none" w:sz="0" w:space="0" w:color="auto"/>
            <w:right w:val="none" w:sz="0" w:space="0" w:color="auto"/>
          </w:divBdr>
        </w:div>
        <w:div w:id="1687249411">
          <w:marLeft w:val="480"/>
          <w:marRight w:val="0"/>
          <w:marTop w:val="0"/>
          <w:marBottom w:val="0"/>
          <w:divBdr>
            <w:top w:val="none" w:sz="0" w:space="0" w:color="auto"/>
            <w:left w:val="none" w:sz="0" w:space="0" w:color="auto"/>
            <w:bottom w:val="none" w:sz="0" w:space="0" w:color="auto"/>
            <w:right w:val="none" w:sz="0" w:space="0" w:color="auto"/>
          </w:divBdr>
        </w:div>
        <w:div w:id="2039812960">
          <w:marLeft w:val="480"/>
          <w:marRight w:val="0"/>
          <w:marTop w:val="0"/>
          <w:marBottom w:val="0"/>
          <w:divBdr>
            <w:top w:val="none" w:sz="0" w:space="0" w:color="auto"/>
            <w:left w:val="none" w:sz="0" w:space="0" w:color="auto"/>
            <w:bottom w:val="none" w:sz="0" w:space="0" w:color="auto"/>
            <w:right w:val="none" w:sz="0" w:space="0" w:color="auto"/>
          </w:divBdr>
        </w:div>
      </w:divsChild>
    </w:div>
    <w:div w:id="2109620231">
      <w:marLeft w:val="480"/>
      <w:marRight w:val="0"/>
      <w:marTop w:val="0"/>
      <w:marBottom w:val="0"/>
      <w:divBdr>
        <w:top w:val="none" w:sz="0" w:space="0" w:color="auto"/>
        <w:left w:val="none" w:sz="0" w:space="0" w:color="auto"/>
        <w:bottom w:val="none" w:sz="0" w:space="0" w:color="auto"/>
        <w:right w:val="none" w:sz="0" w:space="0" w:color="auto"/>
      </w:divBdr>
    </w:div>
    <w:div w:id="2112503957">
      <w:marLeft w:val="480"/>
      <w:marRight w:val="0"/>
      <w:marTop w:val="0"/>
      <w:marBottom w:val="0"/>
      <w:divBdr>
        <w:top w:val="none" w:sz="0" w:space="0" w:color="auto"/>
        <w:left w:val="none" w:sz="0" w:space="0" w:color="auto"/>
        <w:bottom w:val="none" w:sz="0" w:space="0" w:color="auto"/>
        <w:right w:val="none" w:sz="0" w:space="0" w:color="auto"/>
      </w:divBdr>
    </w:div>
    <w:div w:id="2114981689">
      <w:marLeft w:val="480"/>
      <w:marRight w:val="0"/>
      <w:marTop w:val="0"/>
      <w:marBottom w:val="0"/>
      <w:divBdr>
        <w:top w:val="none" w:sz="0" w:space="0" w:color="auto"/>
        <w:left w:val="none" w:sz="0" w:space="0" w:color="auto"/>
        <w:bottom w:val="none" w:sz="0" w:space="0" w:color="auto"/>
        <w:right w:val="none" w:sz="0" w:space="0" w:color="auto"/>
      </w:divBdr>
    </w:div>
    <w:div w:id="2116246537">
      <w:marLeft w:val="480"/>
      <w:marRight w:val="0"/>
      <w:marTop w:val="0"/>
      <w:marBottom w:val="0"/>
      <w:divBdr>
        <w:top w:val="none" w:sz="0" w:space="0" w:color="auto"/>
        <w:left w:val="none" w:sz="0" w:space="0" w:color="auto"/>
        <w:bottom w:val="none" w:sz="0" w:space="0" w:color="auto"/>
        <w:right w:val="none" w:sz="0" w:space="0" w:color="auto"/>
      </w:divBdr>
    </w:div>
    <w:div w:id="2118598316">
      <w:bodyDiv w:val="1"/>
      <w:marLeft w:val="0"/>
      <w:marRight w:val="0"/>
      <w:marTop w:val="0"/>
      <w:marBottom w:val="0"/>
      <w:divBdr>
        <w:top w:val="none" w:sz="0" w:space="0" w:color="auto"/>
        <w:left w:val="none" w:sz="0" w:space="0" w:color="auto"/>
        <w:bottom w:val="none" w:sz="0" w:space="0" w:color="auto"/>
        <w:right w:val="none" w:sz="0" w:space="0" w:color="auto"/>
      </w:divBdr>
    </w:div>
    <w:div w:id="2119181098">
      <w:marLeft w:val="480"/>
      <w:marRight w:val="0"/>
      <w:marTop w:val="0"/>
      <w:marBottom w:val="0"/>
      <w:divBdr>
        <w:top w:val="none" w:sz="0" w:space="0" w:color="auto"/>
        <w:left w:val="none" w:sz="0" w:space="0" w:color="auto"/>
        <w:bottom w:val="none" w:sz="0" w:space="0" w:color="auto"/>
        <w:right w:val="none" w:sz="0" w:space="0" w:color="auto"/>
      </w:divBdr>
    </w:div>
    <w:div w:id="2120685027">
      <w:bodyDiv w:val="1"/>
      <w:marLeft w:val="0"/>
      <w:marRight w:val="0"/>
      <w:marTop w:val="0"/>
      <w:marBottom w:val="0"/>
      <w:divBdr>
        <w:top w:val="none" w:sz="0" w:space="0" w:color="auto"/>
        <w:left w:val="none" w:sz="0" w:space="0" w:color="auto"/>
        <w:bottom w:val="none" w:sz="0" w:space="0" w:color="auto"/>
        <w:right w:val="none" w:sz="0" w:space="0" w:color="auto"/>
      </w:divBdr>
    </w:div>
    <w:div w:id="2121990902">
      <w:marLeft w:val="480"/>
      <w:marRight w:val="0"/>
      <w:marTop w:val="0"/>
      <w:marBottom w:val="0"/>
      <w:divBdr>
        <w:top w:val="none" w:sz="0" w:space="0" w:color="auto"/>
        <w:left w:val="none" w:sz="0" w:space="0" w:color="auto"/>
        <w:bottom w:val="none" w:sz="0" w:space="0" w:color="auto"/>
        <w:right w:val="none" w:sz="0" w:space="0" w:color="auto"/>
      </w:divBdr>
    </w:div>
    <w:div w:id="2122216558">
      <w:marLeft w:val="480"/>
      <w:marRight w:val="0"/>
      <w:marTop w:val="0"/>
      <w:marBottom w:val="0"/>
      <w:divBdr>
        <w:top w:val="none" w:sz="0" w:space="0" w:color="auto"/>
        <w:left w:val="none" w:sz="0" w:space="0" w:color="auto"/>
        <w:bottom w:val="none" w:sz="0" w:space="0" w:color="auto"/>
        <w:right w:val="none" w:sz="0" w:space="0" w:color="auto"/>
      </w:divBdr>
    </w:div>
    <w:div w:id="2123451620">
      <w:bodyDiv w:val="1"/>
      <w:marLeft w:val="0"/>
      <w:marRight w:val="0"/>
      <w:marTop w:val="0"/>
      <w:marBottom w:val="0"/>
      <w:divBdr>
        <w:top w:val="none" w:sz="0" w:space="0" w:color="auto"/>
        <w:left w:val="none" w:sz="0" w:space="0" w:color="auto"/>
        <w:bottom w:val="none" w:sz="0" w:space="0" w:color="auto"/>
        <w:right w:val="none" w:sz="0" w:space="0" w:color="auto"/>
      </w:divBdr>
    </w:div>
    <w:div w:id="2124953995">
      <w:marLeft w:val="480"/>
      <w:marRight w:val="0"/>
      <w:marTop w:val="0"/>
      <w:marBottom w:val="0"/>
      <w:divBdr>
        <w:top w:val="none" w:sz="0" w:space="0" w:color="auto"/>
        <w:left w:val="none" w:sz="0" w:space="0" w:color="auto"/>
        <w:bottom w:val="none" w:sz="0" w:space="0" w:color="auto"/>
        <w:right w:val="none" w:sz="0" w:space="0" w:color="auto"/>
      </w:divBdr>
    </w:div>
    <w:div w:id="2126338514">
      <w:marLeft w:val="640"/>
      <w:marRight w:val="0"/>
      <w:marTop w:val="0"/>
      <w:marBottom w:val="0"/>
      <w:divBdr>
        <w:top w:val="none" w:sz="0" w:space="0" w:color="auto"/>
        <w:left w:val="none" w:sz="0" w:space="0" w:color="auto"/>
        <w:bottom w:val="none" w:sz="0" w:space="0" w:color="auto"/>
        <w:right w:val="none" w:sz="0" w:space="0" w:color="auto"/>
      </w:divBdr>
    </w:div>
    <w:div w:id="2128693879">
      <w:marLeft w:val="480"/>
      <w:marRight w:val="0"/>
      <w:marTop w:val="0"/>
      <w:marBottom w:val="0"/>
      <w:divBdr>
        <w:top w:val="none" w:sz="0" w:space="0" w:color="auto"/>
        <w:left w:val="none" w:sz="0" w:space="0" w:color="auto"/>
        <w:bottom w:val="none" w:sz="0" w:space="0" w:color="auto"/>
        <w:right w:val="none" w:sz="0" w:space="0" w:color="auto"/>
      </w:divBdr>
    </w:div>
    <w:div w:id="2128698380">
      <w:marLeft w:val="480"/>
      <w:marRight w:val="0"/>
      <w:marTop w:val="0"/>
      <w:marBottom w:val="0"/>
      <w:divBdr>
        <w:top w:val="none" w:sz="0" w:space="0" w:color="auto"/>
        <w:left w:val="none" w:sz="0" w:space="0" w:color="auto"/>
        <w:bottom w:val="none" w:sz="0" w:space="0" w:color="auto"/>
        <w:right w:val="none" w:sz="0" w:space="0" w:color="auto"/>
      </w:divBdr>
    </w:div>
    <w:div w:id="2129006270">
      <w:bodyDiv w:val="1"/>
      <w:marLeft w:val="0"/>
      <w:marRight w:val="0"/>
      <w:marTop w:val="0"/>
      <w:marBottom w:val="0"/>
      <w:divBdr>
        <w:top w:val="none" w:sz="0" w:space="0" w:color="auto"/>
        <w:left w:val="none" w:sz="0" w:space="0" w:color="auto"/>
        <w:bottom w:val="none" w:sz="0" w:space="0" w:color="auto"/>
        <w:right w:val="none" w:sz="0" w:space="0" w:color="auto"/>
      </w:divBdr>
    </w:div>
    <w:div w:id="2130658933">
      <w:marLeft w:val="480"/>
      <w:marRight w:val="0"/>
      <w:marTop w:val="0"/>
      <w:marBottom w:val="0"/>
      <w:divBdr>
        <w:top w:val="none" w:sz="0" w:space="0" w:color="auto"/>
        <w:left w:val="none" w:sz="0" w:space="0" w:color="auto"/>
        <w:bottom w:val="none" w:sz="0" w:space="0" w:color="auto"/>
        <w:right w:val="none" w:sz="0" w:space="0" w:color="auto"/>
      </w:divBdr>
    </w:div>
    <w:div w:id="2134060338">
      <w:marLeft w:val="480"/>
      <w:marRight w:val="0"/>
      <w:marTop w:val="0"/>
      <w:marBottom w:val="0"/>
      <w:divBdr>
        <w:top w:val="none" w:sz="0" w:space="0" w:color="auto"/>
        <w:left w:val="none" w:sz="0" w:space="0" w:color="auto"/>
        <w:bottom w:val="none" w:sz="0" w:space="0" w:color="auto"/>
        <w:right w:val="none" w:sz="0" w:space="0" w:color="auto"/>
      </w:divBdr>
    </w:div>
    <w:div w:id="2136294678">
      <w:marLeft w:val="480"/>
      <w:marRight w:val="0"/>
      <w:marTop w:val="0"/>
      <w:marBottom w:val="0"/>
      <w:divBdr>
        <w:top w:val="none" w:sz="0" w:space="0" w:color="auto"/>
        <w:left w:val="none" w:sz="0" w:space="0" w:color="auto"/>
        <w:bottom w:val="none" w:sz="0" w:space="0" w:color="auto"/>
        <w:right w:val="none" w:sz="0" w:space="0" w:color="auto"/>
      </w:divBdr>
    </w:div>
    <w:div w:id="2138135928">
      <w:marLeft w:val="480"/>
      <w:marRight w:val="0"/>
      <w:marTop w:val="0"/>
      <w:marBottom w:val="0"/>
      <w:divBdr>
        <w:top w:val="none" w:sz="0" w:space="0" w:color="auto"/>
        <w:left w:val="none" w:sz="0" w:space="0" w:color="auto"/>
        <w:bottom w:val="none" w:sz="0" w:space="0" w:color="auto"/>
        <w:right w:val="none" w:sz="0" w:space="0" w:color="auto"/>
      </w:divBdr>
    </w:div>
    <w:div w:id="2139105532">
      <w:marLeft w:val="480"/>
      <w:marRight w:val="0"/>
      <w:marTop w:val="0"/>
      <w:marBottom w:val="0"/>
      <w:divBdr>
        <w:top w:val="none" w:sz="0" w:space="0" w:color="auto"/>
        <w:left w:val="none" w:sz="0" w:space="0" w:color="auto"/>
        <w:bottom w:val="none" w:sz="0" w:space="0" w:color="auto"/>
        <w:right w:val="none" w:sz="0" w:space="0" w:color="auto"/>
      </w:divBdr>
    </w:div>
    <w:div w:id="2140343097">
      <w:marLeft w:val="480"/>
      <w:marRight w:val="0"/>
      <w:marTop w:val="0"/>
      <w:marBottom w:val="0"/>
      <w:divBdr>
        <w:top w:val="none" w:sz="0" w:space="0" w:color="auto"/>
        <w:left w:val="none" w:sz="0" w:space="0" w:color="auto"/>
        <w:bottom w:val="none" w:sz="0" w:space="0" w:color="auto"/>
        <w:right w:val="none" w:sz="0" w:space="0" w:color="auto"/>
      </w:divBdr>
    </w:div>
    <w:div w:id="2142072723">
      <w:marLeft w:val="480"/>
      <w:marRight w:val="0"/>
      <w:marTop w:val="0"/>
      <w:marBottom w:val="0"/>
      <w:divBdr>
        <w:top w:val="none" w:sz="0" w:space="0" w:color="auto"/>
        <w:left w:val="none" w:sz="0" w:space="0" w:color="auto"/>
        <w:bottom w:val="none" w:sz="0" w:space="0" w:color="auto"/>
        <w:right w:val="none" w:sz="0" w:space="0" w:color="auto"/>
      </w:divBdr>
    </w:div>
    <w:div w:id="2146661306">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sultan@khcc.jo"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516EEA7-5A01-4B33-8DA9-05DFAD2101E2}"/>
      </w:docPartPr>
      <w:docPartBody>
        <w:p w:rsidR="0039518C" w:rsidRDefault="004C6160">
          <w:r w:rsidRPr="00FA17F7">
            <w:rPr>
              <w:rStyle w:val="PlaceholderText"/>
            </w:rPr>
            <w:t>Click or tap here to enter text.</w:t>
          </w:r>
        </w:p>
      </w:docPartBody>
    </w:docPart>
    <w:docPart>
      <w:docPartPr>
        <w:name w:val="9FFAEE3BA69A4A82B931637EEF255E14"/>
        <w:category>
          <w:name w:val="General"/>
          <w:gallery w:val="placeholder"/>
        </w:category>
        <w:types>
          <w:type w:val="bbPlcHdr"/>
        </w:types>
        <w:behaviors>
          <w:behavior w:val="content"/>
        </w:behaviors>
        <w:guid w:val="{47652A43-E9F5-4EA4-A19A-FB422EA13861}"/>
      </w:docPartPr>
      <w:docPartBody>
        <w:p w:rsidR="0039518C" w:rsidRDefault="004C6160" w:rsidP="004C6160">
          <w:pPr>
            <w:pStyle w:val="9FFAEE3BA69A4A82B931637EEF255E14"/>
          </w:pPr>
          <w:r w:rsidRPr="00A82B7E">
            <w:rPr>
              <w:rStyle w:val="PlaceholderText"/>
            </w:rPr>
            <w:t>Click or tap here to enter text.</w:t>
          </w:r>
        </w:p>
      </w:docPartBody>
    </w:docPart>
    <w:docPart>
      <w:docPartPr>
        <w:name w:val="1D38A828756142ED94701AD106B95B48"/>
        <w:category>
          <w:name w:val="General"/>
          <w:gallery w:val="placeholder"/>
        </w:category>
        <w:types>
          <w:type w:val="bbPlcHdr"/>
        </w:types>
        <w:behaviors>
          <w:behavior w:val="content"/>
        </w:behaviors>
        <w:guid w:val="{C9C34C16-4B70-423F-AF87-BD1D9F4C32F0}"/>
      </w:docPartPr>
      <w:docPartBody>
        <w:p w:rsidR="0039518C" w:rsidRDefault="004C6160" w:rsidP="004C6160">
          <w:pPr>
            <w:pStyle w:val="1D38A828756142ED94701AD106B95B48"/>
          </w:pPr>
          <w:r w:rsidRPr="00A82B7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160"/>
    <w:rsid w:val="000318A5"/>
    <w:rsid w:val="00047AB8"/>
    <w:rsid w:val="000534A9"/>
    <w:rsid w:val="0008624E"/>
    <w:rsid w:val="000D458B"/>
    <w:rsid w:val="000E0BBF"/>
    <w:rsid w:val="00122FB0"/>
    <w:rsid w:val="00131E57"/>
    <w:rsid w:val="0013796E"/>
    <w:rsid w:val="001A172C"/>
    <w:rsid w:val="001C7B7A"/>
    <w:rsid w:val="001E55B3"/>
    <w:rsid w:val="00215C9D"/>
    <w:rsid w:val="00236BC2"/>
    <w:rsid w:val="00240CC5"/>
    <w:rsid w:val="00254706"/>
    <w:rsid w:val="00284899"/>
    <w:rsid w:val="002B7513"/>
    <w:rsid w:val="003603D9"/>
    <w:rsid w:val="003705B4"/>
    <w:rsid w:val="0039518C"/>
    <w:rsid w:val="003D3474"/>
    <w:rsid w:val="00424425"/>
    <w:rsid w:val="00444A91"/>
    <w:rsid w:val="00465123"/>
    <w:rsid w:val="00484488"/>
    <w:rsid w:val="004A2D72"/>
    <w:rsid w:val="004C6160"/>
    <w:rsid w:val="004E2B6C"/>
    <w:rsid w:val="005055FA"/>
    <w:rsid w:val="00545A46"/>
    <w:rsid w:val="00555A4C"/>
    <w:rsid w:val="00573986"/>
    <w:rsid w:val="00581E26"/>
    <w:rsid w:val="005E67B0"/>
    <w:rsid w:val="00616833"/>
    <w:rsid w:val="00692EF1"/>
    <w:rsid w:val="006F3E44"/>
    <w:rsid w:val="007060F8"/>
    <w:rsid w:val="00741414"/>
    <w:rsid w:val="00782ED1"/>
    <w:rsid w:val="007C114E"/>
    <w:rsid w:val="007D4CE1"/>
    <w:rsid w:val="00866B36"/>
    <w:rsid w:val="00872DC8"/>
    <w:rsid w:val="00876028"/>
    <w:rsid w:val="008C3561"/>
    <w:rsid w:val="008E094E"/>
    <w:rsid w:val="009545EF"/>
    <w:rsid w:val="009B3858"/>
    <w:rsid w:val="009D251F"/>
    <w:rsid w:val="00A26FFC"/>
    <w:rsid w:val="00A40BD2"/>
    <w:rsid w:val="00A73075"/>
    <w:rsid w:val="00AE66B6"/>
    <w:rsid w:val="00B13315"/>
    <w:rsid w:val="00B4194E"/>
    <w:rsid w:val="00B64BD3"/>
    <w:rsid w:val="00B65273"/>
    <w:rsid w:val="00CC0664"/>
    <w:rsid w:val="00CE4A3E"/>
    <w:rsid w:val="00CF31A5"/>
    <w:rsid w:val="00D218F7"/>
    <w:rsid w:val="00D31E05"/>
    <w:rsid w:val="00D436F8"/>
    <w:rsid w:val="00D65B0D"/>
    <w:rsid w:val="00D72A7D"/>
    <w:rsid w:val="00DC60E5"/>
    <w:rsid w:val="00DF5127"/>
    <w:rsid w:val="00E139B3"/>
    <w:rsid w:val="00E3577F"/>
    <w:rsid w:val="00E44717"/>
    <w:rsid w:val="00E87EB0"/>
    <w:rsid w:val="00E94488"/>
    <w:rsid w:val="00EA5DE2"/>
    <w:rsid w:val="00EE3DAA"/>
    <w:rsid w:val="00F0351F"/>
    <w:rsid w:val="00F10BEC"/>
    <w:rsid w:val="00F96ED8"/>
    <w:rsid w:val="00FA76B5"/>
    <w:rsid w:val="00FE739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5123"/>
    <w:rPr>
      <w:color w:val="666666"/>
    </w:rPr>
  </w:style>
  <w:style w:type="paragraph" w:customStyle="1" w:styleId="9FFAEE3BA69A4A82B931637EEF255E14">
    <w:name w:val="9FFAEE3BA69A4A82B931637EEF255E14"/>
    <w:rsid w:val="004C6160"/>
  </w:style>
  <w:style w:type="paragraph" w:customStyle="1" w:styleId="1D38A828756142ED94701AD106B95B48">
    <w:name w:val="1D38A828756142ED94701AD106B95B48"/>
    <w:rsid w:val="004C61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4E5502-F4EB-4930-B91E-3E9712390A44}">
  <we:reference id="wa104382081" version="1.55.1.0" store="en-GB" storeType="OMEX"/>
  <we:alternateReferences>
    <we:reference id="WA104382081" version="1.55.1.0" store="" storeType="OMEX"/>
  </we:alternateReferences>
  <we:properties>
    <we:property name="MENDELEY_BIBLIOGRAPHY_IS_DIRTY" value="false"/>
    <we:property name="MENDELEY_BIBLIOGRAPHY_LAST_MODIFIED" value="1763216164774"/>
    <we:property name="MENDELEY_CITATIONS" value="[{&quot;citationID&quot;:&quot;MENDELEY_CITATION_fa98ad7a-8630-4953-862f-ab90f3475c49&quot;,&quot;properties&quot;:{&quot;noteIndex&quot;:0},&quot;isEdited&quot;:false,&quot;manualOverride&quot;:{&quot;isManuallyOverridden&quot;:false,&quot;citeprocText&quot;:&quot;(1,2)&quot;,&quot;manualOverrideText&quot;:&quot;&quot;},&quot;citationTag&quot;:&quot;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&quot;,&quot;citationItems&quot;:[{&quot;id&quot;:&quot;5f16fdfc-c252-3388-ab40-03c7e2ec0132&quot;,&quot;itemData&quot;:{&quot;type&quot;:&quot;article-journal&quot;,&quot;id&quot;:&quot;5f16fdfc-c252-3388-ab40-03c7e2ec0132&quot;,&quot;title&quot;:&quot;NCCN Guidelines® Insights: Genetic/Familial High-Risk Assessment: Breast, Ovarian, and Pancreatic, Version 2.2024&quot;,&quot;author&quot;:[{&quot;family&quot;:&quot;Daly&quot;,&quot;given&quot;:&quot;Mary B.&quot;,&quot;parse-names&quot;:false,&quot;dropping-particle&quot;:&quot;&quot;,&quot;non-dropping-particle&quot;:&quot;&quot;},{&quot;family&quot;:&quot;Pal&quot;,&quot;given&quot;:&quot;Tuya&quot;,&quot;parse-names&quot;:false,&quot;dropping-particle&quot;:&quot;&quot;,&quot;non-dropping-particle&quot;:&quot;&quot;},{&quot;family&quot;:&quot;Maxwell&quot;,&quot;given&quot;:&quot;Kara N.&quot;,&quot;parse-names&quot;:false,&quot;dropping-particle&quot;:&quot;&quot;,&quot;non-dropping-particle&quot;:&quot;&quot;},{&quot;family&quot;:&quot;Churpek&quot;,&quot;given&quot;:&quot;Jane&quot;,&quot;parse-names&quot;:false,&quot;dropping-particle&quot;:&quot;&quot;,&quot;non-dropping-particle&quot;:&quot;&quot;},{&quot;family&quot;:&quot;Kohlmann&quot;,&quot;given&quot;:&quot;Wendy&quot;,&quot;parse-names&quot;:false,&quot;dropping-particle&quot;:&quot;&quot;,&quot;non-dropping-particle&quot;:&quot;&quot;},{&quot;family&quot;:&quot;AlHilli&quot;,&quot;given&quot;:&quot;Zahraa&quot;,&quot;parse-names&quot;:false,&quot;dropping-particle&quot;:&quot;&quot;,&quot;non-dropping-particle&quot;:&quot;&quot;},{&quot;family&quot;:&quot;Arun&quot;,&quot;given&quot;:&quot;Banu&quot;,&quot;parse-names&quot;:false,&quot;dropping-particle&quot;:&quot;&quot;,&quot;non-dropping-particle&quot;:&quot;&quot;},{&quot;family&quot;:&quot;Buys&quot;,&quot;given&quot;:&quot;Saundra S.&quot;,&quot;parse-names&quot;:false,&quot;dropping-particle&quot;:&quot;&quot;,&quot;non-dropping-particle&quot;:&quot;&quot;},{&quot;family&quot;:&quot;Cheng&quot;,&quot;given&quot;:&quot;Heather&quot;,&quot;parse-names&quot;:false,&quot;dropping-particle&quot;:&quot;&quot;,&quot;non-dropping-particle&quot;:&quot;&quot;},{&quot;family&quot;:&quot;Domchek&quot;,&quot;given&quot;:&quot;Susan M.&quot;,&quot;parse-names&quot;:false,&quot;dropping-particle&quot;:&quot;&quot;,&quot;non-dropping-particle&quot;:&quot;&quot;},{&quot;family&quot;:&quot;Friedman&quot;,&quot;given&quot;:&quot;Susan&quot;,&quot;parse-names&quot;:false,&quot;dropping-particle&quot;:&quot;&quot;,&quot;non-dropping-particle&quot;:&quot;&quot;},{&quot;family&quot;:&quot;Giri&quot;,&quot;given&quot;:&quot;Veda&quot;,&quot;parse-names&quot;:false,&quot;dropping-particle&quot;:&quot;&quot;,&quot;non-dropping-particle&quot;:&quot;&quot;},{&quot;family&quot;:&quot;Goggins&quot;,&quot;given&quot;:&quot;Michael&quot;,&quot;parse-names&quot;:false,&quot;dropping-particle&quot;:&quot;&quot;,&quot;non-dropping-particle&quot;:&quot;&quot;},{&quot;family&quot;:&quot;Hagemann&quot;,&quot;given&quot;:&quot;Andrea&quot;,&quot;parse-names&quot;:false,&quot;dropping-particle&quot;:&quot;&quot;,&quot;non-dropping-particle&quot;:&quot;&quot;},{&quot;family&quot;:&quot;Hendrix&quot;,&quot;given&quot;:&quot;Ashley&quot;,&quot;parse-names&quot;:false,&quot;dropping-particle&quot;:&quot;&quot;,&quot;non-dropping-particle&quot;:&quot;&quot;},{&quot;family&quot;:&quot;Hutton&quot;,&quot;given&quot;:&quot;Mollie L.&quot;,&quot;parse-names&quot;:false,&quot;dropping-particle&quot;:&quot;&quot;,&quot;non-dropping-particle&quot;:&quot;&quot;},{&quot;family&quot;:&quot;Karlan&quot;,&quot;given&quot;:&quot;Beth Y.&quot;,&quot;parse-names&quot;:false,&quot;dropping-particle&quot;:&quot;&quot;,&quot;non-dropping-particle&quot;:&quot;&quot;},{&quot;family&quot;:&quot;Kassem&quot;,&quot;given&quot;:&quot;Nawal&quot;,&quot;parse-names&quot;:false,&quot;dropping-particle&quot;:&quot;&quot;,&quot;non-dropping-particle&quot;:&quot;&quot;},{&quot;family&quot;:&quot;Khan&quot;,&quot;given&quot;:&quot;Seema&quot;,&quot;parse-names&quot;:false,&quot;dropping-particle&quot;:&quot;&quot;,&quot;non-dropping-particle&quot;:&quot;&quot;},{&quot;family&quot;:&quot;Khoury&quot;,&quot;given&quot;:&quot;Katia&quot;,&quot;parse-names&quot;:false,&quot;dropping-particle&quot;:&quot;&quot;,&quot;non-dropping-particle&quot;:&quot;&quot;},{&quot;family&quot;:&quot;Kurian&quot;,&quot;given&quot;:&quot;Allison W.&quot;,&quot;parse-names&quot;:false,&quot;dropping-particle&quot;:&quot;&quot;,&quot;non-dropping-particle&quot;:&quot;&quot;},{&quot;family&quot;:&quot;Laronga&quot;,&quot;given&quot;:&quot;Christine&quot;,&quot;parse-names&quot;:false,&quot;dropping-particle&quot;:&quot;&quot;,&quot;non-dropping-particle&quot;:&quot;&quot;},{&quot;family&quot;:&quot;Mak&quot;,&quot;given&quot;:&quot;Julie S.&quot;,&quot;parse-names&quot;:false,&quot;dropping-particle&quot;:&quot;&quot;,&quot;non-dropping-particle&quot;:&quot;&quot;},{&quot;family&quot;:&quot;Mansour&quot;,&quot;given&quot;:&quot;John&quot;,&quot;parse-names&quot;:false,&quot;dropping-particle&quot;:&quot;&quot;,&quot;non-dropping-particle&quot;:&quot;&quot;},{&quot;family&quot;:&quot;McDonnell&quot;,&quot;given&quot;:&quot;Kevin&quot;,&quot;parse-names&quot;:false,&quot;dropping-particle&quot;:&quot;&quot;,&quot;non-dropping-particle&quot;:&quot;&quot;},{&quot;family&quot;:&quot;Menendez&quot;,&quot;given&quot;:&quot;Carolyn S.&quot;,&quot;parse-names&quot;:false,&quot;dropping-particle&quot;:&quot;&quot;,&quot;non-dropping-particle&quot;:&quot;&quot;},{&quot;family&quot;:&quot;Merajver&quot;,&quot;given&quot;:&quot;Sofia D.&quot;,&quot;parse-names&quot;:false,&quot;dropping-particle&quot;:&quot;&quot;,&quot;non-dropping-particle&quot;:&quot;&quot;},{&quot;family&quot;:&quot;Norquist&quot;,&quot;given&quot;:&quot;Barbara S.&quot;,&quot;parse-names&quot;:false,&quot;dropping-particle&quot;:&quot;&quot;,&quot;non-dropping-particle&quot;:&quot;&quot;},{&quot;family&quot;:&quot;Offit&quot;,&quot;given&quot;:&quot;Kenneth&quot;,&quot;parse-names&quot;:false,&quot;dropping-particle&quot;:&quot;&quot;,&quot;non-dropping-particle&quot;:&quot;&quot;},{&quot;family&quot;:&quot;Rash&quot;,&quot;given&quot;:&quot;Dominique&quot;,&quot;parse-names&quot;:false,&quot;dropping-particle&quot;:&quot;&quot;,&quot;non-dropping-particle&quot;:&quot;&quot;},{&quot;family&quot;:&quot;Reiser&quot;,&quot;given&quot;:&quot;Gwen&quot;,&quot;parse-names&quot;:false,&quot;dropping-particle&quot;:&quot;&quot;,&quot;non-dropping-particle&quot;:&quot;&quot;},{&quot;family&quot;:&quot;Senter-Jamieson&quot;,&quot;given&quot;:&quot;Leigha&quot;,&quot;parse-names&quot;:false,&quot;dropping-particle&quot;:&quot;&quot;,&quot;non-dropping-particle&quot;:&quot;&quot;},{&quot;family&quot;:&quot;Shannon&quot;,&quot;given&quot;:&quot;Kristen Mahoney&quot;,&quot;parse-names&quot;:false,&quot;dropping-particle&quot;:&quot;&quot;,&quot;non-dropping-particle&quot;:&quot;&quot;},{&quot;family&quot;:&quot;Visvanathan&quot;,&quot;given&quot;:&quot;Kala&quot;,&quot;parse-names&quot;:false,&quot;dropping-particle&quot;:&quot;&quot;,&quot;non-dropping-particle&quot;:&quot;&quot;},{&quot;family&quot;:&quot;Welborn&quot;,&quot;given&quot;:&quot;Jeanna&quot;,&quot;parse-names&quot;:false,&quot;dropping-particle&quot;:&quot;&quot;,&quot;non-dropping-particle&quot;:&quot;&quot;},{&quot;family&quot;:&quot;Wick&quot;,&quot;given&quot;:&quot;Myra J.&quot;,&quot;parse-names&quot;:false,&quot;dropping-particle&quot;:&quot;&quot;,&quot;non-dropping-particle&quot;:&quot;&quot;},{&quot;family&quot;:&quot;Wood&quot;,&quot;given&quot;:&quot;Marie&quot;,&quot;parse-names&quot;:false,&quot;dropping-particle&quot;:&quot;&quot;,&quot;non-dropping-particle&quot;:&quot;&quot;},{&quot;family&quot;:&quot;Yurgelun&quot;,&quot;given&quot;:&quot;Matthew B.&quot;,&quot;parse-names&quot;:false,&quot;dropping-particle&quot;:&quot;&quot;,&quot;non-dropping-particle&quot;:&quot;&quot;},{&quot;family&quot;:&quot;Dwyer&quot;,&quot;given&quot;:&quot;Mary A.&quot;,&quot;parse-names&quot;:false,&quot;dropping-particle&quot;:&quot;&quot;,&quot;non-dropping-particle&quot;:&quot;&quot;},{&quot;family&quot;:&quot;Darlow&quot;,&quot;given&quot;:&quot;Susan D.&quot;,&quot;parse-names&quot;:false,&quot;dropping-particle&quot;:&quot;&quot;,&quot;non-dropping-particle&quot;:&quot;&quot;}],&quot;container-title&quot;:&quot;Journal of the National Comprehensive Cancer Network&quot;,&quot;DOI&quot;:&quot;10.6004/jnccn.2023.0051&quot;,&quot;ISSN&quot;:&quot;1540-1405&quot;,&quot;issued&quot;:{&quot;date-parts&quot;:[[2023,10]]},&quot;page&quot;:&quot;1000-1010&quot;,&quot;abstract&quot;:&quot;&lt;p&gt; The NCCN Guidelines for Genetic/Familial High-Risk Assessment: Breast, Ovarian, and Pancreatic focus primarily on assessment of pathogenic/likely pathogenic (P/LP) variants associated with increased risk of breast, ovarian, pancreatic, and prostate cancer, including &lt;italic&gt;BRCA1&lt;/italic&gt; , &lt;italic&gt;BRCA2&lt;/italic&gt; , &lt;italic&gt;CDH1&lt;/italic&gt; , &lt;italic&gt;PALB2&lt;/italic&gt; , &lt;italic&gt;PTEN&lt;/italic&gt; , and &lt;italic&gt;TP53&lt;/italic&gt; , and recommended approaches to genetic counseling/testing and care strategies in individuals with these P/LP variants. These NCCN Guidelines Insights summarize important updates regarding: (1) a new section for transgender, nonbinary and gender diverse people who have a hereditary predisposition to cancer focused on risk reduction strategies for ovarian cancer, uterine cancer, prostate cancer, and breast cancer; and (2) testing criteria and management associated with &lt;italic&gt;TP53&lt;/italic&gt; P/LP variants and Li-Fraumeni syndrome. &lt;/p&gt;&quot;,&quot;issue&quot;:&quot;10&quot;,&quot;volume&quot;:&quot;21&quot;,&quot;container-title-short&quot;:&quot;&quot;},&quot;isTemporary&quot;:false},{&quot;id&quot;:&quot;e2ffe811-c91d-378f-98ee-ffca908e4b8a&quot;,&quot;itemData&quot;:{&quot;type&quot;:&quot;article-journal&quot;,&quot;id&quot;:&quot;e2ffe811-c91d-378f-98ee-ffca908e4b8a&quot;,&quot;title&quot;:&quot;Genomic medicine in the Middle East&quot;,&quot;author&quot;:[{&quot;family&quot;:&quot;Tayoun&quot;,&quot;given&quot;:&quot;A A Abou&quot;,&quot;parse-names&quot;:false,&quot;dropping-particle&quot;:&quot;&quot;,&quot;non-dropping-particle&quot;:&quot;&quot;},{&quot;family&quot;:&quot;Fakhro&quot;,&quot;given&quot;:&quot;Khalid A&quot;,&quot;parse-names&quot;:false,&quot;dropping-particle&quot;:&quot;&quot;,&quot;non-dropping-particle&quot;:&quot;&quot;},{&quot;family&quot;:&quot;Alsheikh-Ali&quot;,&quot;given&quot;:&quot;A&quot;,&quot;parse-names&quot;:false,&quot;dropping-particle&quot;:&quot;&quot;,&quot;non-dropping-particle&quot;:&quot;&quot;},{&quot;family&quot;:&quot;Alkuraya&quot;,&quot;given&quot;:&quot;F&quot;,&quot;parse-names&quot;:false,&quot;dropping-particle&quot;:&quot;&quot;,&quot;non-dropping-particle&quot;:&quot;&quot;}],&quot;container-title&quot;:&quot;Genome Medicine&quot;,&quot;issued&quot;:{&quot;date-parts&quot;:[[2021]]},&quot;container-title-short&quot;:&quot;Genome Med&quot;},&quot;isTemporary&quot;:false}]},{&quot;citationID&quot;:&quot;MENDELEY_CITATION_cb65bacf-f83c-4d01-a159-f3cb37a6ce22&quot;,&quot;properties&quot;:{&quot;noteIndex&quot;:0},&quot;isEdited&quot;:false,&quot;manualOverride&quot;:{&quot;isManuallyOverridden&quot;:false,&quot;citeprocText&quot;:&quot;(3)&quot;,&quot;manualOverrideText&quot;:&quot;&quot;},&quot;citationTag&quot;:&quot;MENDELEY_CITATION_v3_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&quot;,&quot;citationItems&quot;:[{&quot;id&quot;:&quot;61e6e147-5014-3c2d-9794-62f7074e4cc9&quot;,&quot;itemData&quot;:{&quot;type&quot;:&quot;article-journal&quot;,&quot;id&quot;:&quot;61e6e147-5014-3c2d-9794-62f7074e4cc9&quot;,&quot;title&quot;:&quot;Clinical Outcomes for &lt;i&gt;BRCA&lt;/i&gt; Pathogenic Variant Carriers With Breast Cancer Undergoing Breast Conservation&quot;,&quot;author&quot;:[{&quot;family&quot;:&quot;Wanis&quot;,&quot;given&quot;:&quot;Kerollos Nashat&quot;,&quot;parse-names&quot;:false,&quot;dropping-particle&quot;:&quot;&quot;,&quot;non-dropping-particle&quot;:&quot;&quot;},{&quot;family&quot;:&quot;Kuerer&quot;,&quot;given&quot;:&quot;Henry M.&quot;,&quot;parse-names&quot;:false,&quot;dropping-particle&quot;:&quot;&quot;,&quot;non-dropping-particle&quot;:&quot;&quot;},{&quot;family&quot;:&quot;Sun&quot;,&quot;given&quot;:&quot;Susie X.&quot;,&quot;parse-names&quot;:false,&quot;dropping-particle&quot;:&quot;&quot;,&quot;non-dropping-particle&quot;:&quot;&quot;},{&quot;family&quot;:&quot;Hunt&quot;,&quot;given&quot;:&quot;Kelly K.&quot;,&quot;parse-names&quot;:false,&quot;dropping-particle&quot;:&quot;&quot;,&quot;non-dropping-particle&quot;:&quot;&quot;},{&quot;family&quot;:&quot;Glencer&quot;,&quot;given&quot;:&quot;Alexa C.&quot;,&quot;parse-names&quot;:false,&quot;dropping-particle&quot;:&quot;&quot;,&quot;non-dropping-particle&quot;:&quot;&quot;},{&quot;family&quot;:&quot;Teshome&quot;,&quot;given&quot;:&quot;Mediget&quot;,&quot;parse-names&quot;:false,&quot;dropping-particle&quot;:&quot;&quot;,&quot;non-dropping-particle&quot;:&quot;&quot;},{&quot;family&quot;:&quot;Lucci&quot;,&quot;given&quot;:&quot;Anthony&quot;,&quot;parse-names&quot;:false,&quot;dropping-particle&quot;:&quot;&quot;,&quot;non-dropping-particle&quot;:&quot;&quot;},{&quot;family&quot;:&quot;Weiser&quot;,&quot;given&quot;:&quot;Roi&quot;,&quot;parse-names&quot;:false,&quot;dropping-particle&quot;:&quot;&quot;,&quot;non-dropping-particle&quot;:&quot;&quot;},{&quot;family&quot;:&quot;Johnson&quot;,&quot;given&quot;:&quot;Helen&quot;,&quot;parse-names&quot;:false,&quot;dropping-particle&quot;:&quot;&quot;,&quot;non-dropping-particle&quot;:&quot;&quot;},{&quot;family&quot;:&quot;Smith&quot;,&quot;given&quot;:&quot;Benjamin D.&quot;,&quot;parse-names&quot;:false,&quot;dropping-particle&quot;:&quot;&quot;,&quot;non-dropping-particle&quot;:&quot;&quot;},{&quot;family&quot;:&quot;Gutierrez&quot;,&quot;given&quot;:&quot;Angelica M.&quot;,&quot;parse-names&quot;:false,&quot;dropping-particle&quot;:&quot;&quot;,&quot;non-dropping-particle&quot;:&quot;&quot;},{&quot;family&quot;:&quot;Shaitelman&quot;,&quot;given&quot;:&quot;Simona F.&quot;,&quot;parse-names&quot;:false,&quot;dropping-particle&quot;:&quot;&quot;,&quot;non-dropping-particle&quot;:&quot;&quot;},{&quot;family&quot;:&quot;Arun&quot;,&quot;given&quot;:&quot;Banu K.&quot;,&quot;parse-names&quot;:false,&quot;dropping-particle&quot;:&quot;&quot;,&quot;non-dropping-particle&quot;:&quot;&quot;}],&quot;container-title&quot;:&quot;JAMA Network Open&quot;,&quot;container-title-short&quot;:&quot;JAMA Netw Open&quot;,&quot;DOI&quot;:&quot;10.1001/jamanetworkopen.2024.18486&quot;,&quot;ISSN&quot;:&quot;2574-3805&quot;,&quot;issued&quot;:{&quot;date-parts&quot;:[[2024,6,25]]},&quot;page&quot;:&quot;e2418486&quot;,&quot;issue&quot;:&quot;6&quot;,&quot;volume&quot;:&quot;7&quot;},&quot;isTemporary&quot;:false}]},{&quot;citationID&quot;:&quot;MENDELEY_CITATION_c576ab62-fb36-4fb4-b35d-5f2b4e293815&quot;,&quot;properties&quot;:{&quot;noteIndex&quot;:0},&quot;isEdited&quot;:false,&quot;manualOverride&quot;:{&quot;isManuallyOverridden&quot;:false,&quot;citeprocText&quot;:&quot;(4)&quot;,&quot;manualOverrideText&quot;:&quot;&quot;},&quot;citationTag&quot;:&quot;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&quot;,&quot;citationItems&quot;:[{&quot;id&quot;:&quot;afc5d262-fef3-352a-bee4-d1258e2e8ebd&quot;,&quot;itemData&quot;:{&quot;type&quot;:&quot;article-journal&quot;,&quot;id&quot;:&quot;afc5d262-fef3-352a-bee4-d1258e2e8ebd&quot;,&quot;title&quot;:&quot;A Population-Based Study of Genes Previously Implicated in Breast Cancer&quot;,&quot;author&quot;:[{&quot;family&quot;:&quot;Hu&quot;,&quot;given&quot;:&quot;Chunling&quot;,&quot;parse-names&quot;:false,&quot;dropping-particle&quot;:&quot;&quot;,&quot;non-dropping-particle&quot;:&quot;&quot;},{&quot;family&quot;:&quot;Hart&quot;,&quot;given&quot;:&quot;Steven N.&quot;,&quot;parse-names&quot;:false,&quot;dropping-particle&quot;:&quot;&quot;,&quot;non-dropping-particle&quot;:&quot;&quot;},{&quot;family&quot;:&quot;Gnanaolivu&quot;,&quot;given&quot;:&quot;Rohan&quot;,&quot;parse-names&quot;:false,&quot;dropping-particle&quot;:&quot;&quot;,&quot;non-dropping-particle&quot;:&quot;&quot;},{&quot;family&quot;:&quot;Huang&quot;,&quot;given&quot;:&quot;Hongyan&quot;,&quot;parse-names&quot;:false,&quot;dropping-particle&quot;:&quot;&quot;,&quot;non-dropping-particle&quot;:&quot;&quot;},{&quot;family&quot;:&quot;Lee&quot;,&quot;given&quot;:&quot;Kun Y.&quot;,&quot;parse-names&quot;:false,&quot;dropping-particle&quot;:&quot;&quot;,&quot;non-dropping-particle&quot;:&quot;&quot;},{&quot;family&quot;:&quot;Na&quot;,&quot;given&quot;:&quot;Jie&quot;,&quot;parse-names&quot;:false,&quot;dropping-particle&quot;:&quot;&quot;,&quot;non-dropping-particle&quot;:&quot;&quot;},{&quot;family&quot;:&quot;Gao&quot;,&quot;given&quot;:&quot;Chi&quot;,&quot;parse-names&quot;:false,&quot;dropping-particle&quot;:&quot;&quot;,&quot;non-dropping-particle&quot;:&quot;&quot;},{&quot;family&quot;:&quot;Lilyquist&quot;,&quot;given&quot;:&quot;Jenna&quot;,&quot;parse-names&quot;:false,&quot;dropping-particle&quot;:&quot;&quot;,&quot;non-dropping-particle&quot;:&quot;&quot;},{&quot;family&quot;:&quot;Yadav&quot;,&quot;given&quot;:&quot;Siddhartha&quot;,&quot;parse-names&quot;:false,&quot;dropping-particle&quot;:&quot;&quot;,&quot;non-dropping-particle&quot;:&quot;&quot;},{&quot;family&quot;:&quot;Boddicker&quot;,&quot;given&quot;:&quot;Nicholas J.&quot;,&quot;parse-names&quot;:false,&quot;dropping-particle&quot;:&quot;&quot;,&quot;non-dropping-particle&quot;:&quot;&quot;},{&quot;family&quot;:&quot;Samara&quot;,&quot;given&quot;:&quot;Raed&quot;,&quot;parse-names&quot;:false,&quot;dropping-particle&quot;:&quot;&quot;,&quot;non-dropping-particle&quot;:&quot;&quot;},{&quot;family&quot;:&quot;Klebba&quot;,&quot;given&quot;:&quot;Josh&quot;,&quot;parse-names&quot;:false,&quot;dropping-particle&quot;:&quot;&quot;,&quot;non-dropping-particle&quot;:&quot;&quot;},{&quot;family&quot;:&quot;Ambrosone&quot;,&quot;given&quot;:&quot;Christine B.&quot;,&quot;parse-names&quot;:false,&quot;dropping-particle&quot;:&quot;&quot;,&quot;non-dropping-particle&quot;:&quot;&quot;},{&quot;family&quot;:&quot;Anton-Culver&quot;,&quot;given&quot;:&quot;Hoda&quot;,&quot;parse-names&quot;:false,&quot;dropping-particle&quot;:&quot;&quot;,&quot;non-dropping-particle&quot;:&quot;&quot;},{&quot;family&quot;:&quot;Auer&quot;,&quot;given&quot;:&quot;Paul&quot;,&quot;parse-names&quot;:false,&quot;dropping-particle&quot;:&quot;&quot;,&quot;non-dropping-particle&quot;:&quot;&quot;},{&quot;family&quot;:&quot;Bandera&quot;,&quot;given&quot;:&quot;Elisa&quot;,&quot;parse-names&quot;:false,&quot;dropping-particle&quot;:&quot;V.&quot;,&quot;non-dropping-particle&quot;:&quot;&quot;},{&quot;family&quot;:&quot;Bernstein&quot;,&quot;given&quot;:&quot;Leslie&quot;,&quot;parse-names&quot;:false,&quot;dropping-particle&quot;:&quot;&quot;,&quot;non-dropping-particle&quot;:&quot;&quot;},{&quot;family&quot;:&quot;Bertrand&quot;,&quot;given&quot;:&quot;Kimberly A.&quot;,&quot;parse-names&quot;:false,&quot;dropping-particle&quot;:&quot;&quot;,&quot;non-dropping-particle&quot;:&quot;&quot;},{&quot;family&quot;:&quot;Burnside&quot;,&quot;given&quot;:&quot;Elizabeth S.&quot;,&quot;parse-names&quot;:false,&quot;dropping-particle&quot;:&quot;&quot;,&quot;non-dropping-particle&quot;:&quot;&quot;},{&quot;family&quot;:&quot;Carter&quot;,&quot;given&quot;:&quot;Brian D.&quot;,&quot;parse-names&quot;:false,&quot;dropping-particle&quot;:&quot;&quot;,&quot;non-dropping-particle&quot;:&quot;&quot;},{&quot;family&quot;:&quot;Eliassen&quot;,&quot;given&quot;:&quot;Heather&quot;,&quot;parse-names&quot;:false,&quot;dropping-particle&quot;:&quot;&quot;,&quot;non-dropping-particle&quot;:&quot;&quot;},{&quot;family&quot;:&quot;Gapstur&quot;,&quot;given&quot;:&quot;Susan M.&quot;,&quot;parse-names&quot;:false,&quot;dropping-particle&quot;:&quot;&quot;,&quot;non-dropping-particle&quot;:&quot;&quot;},{&quot;family&quot;:&quot;Gaudet&quot;,&quot;given&quot;:&quot;Mia&quot;,&quot;parse-names&quot;:false,&quot;dropping-particle&quot;:&quot;&quot;,&quot;non-dropping-particle&quot;:&quot;&quot;},{&quot;family&quot;:&quot;Haiman&quot;,&quot;given&quot;:&quot;Christopher&quot;,&quot;parse-names&quot;:false,&quot;dropping-particle&quot;:&quot;&quot;,&quot;non-dropping-particle&quot;:&quot;&quot;},{&quot;family&quot;:&quot;Hodge&quot;,&quot;given&quot;:&quot;James M.&quot;,&quot;parse-names&quot;:false,&quot;dropping-particle&quot;:&quot;&quot;,&quot;non-dropping-particle&quot;:&quot;&quot;},{&quot;family&quot;:&quot;Hunter&quot;,&quot;given&quot;:&quot;David J.&quot;,&quot;parse-names&quot;:false,&quot;dropping-particle&quot;:&quot;&quot;,&quot;non-dropping-particle&quot;:&quot;&quot;},{&quot;family&quot;:&quot;Jacobs&quot;,&quot;given&quot;:&quot;Eric J.&quot;,&quot;parse-names&quot;:false,&quot;dropping-particle&quot;:&quot;&quot;,&quot;non-dropping-particle&quot;:&quot;&quot;},{&quot;family&quot;:&quot;John&quot;,&quot;given&quot;:&quot;Esther M.&quot;,&quot;parse-names&quot;:false,&quot;dropping-particle&quot;:&quot;&quot;,&quot;non-dropping-particle&quot;:&quot;&quot;},{&quot;family&quot;:&quot;Kooperberg&quot;,&quot;given&quot;:&quot;Charles&quot;,&quot;parse-names&quot;:false,&quot;dropping-particle&quot;:&quot;&quot;,&quot;non-dropping-particle&quot;:&quot;&quot;},{&quot;family&quot;:&quot;Kurian&quot;,&quot;given&quot;:&quot;Allison W.&quot;,&quot;parse-names&quot;:false,&quot;dropping-particle&quot;:&quot;&quot;,&quot;non-dropping-particle&quot;:&quot;&quot;},{&quot;family&quot;:&quot;Marchand&quot;,&quot;given&quot;:&quot;Loic&quot;,&quot;parse-names&quot;:false,&quot;dropping-particle&quot;:&quot;&quot;,&quot;non-dropping-particle&quot;:&quot;Le&quot;},{&quot;family&quot;:&quot;Lindstroem&quot;,&quot;given&quot;:&quot;Sara&quot;,&quot;parse-names&quot;:false,&quot;dropping-particle&quot;:&quot;&quot;,&quot;non-dropping-particle&quot;:&quot;&quot;},{&quot;family&quot;:&quot;Lindstrom&quot;,&quot;given&quot;:&quot;Tricia&quot;,&quot;parse-names&quot;:false,&quot;dropping-particle&quot;:&quot;&quot;,&quot;non-dropping-particle&quot;:&quot;&quot;},{&quot;family&quot;:&quot;Ma&quot;,&quot;given&quot;:&quot;Huiyan&quot;,&quot;parse-names&quot;:false,&quot;dropping-particle&quot;:&quot;&quot;,&quot;non-dropping-particle&quot;:&quot;&quot;},{&quot;family&quot;:&quot;Neuhausen&quot;,&quot;given&quot;:&quot;Susan&quot;,&quot;parse-names&quot;:false,&quot;dropping-particle&quot;:&quot;&quot;,&quot;non-dropping-particle&quot;:&quot;&quot;},{&quot;family&quot;:&quot;Newcomb&quot;,&quot;given&quot;:&quot;Polly A.&quot;,&quot;parse-names&quot;:false,&quot;dropping-particle&quot;:&quot;&quot;,&quot;non-dropping-particle&quot;:&quot;&quot;},{&quot;family&quot;:&quot;O’Brien&quot;,&quot;given&quot;:&quot;Katie M.&quot;,&quot;parse-names&quot;:false,&quot;dropping-particle&quot;:&quot;&quot;,&quot;non-dropping-particle&quot;:&quot;&quot;},{&quot;family&quot;:&quot;Olson&quot;,&quot;given&quot;:&quot;Janet E.&quot;,&quot;parse-names&quot;:false,&quot;dropping-particle&quot;:&quot;&quot;,&quot;non-dropping-particle&quot;:&quot;&quot;},{&quot;family&quot;:&quot;Ong&quot;,&quot;given&quot;:&quot;Irene M.&quot;,&quot;parse-names&quot;:false,&quot;dropping-particle&quot;:&quot;&quot;,&quot;non-dropping-particle&quot;:&quot;&quot;},{&quot;family&quot;:&quot;Pal&quot;,&quot;given&quot;:&quot;Tuya&quot;,&quot;parse-names&quot;:false,&quot;dropping-particle&quot;:&quot;&quot;,&quot;non-dropping-particle&quot;:&quot;&quot;},{&quot;family&quot;:&quot;Palmer&quot;,&quot;given&quot;:&quot;Julie R.&quot;,&quot;parse-names&quot;:false,&quot;dropping-particle&quot;:&quot;&quot;,&quot;non-dropping-particle&quot;:&quot;&quot;},{&quot;family&quot;:&quot;Patel&quot;,&quot;given&quot;:&quot;Alpa&quot;,&quot;parse-names&quot;:false,&quot;dropping-particle&quot;:&quot;V.&quot;,&quot;non-dropping-particle&quot;:&quot;&quot;},{&quot;family&quot;:&quot;Reid&quot;,&quot;given&quot;:&quot;Sonya&quot;,&quot;parse-names&quot;:false,&quot;dropping-particle&quot;:&quot;&quot;,&quot;non-dropping-particle&quot;:&quot;&quot;},{&quot;family&quot;:&quot;Rosenberg&quot;,&quot;given&quot;:&quot;Lynn&quot;,&quot;parse-names&quot;:false,&quot;dropping-particle&quot;:&quot;&quot;,&quot;non-dropping-particle&quot;:&quot;&quot;},{&quot;family&quot;:&quot;Sandler&quot;,&quot;given&quot;:&quot;Dale P.&quot;,&quot;parse-names&quot;:false,&quot;dropping-particle&quot;:&quot;&quot;,&quot;non-dropping-particle&quot;:&quot;&quot;},{&quot;family&quot;:&quot;Scott&quot;,&quot;given&quot;:&quot;Christopher&quot;,&quot;parse-names&quot;:false,&quot;dropping-particle&quot;:&quot;&quot;,&quot;non-dropping-particle&quot;:&quot;&quot;},{&quot;family&quot;:&quot;Tamimi&quot;,&quot;given&quot;:&quot;Rulla&quot;,&quot;parse-names&quot;:false,&quot;dropping-particle&quot;:&quot;&quot;,&quot;non-dropping-particle&quot;:&quot;&quot;},{&quot;family&quot;:&quot;Taylor&quot;,&quot;given&quot;:&quot;Jack A.&quot;,&quot;parse-names&quot;:false,&quot;dropping-particle&quot;:&quot;&quot;,&quot;non-dropping-particle&quot;:&quot;&quot;},{&quot;family&quot;:&quot;Trentham-Dietz&quot;,&quot;given&quot;:&quot;Amy&quot;,&quot;parse-names&quot;:false,&quot;dropping-particle&quot;:&quot;&quot;,&quot;non-dropping-particle&quot;:&quot;&quot;},{&quot;family&quot;:&quot;Vachon&quot;,&quot;given&quot;:&quot;Celine M.&quot;,&quot;parse-names&quot;:false,&quot;dropping-particle&quot;:&quot;&quot;,&quot;non-dropping-particle&quot;:&quot;&quot;},{&quot;family&quot;:&quot;Weinberg&quot;,&quot;given&quot;:&quot;Clarice&quot;,&quot;parse-names&quot;:false,&quot;dropping-particle&quot;:&quot;&quot;,&quot;non-dropping-particle&quot;:&quot;&quot;},{&quot;family&quot;:&quot;Yao&quot;,&quot;given&quot;:&quot;Song&quot;,&quot;parse-names&quot;:false,&quot;dropping-particle&quot;:&quot;&quot;,&quot;non-dropping-particle&quot;:&quot;&quot;},{&quot;family&quot;:&quot;Ziogas&quot;,&quot;given&quot;:&quot;Argyrios&quot;,&quot;parse-names&quot;:false,&quot;dropping-particle&quot;:&quot;&quot;,&quot;non-dropping-particle&quot;:&quot;&quot;},{&quot;family&quot;:&quot;Weitzel&quot;,&quot;given&quot;:&quot;Jeffrey N.&quot;,&quot;parse-names&quot;:false,&quot;dropping-particle&quot;:&quot;&quot;,&quot;non-dropping-particle&quot;:&quot;&quot;},{&quot;family&quot;:&quot;Goldgar&quot;,&quot;given&quot;:&quot;David E.&quot;,&quot;parse-names&quot;:false,&quot;dropping-particle&quot;:&quot;&quot;,&quot;non-dropping-particle&quot;:&quot;&quot;},{&quot;family&quot;:&quot;Domchek&quot;,&quot;given&quot;:&quot;Susan M.&quot;,&quot;parse-names&quot;:false,&quot;dropping-particle&quot;:&quot;&quot;,&quot;non-dropping-particle&quot;:&quot;&quot;},{&quot;family&quot;:&quot;Nathanson&quot;,&quot;given&quot;:&quot;Katherine L.&quot;,&quot;parse-names&quot;:false,&quot;dropping-particle&quot;:&quot;&quot;,&quot;non-dropping-particle&quot;:&quot;&quot;},{&quot;family&quot;:&quot;Kraft&quot;,&quot;given&quot;:&quot;Peter&quot;,&quot;parse-names&quot;:false,&quot;dropping-particle&quot;:&quot;&quot;,&quot;non-dropping-particle&quot;:&quot;&quot;},{&quot;family&quot;:&quot;Polley&quot;,&quot;given&quot;:&quot;Eric C.&quot;,&quot;parse-names&quot;:false,&quot;dropping-particle&quot;:&quot;&quot;,&quot;non-dropping-particle&quot;:&quot;&quot;},{&quot;family&quot;:&quot;Couch&quot;,&quot;given&quot;:&quot;Fergus J.&quot;,&quot;parse-names&quot;:false,&quot;dropping-particle&quot;:&quot;&quot;,&quot;non-dropping-particle&quot;:&quot;&quot;}],&quot;container-title&quot;:&quot;New England Journal of Medicine&quot;,&quot;DOI&quot;:&quot;10.1056/NEJMoa2005936&quot;,&quot;ISSN&quot;:&quot;0028-4793&quot;,&quot;issued&quot;:{&quot;date-parts&quot;:[[2021,2,4]]},&quot;page&quot;:&quot;440-451&quot;,&quot;issue&quot;:&quot;5&quot;,&quot;volume&quot;:&quot;384&quot;,&quot;container-title-short&quot;:&quot;&quot;},&quot;isTemporary&quot;:false}]},{&quot;citationID&quot;:&quot;MENDELEY_CITATION_1ff7fb98-df3e-4eb6-9de7-84f211582c24&quot;,&quot;properties&quot;:{&quot;noteIndex&quot;:0},&quot;isEdited&quot;:false,&quot;manualOverride&quot;:{&quot;isManuallyOverridden&quot;:false,&quot;citeprocText&quot;:&quot;(5)&quot;,&quot;manualOverrideText&quot;:&quot;&quot;},&quot;citationTag&quot;:&quot;MENDELEY_CITATION_v3_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&quot;,&quot;citationItems&quot;:[{&quot;id&quot;:&quot;5ca3fa8e-6d93-3e88-a05c-761c7781a29e&quot;,&quot;itemData&quot;:{&quot;type&quot;:&quot;article-journal&quot;,&quot;id&quot;:&quot;5ca3fa8e-6d93-3e88-a05c-761c7781a29e&quot;,&quot;title&quot;:&quot;Recommendations for interpreting genetic variants in Arab populations&quot;,&quot;author&quot;:[{&quot;family&quot;:&quot;Abou Tayoun&quot;,&quot;given&quot;:&quot;A N&quot;,&quot;parse-names&quot;:false,&quot;dropping-particle&quot;:&quot;&quot;,&quot;non-dropping-particle&quot;:&quot;&quot;},{&quot;family&quot;:&quot;AlHarthi&quot;,&quot;given&quot;:&quot;H&quot;,&quot;parse-names&quot;:false,&quot;dropping-particle&quot;:&quot;&quot;,&quot;non-dropping-particle&quot;:&quot;&quot;},{&quot;family&quot;:&quot;AlMubarak&quot;,&quot;given&quot;:&quot;B R&quot;,&quot;parse-names&quot;:false,&quot;dropping-particle&quot;:&quot;&quot;,&quot;non-dropping-particle&quot;:&quot;&quot;},{&quot;family&quot;:&quot;others&quot;,&quot;given&quot;:&quot;&quot;,&quot;parse-names&quot;:false,&quot;dropping-particle&quot;:&quot;&quot;,&quot;non-dropping-particle&quot;:&quot;&quot;}],&quot;container-title&quot;:&quot;NPJ Genomic Medicine&quot;,&quot;container-title-short&quot;:&quot;NPJ Genom Med&quot;,&quot;DOI&quot;:&quot;10.1038/s41525-021-00214-5&quot;,&quot;issued&quot;:{&quot;date-parts&quot;:[[2021]]},&quot;page&quot;:&quot;52&quot;,&quot;issue&quot;:&quot;1&quot;,&quot;volume&quot;:&quot;6&quot;},&quot;isTemporary&quot;:false}]},{&quot;citationID&quot;:&quot;MENDELEY_CITATION_1a05e2ca-b5b3-4401-85fd-1d06c0e949f3&quot;,&quot;properties&quot;:{&quot;noteIndex&quot;:0},&quot;isEdited&quot;:false,&quot;manualOverride&quot;:{&quot;isManuallyOverridden&quot;:false,&quot;citeprocText&quot;:&quot;(6,7)&quot;,&quot;manualOverrideText&quot;:&quot;&quot;},&quot;citationTag&quot;:&quot;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&quot;,&quot;citationItems&quot;:[{&quot;id&quot;:&quot;219a4f14-3d78-3dbf-86a2-1b7aacc93f52&quot;,&quot;itemData&quot;:{&quot;type&quot;:&quot;article-journal&quot;,&quot;id&quot;:&quot;219a4f14-3d78-3dbf-86a2-1b7aacc93f52&quot;,&quot;title&quot;:&quot;An &lt;scp&gt;evidence‐based&lt;/scp&gt; practice guideline of the National Society of Genetic Counselors for telehealth genetic counseling&quot;,&quot;author&quot;:[{&quot;family&quot;:&quot;Green&quot;,&quot;given&quot;:&quot;Sarah&quot;,&quot;parse-names&quot;:false,&quot;dropping-particle&quot;:&quot;&quot;,&quot;non-dropping-particle&quot;:&quot;&quot;},{&quot;family&quot;:&quot;Hartzfeld&quot;,&quot;given&quot;:&quot;Deborah&quot;,&quot;parse-names&quot;:false,&quot;dropping-particle&quot;:&quot;&quot;,&quot;non-dropping-particle&quot;:&quot;&quot;},{&quot;family&quot;:&quot;Terry&quot;,&quot;given&quot;:&quot;Alissa Bovee&quot;,&quot;parse-names&quot;:false,&quot;dropping-particle&quot;:&quot;&quot;,&quot;non-dropping-particle&quot;:&quot;&quot;},{&quot;family&quot;:&quot;Fissell&quot;,&quot;given&quot;:&quot;Kristi&quot;,&quot;parse-names&quot;:false,&quot;dropping-particle&quot;:&quot;&quot;,&quot;non-dropping-particle&quot;:&quot;&quot;},{&quot;family&quot;:&quot;Friedman&quot;,&quot;given&quot;:&quot;Sue&quot;,&quot;parse-names&quot;:false,&quot;dropping-particle&quot;:&quot;&quot;,&quot;non-dropping-particle&quot;:&quot;&quot;},{&quot;family&quot;:&quot;Paolino&quot;,&quot;given&quot;:&quot;Nicholas&quot;,&quot;parse-names&quot;:false,&quot;dropping-particle&quot;:&quot;&quot;,&quot;non-dropping-particle&quot;:&quot;&quot;},{&quot;family&quot;:&quot;Principe&quot;,&quot;given&quot;:&quot;Kate&quot;,&quot;parse-names&quot;:false,&quot;dropping-particle&quot;:&quot;&quot;,&quot;non-dropping-particle&quot;:&quot;&quot;},{&quot;family&quot;:&quot;Sandbach&quot;,&quot;given&quot;:&quot;John&quot;,&quot;parse-names&quot;:false,&quot;dropping-particle&quot;:&quot;&quot;,&quot;non-dropping-particle&quot;:&quot;&quot;},{&quot;family&quot;:&quot;Trzupek&quot;,&quot;given&quot;:&quot;Karmen&quot;,&quot;parse-names&quot;:false,&quot;dropping-particle&quot;:&quot;&quot;,&quot;non-dropping-particle&quot;:&quot;&quot;},{&quot;family&quot;:&quot;Winheld&quot;,&quot;given&quot;:&quot;Stephanie&quot;,&quot;parse-names&quot;:false,&quot;dropping-particle&quot;:&quot;&quot;,&quot;non-dropping-particle&quot;:&quot;&quot;},{&quot;family&quot;:&quot;Malinowski&quot;,&quot;given&quot;:&quot;Jennifer&quot;,&quot;parse-names&quot;:false,&quot;dropping-particle&quot;:&quot;&quot;,&quot;non-dropping-particle&quot;:&quot;&quot;}],&quot;container-title&quot;:&quot;Journal of Genetic Counseling&quot;,&quot;container-title-short&quot;:&quot;J Genet Couns&quot;,&quot;DOI&quot;:&quot;10.1002/jgc4.1627&quot;,&quot;ISSN&quot;:&quot;1059-7700&quot;,&quot;issued&quot;:{&quot;date-parts&quot;:[[2023,2,30]]},&quot;page&quot;:&quot;4-17&quot;,&quot;abstract&quot;:&quot;&lt;p&gt;There are currently no practice guidelines available for genetic counseling using telehealth modalities. This evidence‐based practice guideline was developed in response to increasing use of alternative service delivery models for genetic counseling, specifically telephone and video‐based genetic counseling (telehealth genetic counseling or THGC). A recent systematic evidence review (SER) compared outcomes of THGC with in‐person genetic counseling and found that for the majority of studied outcomes, THGC was a non‐inferior and comparable service delivery model. The SER results were used to develop this guideline. The current and anticipated future use of THGC, including the influence of the COVID‐19 pandemic, provides the context for this guideline. Recommendation: The Telehealth Practice Guideline author workgroup conditionally recommends telehealth genetic counseling, either via telephone or video, as a delivery method for genetic counseling. Depending on factors unique to individual healthcare systems and provider and patient populations, THGC may be the only service delivery model available or may be utilized in addition to other service delivery models including in‐person genetic counseling. The evidence shows large desirable effects, minor undesirable effects, and increased equity for patients when THGC is available. THGC may reduce or remove existing barriers to patient access to genetic counseling, such as medical conditions and/or disabilities that may affect a patient's ability to travel, inflexible work or school schedules, and lack of reliable transportation, finances, or dependent care. THGC is likely acceptable to key groups impacted by its use and is feasible to implement. Certain patient populations may require additional resources or encounter more barriers in using telemedicine services in general. For these populations, THGC can still be a valuable option if solutions are available.&lt;/p&gt;&quot;,&quot;issue&quot;:&quot;1&quot;,&quot;volume&quot;:&quot;32&quot;},&quot;isTemporary&quot;:false},{&quot;id&quot;:&quot;dfb17a4b-48cb-3157-9ad0-a7c79cccd22f&quot;,&quot;itemData&quot;:{&quot;type&quot;:&quot;article-journal&quot;,&quot;id&quot;:&quot;dfb17a4b-48cb-3157-9ad0-a7c79cccd22f&quot;,&quot;title&quot;:&quot;Telehealth for genetic counseling: A systematic evidence review&quot;,&quot;author&quot;:[{&quot;family&quot;:&quot;Danylchuk&quot;,&quot;given&quot;:&quot;Noelle R.&quot;,&quot;parse-names&quot;:false,&quot;dropping-particle&quot;:&quot;&quot;,&quot;non-dropping-particle&quot;:&quot;&quot;},{&quot;family&quot;:&quot;Cook&quot;,&quot;given&quot;:&quot;Lola&quot;,&quot;parse-names&quot;:false,&quot;dropping-particle&quot;:&quot;&quot;,&quot;non-dropping-particle&quot;:&quot;&quot;},{&quot;family&quot;:&quot;Shane‐Carson&quot;,&quot;given&quot;:&quot;Kate P.&quot;,&quot;parse-names&quot;:false,&quot;dropping-particle&quot;:&quot;&quot;,&quot;non-dropping-particle&quot;:&quot;&quot;},{&quot;family&quot;:&quot;Cacioppo&quot;,&quot;given&quot;:&quot;Cara N.&quot;,&quot;parse-names&quot;:false,&quot;dropping-particle&quot;:&quot;&quot;,&quot;non-dropping-particle&quot;:&quot;&quot;},{&quot;family&quot;:&quot;Hardy&quot;,&quot;given&quot;:&quot;Melanie W.&quot;,&quot;parse-names&quot;:false,&quot;dropping-particle&quot;:&quot;&quot;,&quot;non-dropping-particle&quot;:&quot;&quot;},{&quot;family&quot;:&quot;Nusbaum&quot;,&quot;given&quot;:&quot;Rachel&quot;,&quot;parse-names&quot;:false,&quot;dropping-particle&quot;:&quot;&quot;,&quot;non-dropping-particle&quot;:&quot;&quot;},{&quot;family&quot;:&quot;Steelman&quot;,&quot;given&quot;:&quot;Susan C.&quot;,&quot;parse-names&quot;:false,&quot;dropping-particle&quot;:&quot;&quot;,&quot;non-dropping-particle&quot;:&quot;&quot;},{&quot;family&quot;:&quot;Malinowski&quot;,&quot;given&quot;:&quot;Jennifer&quot;,&quot;parse-names&quot;:false,&quot;dropping-particle&quot;:&quot;&quot;,&quot;non-dropping-particle&quot;:&quot;&quot;}],&quot;container-title&quot;:&quot;Journal of Genetic Counseling&quot;,&quot;container-title-short&quot;:&quot;J Genet Couns&quot;,&quot;DOI&quot;:&quot;10.1002/jgc4.1481&quot;,&quot;ISSN&quot;:&quot;1059-7700&quot;,&quot;issued&quot;:{&quot;date-parts&quot;:[[2021,10,6]]},&quot;page&quot;:&quot;1361-1378&quot;,&quot;abstract&quot;:&quot;&lt;p&gt;Telehealth options, such as telephone counseling or videoconferencing, for service delivery in genetic counseling are becoming more widely accepted. However, until now, there has not been a systematic review of the literature focused specifically on genetic counseling outcomes for telehealth. We performed a systematic evidence review to compare telehealth genetic counseling (THGC), including videoconferencing and telephone counseling, across specialties to in‐person genetic counseling (IPGC) for a range of outcomes specific to patient and provider experiences and access to care. Several biomedical databases were queried up to January 11, 2021, to identify original research evaluating THGC. Through this search, 42 articles met the inclusion criteria including 13 randomized controlled trials and 29 non‐randomized observational studies encompassing 13,901 patients. Most included studies focused only on cancer genetic counseling; however, adult, pediatric, and prenatal specialties were also represented. The majority of studies evaluated patient and/or access to care outcomes. Though most studies reported high patient satisfaction with THGC, as well as comparable rates of trust and rapport, confidence in privacy, health behavior changes, and psychosocial outcomes, few represented diverse populations. Data of provider experiences were limited and varied with more disadvantages noted compared with patient experiences, particularly in studies involving telephone genetic counseling. Studies consistently reported a decrease in the patients’ costs and time required for travel when patients are seen via THGC compared to IPGC with a similar reduction in costs to the health system. Overall, results from our evidence synthesis suggest THGC is non‐inferior or comparable to IPGC across many domains, even considering that many of the studies included in this review were conducted with telehealth systems, notably videoconferencing, that were less robust and reliable than what is available today. There are notable limitations within this body of literature, leading to potential uncertainty in the generalizability of our analysis. We outline several recommendations for future studies.&lt;/p&gt;&quot;,&quot;issue&quot;:&quot;5&quot;,&quot;volume&quot;:&quot;30&quot;},&quot;isTemporary&quot;:false}]},{&quot;citationID&quot;:&quot;MENDELEY_CITATION_280517fb-e0ac-4712-9fa0-6ce2a0fc38fa&quot;,&quot;properties&quot;:{&quot;noteIndex&quot;:0},&quot;isEdited&quot;:false,&quot;manualOverride&quot;:{&quot;isManuallyOverridden&quot;:false,&quot;citeprocText&quot;:&quot;(8,9)&quot;,&quot;manualOverrideText&quot;:&quot;&quot;},&quot;citationTag&quot;:&quot;MENDELEY_CITATION_v3_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&quot;,&quot;citationItems&quot;:[{&quot;id&quot;:&quot;b425ad08-0819-3e27-9880-377d37cc7361&quot;,&quot;itemData&quot;:{&quot;type&quot;:&quot;article&quot;,&quot;id&quot;:&quot;b425ad08-0819-3e27-9880-377d37cc7361&quot;,&quot;title&quot;:&quot;Next-generation DNA sequencing&quot;,&quot;author&quot;:[{&quot;family&quot;:&quot;Shendure&quot;,&quot;given&quot;:&quot;Jay&quot;,&quot;parse-names&quot;:false,&quot;dropping-particle&quot;:&quot;&quot;,&quot;non-dropping-particle&quot;:&quot;&quot;},{&quot;family&quot;:&quot;Ji&quot;,&quot;given&quot;:&quot;Hanlee&quot;,&quot;parse-names&quot;:false,&quot;dropping-particle&quot;:&quot;&quot;,&quot;non-dropping-particle&quot;:&quot;&quot;}],&quot;container-title&quot;:&quot;Nature Biotechnology&quot;,&quot;container-title-short&quot;:&quot;Nat Biotechnol&quot;,&quot;DOI&quot;:&quot;10.1038/nbt1486&quot;,&quot;ISSN&quot;:&quot;10870156&quot;,&quot;PMID&quot;:&quot;18846087&quot;,&quot;issued&quot;:{&quot;date-parts&quot;:[[2008,10]]},&quot;page&quot;:&quot;1135-1145&quot;,&quot;abstract&quot;:&quot;DNA sequence represents a single format onto which a broad range of biological phenomena can be projected for high-throughput data collection. Over the past three years, massively parallel DNA sequencing platforms have become widely available, reducing the cost of DNA sequencing by over two orders of magnitude, and democratizing the field by putting the sequencing capacity of a major genome center in the hands of individual investigators. These new technologies are rapidly evolving, and near-term challenges include the development of robust protocols for generating sequencing libraries, building effective new approaches to data-analysis, and often a rethinking of experimental design. Next-generation DNA sequencing has the potential to dramatically accelerate biological and biomedical research, by enabling the comprehensive analysis of genomes, transcriptomes and interactomes to become inexpensive, routine and widespread, rather than requiring significant production-scale efforts. © 2008 Nature Publishing Group.&quot;,&quot;issue&quot;:&quot;10&quot;,&quot;volume&quot;:&quot;26&quot;},&quot;isTemporary&quot;:false},{&quot;id&quot;:&quot;fa585996-7fb5-3dac-ac55-bc610bcf441e&quot;,&quot;itemData&quot;:{&quot;type&quot;:&quot;article&quot;,&quot;id&quot;:&quot;fa585996-7fb5-3dac-ac55-bc610bcf441e&quot;,&quot;title&quot;:&quot;Exome sequencing as a tool for Mendelian disease gene discovery&quot;,&quot;author&quot;:[{&quot;family&quot;:&quot;Bamshad&quot;,&quot;given&quot;:&quot;Michael J.&quot;,&quot;parse-names&quot;:false,&quot;dropping-particle&quot;:&quot;&quot;,&quot;non-dropping-particle&quot;:&quot;&quot;},{&quot;family&quot;:&quot;Ng&quot;,&quot;given&quot;:&quot;Sarah B.&quot;,&quot;parse-names&quot;:false,&quot;dropping-particle&quot;:&quot;&quot;,&quot;non-dropping-particle&quot;:&quot;&quot;},{&quot;family&quot;:&quot;Bigham&quot;,&quot;given&quot;:&quot;Abigail W.&quot;,&quot;parse-names&quot;:false,&quot;dropping-particle&quot;:&quot;&quot;,&quot;non-dropping-particle&quot;:&quot;&quot;},{&quot;family&quot;:&quot;Tabor&quot;,&quot;given&quot;:&quot;Holly K.&quot;,&quot;parse-names&quot;:false,&quot;dropping-particle&quot;:&quot;&quot;,&quot;non-dropping-particle&quot;:&quot;&quot;},{&quot;family&quot;:&quot;Emond&quot;,&quot;given&quot;:&quot;Mary J.&quot;,&quot;parse-names&quot;:false,&quot;dropping-particle&quot;:&quot;&quot;,&quot;non-dropping-particle&quot;:&quot;&quot;},{&quot;family&quot;:&quot;Nickerson&quot;,&quot;given&quot;:&quot;Deborah A.&quot;,&quot;parse-names&quot;:false,&quot;dropping-particle&quot;:&quot;&quot;,&quot;non-dropping-particle&quot;:&quot;&quot;},{&quot;family&quot;:&quot;Shendure&quot;,&quot;given&quot;:&quot;Jay&quot;,&quot;parse-names&quot;:false,&quot;dropping-particle&quot;:&quot;&quot;,&quot;non-dropping-particle&quot;:&quot;&quot;}],&quot;container-title&quot;:&quot;Nature Reviews Genetics&quot;,&quot;container-title-short&quot;:&quot;Nat Rev Genet&quot;,&quot;DOI&quot;:&quot;10.1038/nrg3031&quot;,&quot;ISSN&quot;:&quot;14710056&quot;,&quot;PMID&quot;:&quot;21946919&quot;,&quot;issued&quot;:{&quot;date-parts&quot;:[[2011,11]]},&quot;page&quot;:&quot;745-755&quot;,&quot;abstract&quot;:&quot;Exome sequencing ĝ€\&quot; the targeted sequencing of the subset of the human genome that is protein coding-is a powerful and cost-effective new tool for dissecting the genetic basis of diseases and traits that have proved to be intractable to conventional gene-discovery strategies. Over the past 2 years, experimental and analytical approaches relating to exome sequencing have established a rich framework for discovering the genes underlying unsolved Mendelian disorders. Additionally, exome sequencing is being adapted to explore the extent to which rare alleles explain the heritability of complex diseases and health-related traits. These advances also set the stage for applying exome and whole-genome sequencing to facilitate clinical diagnosis and personalized disease-risk profiling. © 2011 Macmillan Publishers Limited. All rights reserved.&quot;,&quot;issue&quot;:&quot;11&quot;,&quot;volume&quot;:&quot;12&quot;},&quot;isTemporary&quot;:false}]},{&quot;citationID&quot;:&quot;MENDELEY_CITATION_1ec45ac4-6542-4fbd-bf2e-e7f55ea3ad01&quot;,&quot;properties&quot;:{&quot;noteIndex&quot;:0},&quot;isEdited&quot;:false,&quot;manualOverride&quot;:{&quot;isManuallyOverridden&quot;:false,&quot;citeprocText&quot;:&quot;(10,11)&quot;,&quot;manualOverrideText&quot;:&quot;&quot;},&quot;citationTag&quot;:&quot;MENDELEY_CITATION_v3_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&quot;,&quot;citationItems&quot;:[{&quot;id&quot;:&quot;d89a134a-b32d-3e70-b8df-f5e2017ed2cd&quot;,&quot;itemData&quot;:{&quot;type&quot;:&quot;article-journal&quot;,&quot;id&quot;:&quot;d89a134a-b32d-3e70-b8df-f5e2017ed2cd&quot;,&quot;title&quot;:&quot;Use of panel tests in place of single gene tests in the cancer genetics clinic&quot;,&quot;author&quot;:[{&quot;family&quot;:&quot;Yorczyk&quot;,&quot;given&quot;:&quot;A.&quot;,&quot;parse-names&quot;:false,&quot;dropping-particle&quot;:&quot;&quot;,&quot;non-dropping-particle&quot;:&quot;&quot;},{&quot;family&quot;:&quot;Robinson&quot;,&quot;given&quot;:&quot;L. S.&quot;,&quot;parse-names&quot;:false,&quot;dropping-particle&quot;:&quot;&quot;,&quot;non-dropping-particle&quot;:&quot;&quot;},{&quot;family&quot;:&quot;Ross&quot;,&quot;given&quot;:&quot;Theodora S.&quot;,&quot;parse-names&quot;:false,&quot;dropping-particle&quot;:&quot;&quot;,&quot;non-dropping-particle&quot;:&quot;&quot;}],&quot;container-title&quot;:&quot;Clinical Genetics&quot;,&quot;container-title-short&quot;:&quot;Clin Genet&quot;,&quot;DOI&quot;:&quot;10.1111/cge.12488&quot;,&quot;ISSN&quot;:&quot;13990004&quot;,&quot;PMID&quot;:&quot;25318351&quot;,&quot;issued&quot;:{&quot;date-parts&quot;:[[2015,9,1]]},&quot;page&quot;:&quot;278-282&quot;,&quot;abstract&quot;:&quot;Improved technology has made it possible to test for mutations within multiple genes simultaneously. It is not clear when these gene 'panels' should be used in the hereditary cancer setting. These analyses were intended to guide panel testing criteria. Offering hereditary panel testing as a first and final, 'single-tier', option was explored. A 'two-tiered' approach, in which panel testing is offered reflexively following stricter criteria, was then applied to the same data. Within our cohort of 105 patients, the single-tier approach was associated with a higher mutation detection rate (6.7% vs 3.8%) and variant of uncertain significance (VUS) rate (0.94 vs 0.23 average per person) compared to a two-tiered approach. Of the VUSs also identified in other patients by another lab, 53% were classified differently between laboratories. Individuals reporting African American race had more VUSs compared to other ancestry groups (p=0.001). The test cost for a single-tier test was 21% more than a two-tiered approach. Single-tier panel testing was associated with higher mutation and VUS rates, and there is inconsistent classification of the VUS/low penetrant genes between laboratories.&quot;,&quot;issue&quot;:&quot;3&quot;,&quot;volume&quot;:&quot;88&quot;},&quot;isTemporary&quot;:false},{&quot;id&quot;:&quot;ba39ec48-aec2-35b6-b040-f9f640b44445&quot;,&quot;itemData&quot;:{&quot;type&quot;:&quot;article-journal&quot;,&quot;id&quot;:&quot;ba39ec48-aec2-35b6-b040-f9f640b44445&quot;,&quot;title&quot;:&quot;How Far Do We Go With Genetic Evaluation? Gene, Panel, and Tumor Testing&quot;,&quot;author&quot;:[{&quot;family&quot;:&quot;Lynce&quot;,&quot;given&quot;:&quot;Filipa&quot;,&quot;parse-names&quot;:false,&quot;dropping-particle&quot;:&quot;&quot;,&quot;non-dropping-particle&quot;:&quot;&quot;},{&quot;family&quot;:&quot;Isaacs&quot;,&quot;given&quot;:&quot;Claudine&quot;,&quot;parse-names&quot;:false,&quot;dropping-particle&quot;:&quot;&quot;,&quot;non-dropping-particle&quot;:&quot;&quot;}],&quot;container-title&quot;:&quot;American Society of Clinical Oncology Educational Book&quot;,&quot;DOI&quot;:&quot;10.1200/EDBK_160391&quot;,&quot;ISSN&quot;:&quot;1548-8748&quot;,&quot;issued&quot;:{&quot;date-parts&quot;:[[2016,5]]},&quot;page&quot;:&quot;e72-e78&quot;,&quot;abstract&quot;:&quot;&lt;p&gt;The traditional model by which an individual was identified as harboring a hereditary susceptibility to cancer was to test for a mutation in a single gene or a finite number of genes associated with a particular syndrome (e.g., BRCA1 and BRCA2 for hereditary breast and ovarian cancer or mismatch repair genes for Lynch syndrome). The decision regarding which gene or genes to test for was based on a review of the patient’s personal medical history and their family history. With advances in next-generation DNA sequencing technology, offering simultaneous testing for multiple genes associated with a hereditary susceptibility to cancer is now possible. These panels typically include high-penetrance genes, but they also often include moderate- and low-penetrance genes. A number of the genes included in these panels have not been fully characterized either in terms of their cancer risks or their management options. Another way some patients are unexpectedly identified as carrying a germline mutation in a cancer susceptibility gene is at the time they undergo molecular profiling of their tumor, which typically has been carried out to guide treatment choices for their cancer. This article first focuses on the issues that need to be considered when deciding between recommending more targeted testing of a single or a small number of genes associated with a particular syndrome (single/limited gene testing) versus performing a multigene panel. This article also reviews the issues regarding germline risk that occur within the setting of ordering molecular profiling of tumors.&lt;/p&gt;&quot;,&quot;issue&quot;:&quot;36&quot;,&quot;container-title-short&quot;:&quot;&quot;},&quot;isTemporary&quot;:false}]},{&quot;citationID&quot;:&quot;MENDELEY_CITATION_e8b96e96-73a5-462a-ab49-35aae54d4502&quot;,&quot;properties&quot;:{&quot;noteIndex&quot;:0},&quot;isEdited&quot;:false,&quot;manualOverride&quot;:{&quot;isManuallyOverridden&quot;:false,&quot;citeprocText&quot;:&quot;(12)&quot;,&quot;manualOverrideText&quot;:&quot;&quot;},&quot;citationTag&quot;:&quot;MENDELEY_CITATION_v3_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&quot;,&quot;citationItems&quot;:[{&quot;id&quot;:&quot;8cba112a-f004-3636-aec2-7539342f6f49&quot;,&quot;itemData&quot;:{&quot;type&quot;:&quot;article&quot;,&quot;id&quot;:&quot;8cba112a-f004-3636-aec2-7539342f6f49&quot;,&quot;title&quot;:&quot;Genetic/familial high-risk assessment: Breast, ovarian, and pancreatic, version 2.2021&quot;,&quot;author&quot;:[{&quot;family&quot;:&quot;Daly&quot;,&quot;given&quot;:&quot;Mary B.&quot;,&quot;parse-names&quot;:false,&quot;dropping-particle&quot;:&quot;&quot;,&quot;non-dropping-particle&quot;:&quot;&quot;},{&quot;family&quot;:&quot;Pal&quot;,&quot;given&quot;:&quot;Tuya&quot;,&quot;parse-names&quot;:false,&quot;dropping-particle&quot;:&quot;&quot;,&quot;non-dropping-particle&quot;:&quot;&quot;},{&quot;family&quot;:&quot;Berry&quot;,&quot;given&quot;:&quot;Michael P.&quot;,&quot;parse-names&quot;:false,&quot;dropping-particle&quot;:&quot;&quot;,&quot;non-dropping-particle&quot;:&quot;&quot;},{&quot;family&quot;:&quot;Buys&quot;,&quot;given&quot;:&quot;Saundra S.&quot;,&quot;parse-names&quot;:false,&quot;dropping-particle&quot;:&quot;&quot;,&quot;non-dropping-particle&quot;:&quot;&quot;},{&quot;family&quot;:&quot;Dickson&quot;,&quot;given&quot;:&quot;Patricia&quot;,&quot;parse-names&quot;:false,&quot;dropping-particle&quot;:&quot;&quot;,&quot;non-dropping-particle&quot;:&quot;&quot;},{&quot;family&quot;:&quot;Domchek&quot;,&quot;given&quot;:&quot;Susan M.&quot;,&quot;parse-names&quot;:false,&quot;dropping-particle&quot;:&quot;&quot;,&quot;non-dropping-particle&quot;:&quot;&quot;},{&quot;family&quot;:&quot;Elkhanany&quot;,&quot;given&quot;:&quot;Ahmed&quot;,&quot;parse-names&quot;:false,&quot;dropping-particle&quot;:&quot;&quot;,&quot;non-dropping-particle&quot;:&quot;&quot;},{&quot;family&quot;:&quot;Friedman&quot;,&quot;given&quot;:&quot;Susan&quot;,&quot;parse-names&quot;:false,&quot;dropping-particle&quot;:&quot;&quot;,&quot;non-dropping-particle&quot;:&quot;&quot;},{&quot;family&quot;:&quot;Goggins&quot;,&quot;given&quot;:&quot;Michael&quot;,&quot;parse-names&quot;:false,&quot;dropping-particle&quot;:&quot;&quot;,&quot;non-dropping-particle&quot;:&quot;&quot;},{&quot;family&quot;:&quot;Hutton&quot;,&quot;given&quot;:&quot;Mollie L.&quot;,&quot;parse-names&quot;:false,&quot;dropping-particle&quot;:&quot;&quot;,&quot;non-dropping-particle&quot;:&quot;&quot;},{&quot;family&quot;:&quot;Karlan&quot;,&quot;given&quot;:&quot;Beth Y.&quot;,&quot;parse-names&quot;:false,&quot;dropping-particle&quot;:&quot;&quot;,&quot;non-dropping-particle&quot;:&quot;&quot;},{&quot;family&quot;:&quot;Khan&quot;,&quot;given&quot;:&quot;Seema&quot;,&quot;parse-names&quot;:false,&quot;dropping-particle&quot;:&quot;&quot;,&quot;non-dropping-particle&quot;:&quot;&quot;},{&quot;family&quot;:&quot;Klein&quot;,&quot;given&quot;:&quot;Catherine&quot;,&quot;parse-names&quot;:false,&quot;dropping-particle&quot;:&quot;&quot;,&quot;non-dropping-particle&quot;:&quot;&quot;},{&quot;family&quot;:&quot;Kohlmann&quot;,&quot;given&quot;:&quot;Wendy&quot;,&quot;parse-names&quot;:false,&quot;dropping-particle&quot;:&quot;&quot;,&quot;non-dropping-particle&quot;:&quot;&quot;},{&quot;family&quot;:&quot;Kurian&quot;,&quot;given&quot;:&quot;Allison W.&quot;,&quot;parse-names&quot;:false,&quot;dropping-particle&quot;:&quot;&quot;,&quot;non-dropping-particle&quot;:&quot;&quot;},{&quot;family&quot;:&quot;Laronga&quot;,&quot;given&quot;:&quot;Christine&quot;,&quot;parse-names&quot;:false,&quot;dropping-particle&quot;:&quot;&quot;,&quot;non-dropping-particle&quot;:&quot;&quot;},{&quot;family&quot;:&quot;Litton&quot;,&quot;given&quot;:&quot;Jennifer K.&quot;,&quot;parse-names&quot;:false,&quot;dropping-particle&quot;:&quot;&quot;,&quot;non-dropping-particle&quot;:&quot;&quot;},{&quot;family&quot;:&quot;Mak&quot;,&quot;given&quot;:&quot;Julie S.&quot;,&quot;parse-names&quot;:false,&quot;dropping-particle&quot;:&quot;&quot;,&quot;non-dropping-particle&quot;:&quot;&quot;},{&quot;family&quot;:&quot;Menendez&quot;,&quot;given&quot;:&quot;Carolyn S.&quot;,&quot;parse-names&quot;:false,&quot;dropping-particle&quot;:&quot;&quot;,&quot;non-dropping-particle&quot;:&quot;&quot;},{&quot;family&quot;:&quot;Merajver&quot;,&quot;given&quot;:&quot;Sofia D.&quot;,&quot;parse-names&quot;:false,&quot;dropping-particle&quot;:&quot;&quot;,&quot;non-dropping-particle&quot;:&quot;&quot;},{&quot;family&quot;:&quot;Norquist&quot;,&quot;given&quot;:&quot;Barbara S.&quot;,&quot;parse-names&quot;:false,&quot;dropping-particle&quot;:&quot;&quot;,&quot;non-dropping-particle&quot;:&quot;&quot;},{&quot;family&quot;:&quot;Offit&quot;,&quot;given&quot;:&quot;Kenneth&quot;,&quot;parse-names&quot;:false,&quot;dropping-particle&quot;:&quot;&quot;,&quot;non-dropping-particle&quot;:&quot;&quot;},{&quot;family&quot;:&quot;Pederson&quot;,&quot;given&quot;:&quot;Holly J.&quot;,&quot;parse-names&quot;:false,&quot;dropping-particle&quot;:&quot;&quot;,&quot;non-dropping-particle&quot;:&quot;&quot;},{&quot;family&quot;:&quot;Reiser&quot;,&quot;given&quot;:&quot;Gwen&quot;,&quot;parse-names&quot;:false,&quot;dropping-particle&quot;:&quot;&quot;,&quot;non-dropping-particle&quot;:&quot;&quot;},{&quot;family&quot;:&quot;Senter-Jamieson&quot;,&quot;given&quot;:&quot;Leigha&quot;,&quot;parse-names&quot;:false,&quot;dropping-particle&quot;:&quot;&quot;,&quot;non-dropping-particle&quot;:&quot;&quot;},{&quot;family&quot;:&quot;Shannon&quot;,&quot;given&quot;:&quot;Kristen Mahoney&quot;,&quot;parse-names&quot;:false,&quot;dropping-particle&quot;:&quot;&quot;,&quot;non-dropping-particle&quot;:&quot;&quot;},{&quot;family&quot;:&quot;Shatsky&quot;,&quot;given&quot;:&quot;Rebecca&quot;,&quot;parse-names&quot;:false,&quot;dropping-particle&quot;:&quot;&quot;,&quot;non-dropping-particle&quot;:&quot;&quot;},{&quot;family&quot;:&quot;Visvanathan&quot;,&quot;given&quot;:&quot;Kala&quot;,&quot;parse-names&quot;:false,&quot;dropping-particle&quot;:&quot;&quot;,&quot;non-dropping-particle&quot;:&quot;&quot;},{&quot;family&quot;:&quot;Weitzel&quot;,&quot;given&quot;:&quot;Jeffrey N.&quot;,&quot;parse-names&quot;:false,&quot;dropping-particle&quot;:&quot;&quot;,&quot;non-dropping-particle&quot;:&quot;&quot;},{&quot;family&quot;:&quot;Wick&quot;,&quot;given&quot;:&quot;Myra J.&quot;,&quot;parse-names&quot;:false,&quot;dropping-particle&quot;:&quot;&quot;,&quot;non-dropping-particle&quot;:&quot;&quot;},{&quot;family&quot;:&quot;Wisinski&quot;,&quot;given&quot;:&quot;Kari B.&quot;,&quot;parse-names&quot;:false,&quot;dropping-particle&quot;:&quot;&quot;,&quot;non-dropping-particle&quot;:&quot;&quot;},{&quot;family&quot;:&quot;Yurgelun&quot;,&quot;given&quot;:&quot;Matthew B.&quot;,&quot;parse-names&quot;:false,&quot;dropping-particle&quot;:&quot;&quot;,&quot;non-dropping-particle&quot;:&quot;&quot;},{&quot;family&quot;:&quot;Darlow&quot;,&quot;given&quot;:&quot;Susan D.&quot;,&quot;parse-names&quot;:false,&quot;dropping-particle&quot;:&quot;&quot;,&quot;non-dropping-particle&quot;:&quot;&quot;},{&quot;family&quot;:&quot;Dwyer&quot;,&quot;given&quot;:&quot;Mary A.&quot;,&quot;parse-names&quot;:false,&quot;dropping-particle&quot;:&quot;&quot;,&quot;non-dropping-particle&quot;:&quot;&quot;}],&quot;container-title&quot;:&quot;JNCCN Journal of the National Comprehensive Cancer Network&quot;,&quot;DOI&quot;:&quot;10.6004/JNCCN.2021.0001&quot;,&quot;ISSN&quot;:&quot;15401413&quot;,&quot;issued&quot;:{&quot;date-parts&quot;:[[2021,1,1]]},&quot;page&quot;:&quot;77-102&quot;,&quot;abstract&quot;:&quot;The NCCN Guidelines for Genetic/Familial High-Risk Assessment: Breast, Ovarian, and Pancreatic focus primarily on assessment of pathogenic or likely pathogenic variants associated with increased risk of breast, ovarian, and pancreatic cancer and recommended approaches to genetic testing/counseling and management strategies in individuals with these pathogenic or likely pathogenic variants. This manuscript focuses on cancer risk and risk management for BRCA-related breast/ovarian cancer syndrome and Li-Fraumeni syndrome. Carriers of a BRCA1/2 pathogenic or likely pathogenic variant have an excessive risk for both breast and ovarian cancer that warrants consideration of more intensive screening and preventive strategies. There is also evidence that risks of prostate cancer and pancreatic cancer are elevated in these carriers. Li-Fraumeni syndrome is a highly penetrant cancer syndrome associated with a high lifetime risk for cancer, including soft tissue sarcomas, osteosarcomas, premenopausal breast cancer, colon cancer, gastric cancer, adrenocortical carcinoma, and brain tumors.&quot;,&quot;publisher&quot;:&quot;Harborside Press&quot;,&quot;issue&quot;:&quot;1&quot;,&quot;volume&quot;:&quot;19&quot;,&quot;container-title-short&quot;:&quot;&quot;},&quot;isTemporary&quot;:false}]},{&quot;citationID&quot;:&quot;MENDELEY_CITATION_fa776e30-9a56-4f9b-873b-2868a891ae21&quot;,&quot;properties&quot;:{&quot;noteIndex&quot;:0},&quot;isEdited&quot;:false,&quot;manualOverride&quot;:{&quot;isManuallyOverridden&quot;:false,&quot;citeprocText&quot;:&quot;(5,13)&quot;,&quot;manualOverrideText&quot;:&quot;&quot;},&quot;citationTag&quot;:&quot;MENDELEY_CITATION_v3_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&quot;,&quot;citationItems&quot;:[{&quot;id&quot;:&quot;9d4131a6-cd78-3046-a519-5b3d07e4ea9e&quot;,&quot;itemData&quot;:{&quot;type&quot;:&quot;article-journal&quot;,&quot;id&quot;:&quot;9d4131a6-cd78-3046-a519-5b3d07e4ea9e&quot;,&quot;title&quot;:&quot;Establishment of a clinical cancer genetics program for breast cancer in a resource-limited country; challenges and opportunities&quot;,&quot;author&quot;:[{&quot;family&quot;:&quot;Abdel-Razeq&quot;,&quot;given&quot;:&quot;Hikmat&quot;,&quot;parse-names&quot;:false,&quot;dropping-particle&quot;:&quot;&quot;,&quot;non-dropping-particle&quot;:&quot;&quot;},{&quot;family&quot;:&quot;Sharaf&quot;,&quot;given&quot;:&quot;Baha&quot;,&quot;parse-names&quot;:false,&quot;dropping-particle&quot;:&quot;&quot;,&quot;non-dropping-particle&quot;:&quot;&quot;},{&quot;family&quot;:&quot;Tamimi&quot;,&quot;given&quot;:&quot;Faris&quot;,&quot;parse-names&quot;:false,&quot;dropping-particle&quot;:&quot;&quot;,&quot;non-dropping-particle&quot;:&quot;&quot;},{&quot;family&quot;:&quot;Hani&quot;,&quot;given&quot;:&quot;Hira Bani&quot;,&quot;parse-names&quot;:false,&quot;dropping-particle&quot;:&quot;&quot;,&quot;non-dropping-particle&quot;:&quot;&quot;},{&quot;family&quot;:&quot;Alsmadi&quot;,&quot;given&quot;:&quot;Osama&quot;,&quot;parse-names&quot;:false,&quot;dropping-particle&quot;:&quot;&quot;,&quot;non-dropping-particle&quot;:&quot;&quot;},{&quot;family&quot;:&quot;Khalil&quot;,&quot;given&quot;:&quot;Hanan&quot;,&quot;parse-names&quot;:false,&quot;dropping-particle&quot;:&quot;&quot;,&quot;non-dropping-particle&quot;:&quot;&quot;},{&quot;family&quot;:&quot;Abunasser&quot;,&quot;given&quot;:&quot;Mahmoud&quot;,&quot;parse-names&quot;:false,&quot;dropping-particle&quot;:&quot;&quot;,&quot;non-dropping-particle&quot;:&quot;&quot;},{&quot;family&quot;:&quot;Edaily&quot;,&quot;given&quot;:&quot;Sarah&quot;,&quot;parse-names&quot;:false,&quot;dropping-particle&quot;:&quot;&quot;,&quot;non-dropping-particle&quot;:&quot;&quot;},{&quot;family&quot;:&quot;Mansour&quot;,&quot;given&quot;:&quot;Asem&quot;,&quot;parse-names&quot;:false,&quot;dropping-particle&quot;:&quot;&quot;,&quot;non-dropping-particle&quot;:&quot;&quot;}],&quot;container-title&quot;:&quot;Frontiers in Oncology&quot;,&quot;container-title-short&quot;:&quot;Front Oncol&quot;,&quot;DOI&quot;:&quot;10.3389/fonc.2024.1431985&quot;,&quot;ISSN&quot;:&quot;2234-943X&quot;,&quot;issued&quot;:{&quot;date-parts&quot;:[[2024,10,23]]},&quot;abstract&quot;:&quot;&lt;p&gt; Breast cancer is the most common cancer among women worldwide, and its incidence rate is still increasing, especially among younger women. Nationally, it constitutes one-fifth of all cancer cases and almost 40% of all female cancers. With a median age of 51 years, breast cancer is diagnosed at least a decade earlier, and at more advanced stages compared to Western societies. Hereditary cancers account for 10% or more of all cancer burden worldwide. With expanded indications, increased number of genes tested, and significant decline in cost of testing, such proportion will probably increase. Individuals with pathogenic variants of &lt;italic&gt;BRCA1&lt;/italic&gt; and &lt;italic&gt;BRCA2&lt;/italic&gt; are at higher risk of breast, ovarian, pancreatic and many other cancers. Over the past two decades, several highly penetrant cancer-susceptibility genes were identified across almost all tumor sites, thus increasing the need for comprehensive cancer genetic programs that address the testing process, counselling patients and at-risk family members, and then deal with all testing results and its consequences. In addition to its important role in preventing more cancers in index patients themselves and among their close relatives, identification of pathogenic or likely pathogenic variants, mostly in &lt;italic&gt;BRCA1&lt;/italic&gt; or &lt;italic&gt;BRCA2&lt;/italic&gt; , may inform therapeutic decisions in common cancers including breast, ovarian, prostate and pancreatic cancers. In this manuscript, we describe the experience of a comprehensive cancer center, in a resource-limited country in establishing a comprehensive clinical cancer genetics program that can serve as an example for others who share similar demographic and financial restrains. &lt;/p&gt;&quot;,&quot;volume&quot;:&quot;14&quot;},&quot;isTemporary&quot;:false},{&quot;id&quot;:&quot;5ca3fa8e-6d93-3e88-a05c-761c7781a29e&quot;,&quot;itemData&quot;:{&quot;type&quot;:&quot;article-journal&quot;,&quot;id&quot;:&quot;5ca3fa8e-6d93-3e88-a05c-761c7781a29e&quot;,&quot;title&quot;:&quot;Recommendations for interpreting genetic variants in Arab populations&quot;,&quot;author&quot;:[{&quot;family&quot;:&quot;Abou Tayoun&quot;,&quot;given&quot;:&quot;A N&quot;,&quot;parse-names&quot;:false,&quot;dropping-particle&quot;:&quot;&quot;,&quot;non-dropping-particle&quot;:&quot;&quot;},{&quot;family&quot;:&quot;AlHarthi&quot;,&quot;given&quot;:&quot;H&quot;,&quot;parse-names&quot;:false,&quot;dropping-particle&quot;:&quot;&quot;,&quot;non-dropping-particle&quot;:&quot;&quot;},{&quot;family&quot;:&quot;AlMubarak&quot;,&quot;given&quot;:&quot;B R&quot;,&quot;parse-names&quot;:false,&quot;dropping-particle&quot;:&quot;&quot;,&quot;non-dropping-particle&quot;:&quot;&quot;},{&quot;family&quot;:&quot;others&quot;,&quot;given&quot;:&quot;&quot;,&quot;parse-names&quot;:false,&quot;dropping-particle&quot;:&quot;&quot;,&quot;non-dropping-particle&quot;:&quot;&quot;}],&quot;container-title&quot;:&quot;NPJ Genomic Medicine&quot;,&quot;container-title-short&quot;:&quot;NPJ Genom Med&quot;,&quot;DOI&quot;:&quot;10.1038/s41525-021-00214-5&quot;,&quot;issued&quot;:{&quot;date-parts&quot;:[[2021]]},&quot;page&quot;:&quot;52&quot;,&quot;issue&quot;:&quot;1&quot;,&quot;volume&quot;:&quot;6&quot;},&quot;isTemporary&quot;:false}]},{&quot;citationID&quot;:&quot;MENDELEY_CITATION_8547b57a-8039-4639-ab47-25aaa4c6591e&quot;,&quot;properties&quot;:{&quot;noteIndex&quot;:0},&quot;isEdited&quot;:false,&quot;manualOverride&quot;:{&quot;isManuallyOverridden&quot;:false,&quot;citeprocText&quot;:&quot;(14)&quot;,&quot;manualOverrideText&quot;:&quot;&quot;},&quot;citationTag&quot;:&quot;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&quot;,&quot;citationItems&quot;:[{&quot;id&quot;:&quot;40efa746-e9d3-3d38-81ad-afcd1dde364a&quot;,&quot;itemData&quot;:{&quot;type&quot;:&quot;article-journal&quot;,&quot;id&quot;:&quot;40efa746-e9d3-3d38-81ad-afcd1dde364a&quot;,&quot;title&quot;:&quot;The genomic landscape of rare disorders in the Middle East&quot;,&quot;author&quot;:[{&quot;family&quot;:&quot;Naofal&quot;,&quot;given&quot;:&quot;Maha&quot;,&quot;parse-names&quot;:false,&quot;dropping-particle&quot;:&quot;&quot;,&quot;non-dropping-particle&quot;:&quot;El&quot;},{&quot;family&quot;:&quot;Ramaswamy&quot;,&quot;given&quot;:&quot;Sathishkumar&quot;,&quot;parse-names&quot;:false,&quot;dropping-particle&quot;:&quot;&quot;,&quot;non-dropping-particle&quot;:&quot;&quot;},{&quot;family&quot;:&quot;Alsarhan&quot;,&quot;given&quot;:&quot;Ali&quot;,&quot;parse-names&quot;:false,&quot;dropping-particle&quot;:&quot;&quot;,&quot;non-dropping-particle&quot;:&quot;&quot;},{&quot;family&quot;:&quot;Nugud&quot;,&quot;given&quot;:&quot;Ahmed&quot;,&quot;parse-names&quot;:false,&quot;dropping-particle&quot;:&quot;&quot;,&quot;non-dropping-particle&quot;:&quot;&quot;},{&quot;family&quot;:&quot;Sarfraz&quot;,&quot;given&quot;:&quot;Fatima&quot;,&quot;parse-names&quot;:false,&quot;dropping-particle&quot;:&quot;&quot;,&quot;non-dropping-particle&quot;:&quot;&quot;},{&quot;family&quot;:&quot;Janbaz&quot;,&quot;given&quot;:&quot;Hiba&quot;,&quot;parse-names&quot;:false,&quot;dropping-particle&quot;:&quot;&quot;,&quot;non-dropping-particle&quot;:&quot;&quot;},{&quot;family&quot;:&quot;Taylor&quot;,&quot;given&quot;:&quot;Alan&quot;,&quot;parse-names&quot;:false,&quot;dropping-particle&quot;:&quot;&quot;,&quot;non-dropping-particle&quot;:&quot;&quot;},{&quot;family&quot;:&quot;Jain&quot;,&quot;given&quot;:&quot;Ruchi&quot;,&quot;parse-names&quot;:false,&quot;dropping-particle&quot;:&quot;&quot;,&quot;non-dropping-particle&quot;:&quot;&quot;},{&quot;family&quot;:&quot;Halabi&quot;,&quot;given&quot;:&quot;Nour&quot;,&quot;parse-names&quot;:false,&quot;dropping-particle&quot;:&quot;&quot;,&quot;non-dropping-particle&quot;:&quot;&quot;},{&quot;family&quot;:&quot;Yaslam&quot;,&quot;given&quot;:&quot;Sawsan&quot;,&quot;parse-names&quot;:false,&quot;dropping-particle&quot;:&quot;&quot;,&quot;non-dropping-particle&quot;:&quot;&quot;},{&quot;family&quot;:&quot;Alfalasi&quot;,&quot;given&quot;:&quot;Roudha&quot;,&quot;parse-names&quot;:false,&quot;dropping-particle&quot;:&quot;&quot;,&quot;non-dropping-particle&quot;:&quot;&quot;},{&quot;family&quot;:&quot;Shenbagam&quot;,&quot;given&quot;:&quot;Shruti&quot;,&quot;parse-names&quot;:false,&quot;dropping-particle&quot;:&quot;&quot;,&quot;non-dropping-particle&quot;:&quot;&quot;},{&quot;family&quot;:&quot;Rabea&quot;,&quot;given&quot;:&quot;Fatma&quot;,&quot;parse-names&quot;:false,&quot;dropping-particle&quot;:&quot;&quot;,&quot;non-dropping-particle&quot;:&quot;&quot;},{&quot;family&quot;:&quot;Bitzan&quot;,&quot;given&quot;:&quot;Martin&quot;,&quot;parse-names&quot;:false,&quot;dropping-particle&quot;:&quot;&quot;,&quot;non-dropping-particle&quot;:&quot;&quot;},{&quot;family&quot;:&quot;Yavuz&quot;,&quot;given&quot;:&quot;Lemis&quot;,&quot;parse-names&quot;:false,&quot;dropping-particle&quot;:&quot;&quot;,&quot;non-dropping-particle&quot;:&quot;&quot;},{&quot;family&quot;:&quot;Wafadari&quot;,&quot;given&quot;:&quot;Deena&quot;,&quot;parse-names&quot;:false,&quot;dropping-particle&quot;:&quot;&quot;,&quot;non-dropping-particle&quot;:&quot;&quot;},{&quot;family&quot;:&quot;Abulhoul&quot;,&quot;given&quot;:&quot;Hamda&quot;,&quot;parse-names&quot;:false,&quot;dropping-particle&quot;:&quot;&quot;,&quot;non-dropping-particle&quot;:&quot;&quot;},{&quot;family&quot;:&quot;Shankar&quot;,&quot;given&quot;:&quot;Shiva&quot;,&quot;parse-names&quot;:false,&quot;dropping-particle&quot;:&quot;&quot;,&quot;non-dropping-particle&quot;:&quot;&quot;},{&quot;family&quot;:&quot;Maazmi&quot;,&quot;given&quot;:&quot;Munira&quot;,&quot;parse-names&quot;:false,&quot;dropping-particle&quot;:&quot;&quot;,&quot;non-dropping-particle&quot;:&quot;Al&quot;},{&quot;family&quot;:&quot;Rizk&quot;,&quot;given&quot;:&quot;Ruba&quot;,&quot;parse-names&quot;:false,&quot;dropping-particle&quot;:&quot;&quot;,&quot;non-dropping-particle&quot;:&quot;&quot;},{&quot;family&quot;:&quot;Alloub&quot;,&quot;given&quot;:&quot;Zeinab&quot;,&quot;parse-names&quot;:false,&quot;dropping-particle&quot;:&quot;&quot;,&quot;non-dropping-particle&quot;:&quot;&quot;},{&quot;family&quot;:&quot;Elbashir&quot;,&quot;given&quot;:&quot;Haitham&quot;,&quot;parse-names&quot;:false,&quot;dropping-particle&quot;:&quot;&quot;,&quot;non-dropping-particle&quot;:&quot;&quot;},{&quot;family&quot;:&quot;Babiker&quot;,&quot;given&quot;:&quot;Mohamed O.E.&quot;,&quot;parse-names&quot;:false,&quot;dropping-particle&quot;:&quot;&quot;,&quot;non-dropping-particle&quot;:&quot;&quot;},{&quot;family&quot;:&quot;Chencheri&quot;,&quot;given&quot;:&quot;Nidheesh&quot;,&quot;parse-names&quot;:false,&quot;dropping-particle&quot;:&quot;&quot;,&quot;non-dropping-particle&quot;:&quot;&quot;},{&quot;family&quot;:&quot;AlBanna&quot;,&quot;given&quot;:&quot;Ammar&quot;,&quot;parse-names&quot;:false,&quot;dropping-particle&quot;:&quot;&quot;,&quot;non-dropping-particle&quot;:&quot;&quot;},{&quot;family&quot;:&quot;Sultan&quot;,&quot;given&quot;:&quot;Meshal&quot;,&quot;parse-names&quot;:false,&quot;dropping-particle&quot;:&quot;&quot;,&quot;non-dropping-particle&quot;:&quot;&quot;},{&quot;family&quot;:&quot;Bitar&quot;,&quot;given&quot;:&quot;Mohamed&quot;,&quot;parse-names&quot;:false,&quot;dropping-particle&quot;:&quot;&quot;,&quot;non-dropping-particle&quot;:&quot;El&quot;},{&quot;family&quot;:&quot;Kherani&quot;,&quot;given&quot;:&quot;Safeena&quot;,&quot;parse-names&quot;:false,&quot;dropping-particle&quot;:&quot;&quot;,&quot;non-dropping-particle&quot;:&quot;&quot;},{&quot;family&quot;:&quot;Thalange&quot;,&quot;given&quot;:&quot;Nandu&quot;,&quot;parse-names&quot;:false,&quot;dropping-particle&quot;:&quot;&quot;,&quot;non-dropping-particle&quot;:&quot;&quot;},{&quot;family&quot;:&quot;Alshryda&quot;,&quot;given&quot;:&quot;Sattar&quot;,&quot;parse-names&quot;:false,&quot;dropping-particle&quot;:&quot;&quot;,&quot;non-dropping-particle&quot;:&quot;&quot;},{&quot;family&quot;:&quot;Donato&quot;,&quot;given&quot;:&quot;Roberto&quot;,&quot;parse-names&quot;:false,&quot;dropping-particle&quot;:&quot;&quot;,&quot;non-dropping-particle&quot;:&quot;Di&quot;},{&quot;family&quot;:&quot;Tzivinikos&quot;,&quot;given&quot;:&quot;Christos&quot;,&quot;parse-names&quot;:false,&quot;dropping-particle&quot;:&quot;&quot;,&quot;non-dropping-particle&quot;:&quot;&quot;},{&quot;family&quot;:&quot;Majid&quot;,&quot;given&quot;:&quot;Ibrar&quot;,&quot;parse-names&quot;:false,&quot;dropping-particle&quot;:&quot;&quot;,&quot;non-dropping-particle&quot;:&quot;&quot;},{&quot;family&quot;:&quot;Freeman&quot;,&quot;given&quot;:&quot;Alexandra F.&quot;,&quot;parse-names&quot;:false,&quot;dropping-particle&quot;:&quot;&quot;,&quot;non-dropping-particle&quot;:&quot;&quot;},{&quot;family&quot;:&quot;Gonzalez&quot;,&quot;given&quot;:&quot;Corina&quot;,&quot;parse-names&quot;:false,&quot;dropping-particle&quot;:&quot;&quot;,&quot;non-dropping-particle&quot;:&quot;&quot;},{&quot;family&quot;:&quot;Khan&quot;,&quot;given&quot;:&quot;Arif O.&quot;,&quot;parse-names&quot;:false,&quot;dropping-particle&quot;:&quot;&quot;,&quot;non-dropping-particle&quot;:&quot;&quot;},{&quot;family&quot;:&quot;Hamdan&quot;,&quot;given&quot;:&quot;Hisham&quot;,&quot;parse-names&quot;:false,&quot;dropping-particle&quot;:&quot;&quot;,&quot;non-dropping-particle&quot;:&quot;&quot;},{&quot;family&quot;:&quot;Abuhammour&quot;,&quot;given&quot;:&quot;Walid&quot;,&quot;parse-names&quot;:false,&quot;dropping-particle&quot;:&quot;&quot;,&quot;non-dropping-particle&quot;:&quot;&quot;},{&quot;family&quot;:&quot;AlAwadhi&quot;,&quot;given&quot;:&quot;Mohamed&quot;,&quot;parse-names&quot;:false,&quot;dropping-particle&quot;:&quot;&quot;,&quot;non-dropping-particle&quot;:&quot;&quot;},{&quot;family&quot;:&quot;AlKhayat&quot;,&quot;given&quot;:&quot;Abdulla&quot;,&quot;parse-names&quot;:false,&quot;dropping-particle&quot;:&quot;&quot;,&quot;non-dropping-particle&quot;:&quot;&quot;},{&quot;family&quot;:&quot;Alsheikh-Ali&quot;,&quot;given&quot;:&quot;Alawi&quot;,&quot;parse-names&quot;:false,&quot;dropping-particle&quot;:&quot;&quot;,&quot;non-dropping-particle&quot;:&quot;&quot;},{&quot;family&quot;:&quot;Abou Tayoun&quot;,&quot;given&quot;:&quot;Ahmad N.&quot;,&quot;parse-names&quot;:false,&quot;dropping-particle&quot;:&quot;&quot;,&quot;non-dropping-particle&quot;:&quot;&quot;}],&quot;container-title&quot;:&quot;Genome Medicine&quot;,&quot;container-title-short&quot;:&quot;Genome Med&quot;,&quot;DOI&quot;:&quot;10.1186/s13073-023-01157-8&quot;,&quot;ISSN&quot;:&quot;1756994X&quot;,&quot;PMID&quot;:&quot;36703223&quot;,&quot;issued&quot;:{&quot;date-parts&quot;:[[2023,12,1]]},&quot;abstract&quot;:&quot;Background: Rare diseases collectively impose a significant burden on healthcare systems, especially in underserved regions, like the Middle East, which lack access to genomic diagnostic services and the associated personalized management plans. Methods: We established a clinical genomics and genetic counseling facility, within a multidisciplinary tertiary pediatric center, in the United Arab Emirates to locally diagnose and manage patients with rare diseases. Clinical genomic investigations included exome-based sequencing, chromosomal microarrays, and/or targeted testing. We assessed the diagnostic yield and implications for clinical management among this population. Variables were compared using the Fisher exact test. Tests were 2-tailed, and P &lt;.05 was considered statistically significant. Results: We present data on 1000 patients with rare diseases (46.2% females; average age, 4.6 years) representing 47 countries primarily from the Arabian Peninsula, the Levant, Africa, and Asia. The cumulative diagnostic yield was 32.5% (95% CI, 29.7–35.5%) and was higher for genomic sequencing-based testing than chromosomal microarrays (37.9% versus 17.2%, P = 0.0001) across all indications, consistent with the higher burden of single gene disorders. Of the 221 Mendelian disorders identified in this cohort, the majority (N = 184) were encountered only once, and those with recessive inheritance accounted for ~ 62% of sequencing diagnoses. Of patients with positive genetic findings (N = 325), 67.7% were less than 5 years of age, and 60% were offered modified management and/or intervention plans. Interestingly, 24% of patients with positive genetic findings received delayed diagnoses (average age, 12.4 years; range 7–37 years), most likely due to a lack of access to genomic investigations in this region. One such genetic finding ended a 15-year-long diagnostic odyssey, leading to a life-threatening diagnosis in one patient, who was then successfully treated using an experimental allogenic bone marrow transplant. Finally, we present cases with candidate genes within regions of homozygosity, likely underlying novel recessive disorders. Conclusions: Early access to genomic diagnostics for patients with suspected rare disorders in the Middle East is likely to improve clinical outcomes while driving gene discovery in this genetically underrepresented population.&quot;,&quot;publisher&quot;:&quot;BioMed Central Ltd&quot;,&quot;issue&quot;:&quot;1&quot;,&quot;volume&quot;:&quot;15&quot;},&quot;isTemporary&quot;:false}]},{&quot;citationID&quot;:&quot;MENDELEY_CITATION_defd875e-9370-4ca1-8386-30822d96d82f&quot;,&quot;properties&quot;:{&quot;noteIndex&quot;:0},&quot;isEdited&quot;:false,&quot;manualOverride&quot;:{&quot;isManuallyOverridden&quot;:false,&quot;citeprocText&quot;:&quot;(15)&quot;,&quot;manualOverrideText&quot;:&quot;&quot;},&quot;citationTag&quot;:&quot;MENDELEY_CITATION_v3_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&quot;,&quot;citationItems&quot;:[{&quot;id&quot;:&quot;1ee32951-e18d-3643-a87b-b3ff6abbae64&quot;,&quot;itemData&quot;:{&quot;type&quot;:&quot;article-journal&quot;,&quot;id&quot;:&quot;1ee32951-e18d-3643-a87b-b3ff6abbae64&quot;,&quot;title&quot;:&quot;Genomic medicine in the Middle East&quot;,&quot;author&quot;:[{&quot;family&quot;:&quot;Abou Tayoun&quot;,&quot;given&quot;:&quot;Ahmad N.&quot;,&quot;parse-names&quot;:false,&quot;dropping-particle&quot;:&quot;&quot;,&quot;non-dropping-particle&quot;:&quot;&quot;},{&quot;family&quot;:&quot;Fakhro&quot;,&quot;given&quot;:&quot;Khalid A.&quot;,&quot;parse-names&quot;:false,&quot;dropping-particle&quot;:&quot;&quot;,&quot;non-dropping-particle&quot;:&quot;&quot;},{&quot;family&quot;:&quot;Alsheikh-Ali&quot;,&quot;given&quot;:&quot;Alawi&quot;,&quot;parse-names&quot;:false,&quot;dropping-particle&quot;:&quot;&quot;,&quot;non-dropping-particle&quot;:&quot;&quot;},{&quot;family&quot;:&quot;Alkuraya&quot;,&quot;given&quot;:&quot;Fowzan S.&quot;,&quot;parse-names&quot;:false,&quot;dropping-particle&quot;:&quot;&quot;,&quot;non-dropping-particle&quot;:&quot;&quot;}],&quot;container-title&quot;:&quot;Genome Medicine&quot;,&quot;container-title-short&quot;:&quot;Genome Med&quot;,&quot;DOI&quot;:&quot;10.1186/s13073-021-01003-9&quot;,&quot;ISSN&quot;:&quot;1756994X&quot;,&quot;PMID&quot;:&quot;34814937&quot;,&quot;issued&quot;:{&quot;date-parts&quot;:[[2021,12,1]]},&quot;abstract&quot;:&quot;We discuss the current state of genomic medicine in Arab countries of the Middle East, a region with outsized contribution to Mendelian genetics due to inbreeding yet has poor representation in global variome datasets. We focus on genomic testing, clinical genetics, and genetic counseling services along with associated training and research programs. Finally, we highlight opportunities for improvement in genomic medicine services in this region.&quot;,&quot;publisher&quot;:&quot;BioMed Central Ltd&quot;,&quot;issue&quot;:&quot;1&quot;,&quot;volume&quot;:&quot;13&quot;},&quot;isTemporary&quot;:false}]},{&quot;citationID&quot;:&quot;MENDELEY_CITATION_945c5797-531f-49a3-9535-ae74b07a8eaf&quot;,&quot;properties&quot;:{&quot;noteIndex&quot;:0},&quot;isEdited&quot;:false,&quot;manualOverride&quot;:{&quot;isManuallyOverridden&quot;:false,&quot;citeprocText&quot;:&quot;(16)&quot;,&quot;manualOverrideText&quot;:&quot;&quot;},&quot;citationTag&quot;:&quot;MENDELEY_CITATION_v3_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&quot;,&quot;citationItems&quot;:[{&quot;id&quot;:&quot;81987a49-5dc1-3804-8220-bde7b737df29&quot;,&quot;itemData&quot;:{&quot;type&quot;:&quot;article&quot;,&quot;id&quot;:&quot;81987a49-5dc1-3804-8220-bde7b737df29&quot;,&quot;title&quot;:&quot;The Global State of the Genetic Counseling Profession&quot;,&quot;author&quot;:[{&quot;family&quot;:&quot;Abacan&quot;,&quot;given&quot;:&quot;Mary Ann&quot;,&quot;parse-names&quot;:false,&quot;dropping-particle&quot;:&quot;&quot;,&quot;non-dropping-particle&quot;:&quot;&quot;},{&quot;family&quot;:&quot;Alsubaie&quot;,&quot;given&quot;:&quot;Lamia&quot;,&quot;parse-names&quot;:false,&quot;dropping-particle&quot;:&quot;&quot;,&quot;non-dropping-particle&quot;:&quot;&quot;},{&quot;family&quot;:&quot;Barlow-Stewart&quot;,&quot;given&quot;:&quot;Kristine&quot;,&quot;parse-names&quot;:false,&quot;dropping-particle&quot;:&quot;&quot;,&quot;non-dropping-particle&quot;:&quot;&quot;},{&quot;family&quot;:&quot;Caanen&quot;,&quot;given&quot;:&quot;Beppy&quot;,&quot;parse-names&quot;:false,&quot;dropping-particle&quot;:&quot;&quot;,&quot;non-dropping-particle&quot;:&quot;&quot;},{&quot;family&quot;:&quot;Cordier&quot;,&quot;given&quot;:&quot;Christophe&quot;,&quot;parse-names&quot;:false,&quot;dropping-particle&quot;:&quot;&quot;,&quot;non-dropping-particle&quot;:&quot;&quot;},{&quot;family&quot;:&quot;Courtney&quot;,&quot;given&quot;:&quot;Eliza&quot;,&quot;parse-names&quot;:false,&quot;dropping-particle&quot;:&quot;&quot;,&quot;non-dropping-particle&quot;:&quot;&quot;},{&quot;family&quot;:&quot;Davoine&quot;,&quot;given&quot;:&quot;Emeline&quot;,&quot;parse-names&quot;:false,&quot;dropping-particle&quot;:&quot;&quot;,&quot;non-dropping-particle&quot;:&quot;&quot;},{&quot;family&quot;:&quot;Edwards&quot;,&quot;given&quot;:&quot;Janice&quot;,&quot;parse-names&quot;:false,&quot;dropping-particle&quot;:&quot;&quot;,&quot;non-dropping-particle&quot;:&quot;&quot;},{&quot;family&quot;:&quot;Elackatt&quot;,&quot;given&quot;:&quot;Niby J.&quot;,&quot;parse-names&quot;:false,&quot;dropping-particle&quot;:&quot;&quot;,&quot;non-dropping-particle&quot;:&quot;&quot;},{&quot;family&quot;:&quot;Gardiner&quot;,&quot;given&quot;:&quot;Kate&quot;,&quot;parse-names&quot;:false,&quot;dropping-particle&quot;:&quot;&quot;,&quot;non-dropping-particle&quot;:&quot;&quot;},{&quot;family&quot;:&quot;Guan&quot;,&quot;given&quot;:&quot;Yue&quot;,&quot;parse-names&quot;:false,&quot;dropping-particle&quot;:&quot;&quot;,&quot;non-dropping-particle&quot;:&quot;&quot;},{&quot;family&quot;:&quot;Huang&quot;,&quot;given&quot;:&quot;Lian Hua&quot;,&quot;parse-names&quot;:false,&quot;dropping-particle&quot;:&quot;&quot;,&quot;non-dropping-particle&quot;:&quot;&quot;},{&quot;family&quot;:&quot;Malmgren&quot;,&quot;given&quot;:&quot;Charlotta Ingvoldstad&quot;,&quot;parse-names&quot;:false,&quot;dropping-particle&quot;:&quot;&quot;,&quot;non-dropping-particle&quot;:&quot;&quot;},{&quot;family&quot;:&quot;Kejriwal&quot;,&quot;given&quot;:&quot;Sahil&quot;,&quot;parse-names&quot;:false,&quot;dropping-particle&quot;:&quot;&quot;,&quot;non-dropping-particle&quot;:&quot;&quot;},{&quot;family&quot;:&quot;Kim&quot;,&quot;given&quot;:&quot;Hyon J.&quot;,&quot;parse-names&quot;:false,&quot;dropping-particle&quot;:&quot;&quot;,&quot;non-dropping-particle&quot;:&quot;&quot;},{&quot;family&quot;:&quot;Lambert&quot;,&quot;given&quot;:&quot;Deborah&quot;,&quot;parse-names&quot;:false,&quot;dropping-particle&quot;:&quot;&quot;,&quot;non-dropping-particle&quot;:&quot;&quot;},{&quot;family&quot;:&quot;Lantigua-Cruz&quot;,&quot;given&quot;:&quot;Paulina Araceli&quot;,&quot;parse-names&quot;:false,&quot;dropping-particle&quot;:&quot;&quot;,&quot;non-dropping-particle&quot;:&quot;&quot;},{&quot;family&quot;:&quot;Lee&quot;,&quot;given&quot;:&quot;Juliana M.H.&quot;,&quot;parse-names&quot;:false,&quot;dropping-particle&quot;:&quot;&quot;,&quot;non-dropping-particle&quot;:&quot;&quot;},{&quot;family&quot;:&quot;Lodahl&quot;,&quot;given&quot;:&quot;Marianne&quot;,&quot;parse-names&quot;:false,&quot;dropping-particle&quot;:&quot;&quot;,&quot;non-dropping-particle&quot;:&quot;&quot;},{&quot;family&quot;:&quot;Lunde&quot;,&quot;given&quot;:&quot;Åshild&quot;,&quot;parse-names&quot;:false,&quot;dropping-particle&quot;:&quot;&quot;,&quot;non-dropping-particle&quot;:&quot;&quot;},{&quot;family&quot;:&quot;Macaulay&quot;,&quot;given&quot;:&quot;Shelley&quot;,&quot;parse-names&quot;:false,&quot;dropping-particle&quot;:&quot;&quot;,&quot;non-dropping-particle&quot;:&quot;&quot;},{&quot;family&quot;:&quot;Macciocca&quot;,&quot;given&quot;:&quot;Ivan&quot;,&quot;parse-names&quot;:false,&quot;dropping-particle&quot;:&quot;&quot;,&quot;non-dropping-particle&quot;:&quot;&quot;},{&quot;family&quot;:&quot;Margarit&quot;,&quot;given&quot;:&quot;Sonia&quot;,&quot;parse-names&quot;:false,&quot;dropping-particle&quot;:&quot;&quot;,&quot;non-dropping-particle&quot;:&quot;&quot;},{&quot;family&quot;:&quot;Middleton&quot;,&quot;given&quot;:&quot;Anna&quot;,&quot;parse-names&quot;:false,&quot;dropping-particle&quot;:&quot;&quot;,&quot;non-dropping-particle&quot;:&quot;&quot;},{&quot;family&quot;:&quot;Moldovan&quot;,&quot;given&quot;:&quot;Ramona&quot;,&quot;parse-names&quot;:false,&quot;dropping-particle&quot;:&quot;&quot;,&quot;non-dropping-particle&quot;:&quot;&quot;},{&quot;family&quot;:&quot;Ngeow&quot;,&quot;given&quot;:&quot;Joanne&quot;,&quot;parse-names&quot;:false,&quot;dropping-particle&quot;:&quot;&quot;,&quot;non-dropping-particle&quot;:&quot;&quot;},{&quot;family&quot;:&quot;Obregon-Tito&quot;,&quot;given&quot;:&quot;Alexandra J.&quot;,&quot;parse-names&quot;:false,&quot;dropping-particle&quot;:&quot;&quot;,&quot;non-dropping-particle&quot;:&quot;&quot;},{&quot;family&quot;:&quot;Ormond&quot;,&quot;given&quot;:&quot;Kelly E.&quot;,&quot;parse-names&quot;:false,&quot;dropping-particle&quot;:&quot;&quot;,&quot;non-dropping-particle&quot;:&quot;&quot;},{&quot;family&quot;:&quot;Paneque&quot;,&quot;given&quot;:&quot;Milena&quot;,&quot;parse-names&quot;:false,&quot;dropping-particle&quot;:&quot;&quot;,&quot;non-dropping-particle&quot;:&quot;&quot;},{&quot;family&quot;:&quot;Powell&quot;,&quot;given&quot;:&quot;Karen&quot;,&quot;parse-names&quot;:false,&quot;dropping-particle&quot;:&quot;&quot;,&quot;non-dropping-particle&quot;:&quot;&quot;},{&quot;family&quot;:&quot;Sanghavi&quot;,&quot;given&quot;:&quot;Kunal&quot;,&quot;parse-names&quot;:false,&quot;dropping-particle&quot;:&quot;&quot;,&quot;non-dropping-particle&quot;:&quot;&quot;},{&quot;family&quot;:&quot;Scotcher&quot;,&quot;given&quot;:&quot;Diana&quot;,&quot;parse-names&quot;:false,&quot;dropping-particle&quot;:&quot;&quot;,&quot;non-dropping-particle&quot;:&quot;&quot;},{&quot;family&quot;:&quot;Scott&quot;,&quot;given&quot;:&quot;Jenna&quot;,&quot;parse-names&quot;:false,&quot;dropping-particle&quot;:&quot;&quot;,&quot;non-dropping-particle&quot;:&quot;&quot;},{&quot;family&quot;:&quot;Juhé&quot;,&quot;given&quot;:&quot;Clara Serra&quot;,&quot;parse-names&quot;:false,&quot;dropping-particle&quot;:&quot;&quot;,&quot;non-dropping-particle&quot;:&quot;&quot;},{&quot;family&quot;:&quot;Shkedi-Rafid&quot;,&quot;given&quot;:&quot;Shiri&quot;,&quot;parse-names&quot;:false,&quot;dropping-particle&quot;:&quot;&quot;,&quot;non-dropping-particle&quot;:&quot;&quot;},{&quot;family&quot;:&quot;Wessels&quot;,&quot;given&quot;:&quot;Tina Marié&quot;,&quot;parse-names&quot;:false,&quot;dropping-particle&quot;:&quot;&quot;,&quot;non-dropping-particle&quot;:&quot;&quot;},{&quot;family&quot;:&quot;Yoon&quot;,&quot;given&quot;:&quot;Sook Yee&quot;,&quot;parse-names&quot;:false,&quot;dropping-particle&quot;:&quot;&quot;,&quot;non-dropping-particle&quot;:&quot;&quot;},{&quot;family&quot;:&quot;Wicklund&quot;,&quot;given&quot;:&quot;Catherine&quot;,&quot;parse-names&quot;:false,&quot;dropping-particle&quot;:&quot;&quot;,&quot;non-dropping-particle&quot;:&quot;&quot;}],&quot;container-title&quot;:&quot;European Journal of Human Genetics&quot;,&quot;DOI&quot;:&quot;10.1038/s41431-018-0252-x&quot;,&quot;ISSN&quot;:&quot;14765438&quot;,&quot;PMID&quot;:&quot;30291341&quot;,&quot;issued&quot;:{&quot;date-parts&quot;:[[2019,2,1]]},&quot;page&quot;:&quot;183-197&quot;,&quot;abstract&quot;:&quot;The profession of genetic counseling (also called genetic counselling in many countries) began nearly 50 years ago in the United States, and has grown internationally in the past 30 years. While there have been many papers describing the profession of genetic counseling in individual countries or regions, data remains incomplete and has been published in diverse journals with limited access. As a result of the 2016 Transnational Alliance of Genetic Counseling (TAGC) conference in Barcelona, Spain, and the 2017 World Congress of Genetic Counselling in the UK, we endeavor to describe as fully as possible the global state of genetic counseling as a profession. We estimate that in 2018 there are nearly 7000 genetic counselors with the profession established or developing in no less than 28 countries.&quot;,&quot;publisher&quot;:&quot;Nature Publishing Group&quot;,&quot;issue&quot;:&quot;2&quot;,&quot;volume&quot;:&quot;27&quot;,&quot;container-title-short&quot;:&quot;&quot;},&quot;isTemporary&quot;:false}]},{&quot;citationID&quot;:&quot;MENDELEY_CITATION_665d2b90-95fa-46c0-a846-15b1daa305e1&quot;,&quot;properties&quot;:{&quot;noteIndex&quot;:0},&quot;isEdited&quot;:false,&quot;manualOverride&quot;:{&quot;isManuallyOverridden&quot;:false,&quot;citeprocText&quot;:&quot;(17–19)&quot;,&quot;manualOverrideText&quot;:&quot;&quot;},&quot;citationTag&quot;:&quot;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&quot;,&quot;citationItems&quot;:[{&quot;id&quot;:&quot;b90fc346-5073-3659-9c18-c367b2c79a3e&quot;,&quot;itemData&quot;:{&quot;type&quot;:&quot;article-journal&quot;,&quot;id&quot;:&quot;b90fc346-5073-3659-9c18-c367b2c79a3e&quot;,&quot;title&quot;:&quot;Operationalizing the Reciprocal Engagement Model of Genetic Counseling Practice: a Framework for the Scalable Delivery of Genomic Counseling and Testing&quot;,&quot;author&quot;:[{&quot;family&quot;:&quot;Schmidlen&quot;,&quot;given&quot;:&quot;Tara&quot;,&quot;parse-names&quot;:false,&quot;dropping-particle&quot;:&quot;&quot;,&quot;non-dropping-particle&quot;:&quot;&quot;},{&quot;family&quot;:&quot;Sturm&quot;,&quot;given&quot;:&quot;Amy C.&quot;,&quot;parse-names&quot;:false,&quot;dropping-particle&quot;:&quot;&quot;,&quot;non-dropping-particle&quot;:&quot;&quot;},{&quot;family&quot;:&quot;Hovick&quot;,&quot;given&quot;:&quot;Shelly&quot;,&quot;parse-names&quot;:false,&quot;dropping-particle&quot;:&quot;&quot;,&quot;non-dropping-particle&quot;:&quot;&quot;},{&quot;family&quot;:&quot;Scheinfeldt&quot;,&quot;given&quot;:&quot;Laura&quot;,&quot;parse-names&quot;:false,&quot;dropping-particle&quot;:&quot;&quot;,&quot;non-dropping-particle&quot;:&quot;&quot;},{&quot;family&quot;:&quot;Scott Roberts&quot;,&quot;given&quot;:&quot;J.&quot;,&quot;parse-names&quot;:false,&quot;dropping-particle&quot;:&quot;&quot;,&quot;non-dropping-particle&quot;:&quot;&quot;},{&quot;family&quot;:&quot;Morr&quot;,&quot;given&quot;:&quot;Lindsey&quot;,&quot;parse-names&quot;:false,&quot;dropping-particle&quot;:&quot;&quot;,&quot;non-dropping-particle&quot;:&quot;&quot;},{&quot;family&quot;:&quot;McElroy&quot;,&quot;given&quot;:&quot;Joseph&quot;,&quot;parse-names&quot;:false,&quot;dropping-particle&quot;:&quot;&quot;,&quot;non-dropping-particle&quot;:&quot;&quot;},{&quot;family&quot;:&quot;Toland&quot;,&quot;given&quot;:&quot;Amanda E.&quot;,&quot;parse-names&quot;:false,&quot;dropping-particle&quot;:&quot;&quot;,&quot;non-dropping-particle&quot;:&quot;&quot;},{&quot;family&quot;:&quot;Christman&quot;,&quot;given&quot;:&quot;Michael&quot;,&quot;parse-names&quot;:false,&quot;dropping-particle&quot;:&quot;&quot;,&quot;non-dropping-particle&quot;:&quot;&quot;},{&quot;family&quot;:&quot;O’Daniel&quot;,&quot;given&quot;:&quot;Julianne M.&quot;,&quot;parse-names&quot;:false,&quot;dropping-particle&quot;:&quot;&quot;,&quot;non-dropping-particle&quot;:&quot;&quot;},{&quot;family&quot;:&quot;Gordon&quot;,&quot;given&quot;:&quot;Erynn S.&quot;,&quot;parse-names&quot;:false,&quot;dropping-particle&quot;:&quot;&quot;,&quot;non-dropping-particle&quot;:&quot;&quot;},{&quot;family&quot;:&quot;Bernhardt&quot;,&quot;given&quot;:&quot;Barbara A.&quot;,&quot;parse-names&quot;:false,&quot;dropping-particle&quot;:&quot;&quot;,&quot;non-dropping-particle&quot;:&quot;&quot;},{&quot;family&quot;:&quot;Ormond&quot;,&quot;given&quot;:&quot;Kelly E.&quot;,&quot;parse-names&quot;:false,&quot;dropping-particle&quot;:&quot;&quot;,&quot;non-dropping-particle&quot;:&quot;&quot;},{&quot;family&quot;:&quot;Sweet&quot;,&quot;given&quot;:&quot;Kevin&quot;,&quot;parse-names&quot;:false,&quot;dropping-particle&quot;:&quot;&quot;,&quot;non-dropping-particle&quot;:&quot;&quot;}],&quot;container-title&quot;:&quot;Journal of Genetic Counseling&quot;,&quot;container-title-short&quot;:&quot;J Genet Couns&quot;,&quot;DOI&quot;:&quot;10.1007/s10897-018-0230-z&quot;,&quot;ISSN&quot;:&quot;15733599&quot;,&quot;PMID&quot;:&quot;29460110&quot;,&quot;issued&quot;:{&quot;date-parts&quot;:[[2018,9,1]]},&quot;page&quot;:&quot;1111-1129&quot;,&quot;abstract&quot;:&quot;With the advent of widespread genomic testing for diagnostic indications and disease risk assessment, there is increased need to optimize genetic counseling services to support the scalable delivery of precision medicine. Here, we describe how we operationalized the reciprocal engagement model of genetic counseling practice to develop a framework of counseling components and strategies for the delivery of genomic results. This framework was constructed based upon qualitative research with patients receiving genomic counseling following online receipt of potentially actionable complex disease and pharmacogenomics reports. Consultation with a transdisciplinary group of investigators, including practicing genetic counselors, was sought to ensure broad scope and applicability of these strategies for use with any large-scale genomic testing effort. We preserve the provision of pre-test education and informed consent as established in Mendelian/single-gene disease genetic counseling practice. Following receipt of genomic results, patients are afforded the opportunity to tailor the counseling agenda by selecting the specific test results they wish to discuss, specifying questions for discussion, and indicating their preference for counseling modality. The genetic counselor uses these patient preferences to set the genomic counseling session and to personalize result communication and risk reduction recommendations. Tailored visual aids and result summary reports divide areas of risk (genetic variant, family history, lifestyle) for each disease to facilitate discussion of multiple disease risks. Post-counseling, session summary reports are actively routed to both the patient and their physician team to encourage review and follow-up. Given the breadth of genomic information potentially resulting from genomic testing, this framework is put forth as a starting point to meet the need for scalable genetic counseling services in the delivery of precision medicine.&quot;,&quot;publisher&quot;:&quot;Springer New York LLC&quot;,&quot;issue&quot;:&quot;5&quot;,&quot;volume&quot;:&quot;27&quot;},&quot;isTemporary&quot;:false},{&quot;id&quot;:&quot;e74de53c-7b54-3895-a986-edd283a16d86&quot;,&quot;itemData&quot;:{&quot;type&quot;:&quot;article&quot;,&quot;id&quot;:&quot;e74de53c-7b54-3895-a986-edd283a16d86&quot;,&quot;title&quot;:&quot;How digital tools can advance quality and equity in genomic medicine&quot;,&quot;author&quot;:[{&quot;family&quot;:&quot;Bombard&quot;,&quot;given&quot;:&quot;Yvonne&quot;,&quot;parse-names&quot;:false,&quot;dropping-particle&quot;:&quot;&quot;,&quot;non-dropping-particle&quot;:&quot;&quot;},{&quot;family&quot;:&quot;Hayeems&quot;,&quot;given&quot;:&quot;Robin Z.&quot;,&quot;parse-names&quot;:false,&quot;dropping-particle&quot;:&quot;&quot;,&quot;non-dropping-particle&quot;:&quot;&quot;}],&quot;container-title&quot;:&quot;Nature Reviews Genetics&quot;,&quot;container-title-short&quot;:&quot;Nat Rev Genet&quot;,&quot;DOI&quot;:&quot;10.1038/s41576-020-0260-x&quot;,&quot;ISSN&quot;:&quot;14710064&quot;,&quot;PMID&quot;:&quot;32601319&quot;,&quot;issued&quot;:{&quot;date-parts&quot;:[[2020,9,1]]},&quot;page&quot;:&quot;505-506&quot;,&quot;publisher&quot;:&quot;Nature Research&quot;,&quot;issue&quot;:&quot;9&quot;,&quot;volume&quot;:&quot;21&quot;},&quot;isTemporary&quot;:false},{&quot;id&quot;:&quot;71cd271e-55ec-3973-ba09-ecca8e67e059&quot;,&quot;itemData&quot;:{&quot;type&quot;:&quot;article-journal&quot;,&quot;id&quot;:&quot;71cd271e-55ec-3973-ba09-ecca8e67e059&quot;,&quot;title&quot;:&quot;Genetic test availability and spending: Where are we now? Where are we going?&quot;,&quot;author&quot;:[{&quot;family&quot;:&quot;Phillips&quot;,&quot;given&quot;:&quot;Kathryn A.&quot;,&quot;parse-names&quot;:false,&quot;dropping-particle&quot;:&quot;&quot;,&quot;non-dropping-particle&quot;:&quot;&quot;},{&quot;family&quot;:&quot;Deverka&quot;,&quot;given&quot;:&quot;Patricia A.&quot;,&quot;parse-names&quot;:false,&quot;dropping-particle&quot;:&quot;&quot;,&quot;non-dropping-particle&quot;:&quot;&quot;},{&quot;family&quot;:&quot;Hooker&quot;,&quot;given&quot;:&quot;Gillian W.&quot;,&quot;parse-names&quot;:false,&quot;dropping-particle&quot;:&quot;&quot;,&quot;non-dropping-particle&quot;:&quot;&quot;},{&quot;family&quot;:&quot;Douglas&quot;,&quot;given&quot;:&quot;Michael P.&quot;,&quot;parse-names&quot;:false,&quot;dropping-particle&quot;:&quot;&quot;,&quot;non-dropping-particle&quot;:&quot;&quot;}],&quot;container-title&quot;:&quot;Health Affairs&quot;,&quot;container-title-short&quot;:&quot;Health Aff&quot;,&quot;DOI&quot;:&quot;10.1377/hlthaff.2017.1427&quot;,&quot;ISSN&quot;:&quot;15445208&quot;,&quot;PMID&quot;:&quot;29733704&quot;,&quot;issued&quot;:{&quot;date-parts&quot;:[[2018]]},&quot;page&quot;:&quot;710-716&quot;,&quot;abstract&quot;:&quot;Genetic testing and spending on that testing have grown rapidly since the mapping of the human genome in 2003. However, it is not widely known how many tests there are, how they are used, and how they are paid for. Little evidence from large data sets about their use has emerged. We shed light on the issue of genetic testing by providing an overview of the testing landscape. We examined test availability and spending for the full spectrum of genetic tests, using unique data sources on test availability and commercial payer spending for privately insured populations, focusing particularly on tests measuring multiple genes in the period 2014-17. We found that there were approximately 75,000 genetic tests on the market, with about ten new tests entering the market daily. Prenatal tests accounted for the highest percentage of spending on genetic tests, and spending on hereditary cancer tests accounted for the second-highest. Our results provide insights for those interested in assessing genetic testing markets, test usage, and health policy implications, including current debates over the most appropriate regulatory and payer coverage mechanisms.&quot;,&quot;publisher&quot;:&quot;Project HOPE&quot;,&quot;issue&quot;:&quot;5&quot;,&quot;volume&quot;:&quot;37&quot;},&quot;isTemporary&quot;:false}]},{&quot;citationID&quot;:&quot;MENDELEY_CITATION_d23b2fed-4259-46e2-a66c-0856b5b62534&quot;,&quot;properties&quot;:{&quot;noteIndex&quot;:0},&quot;isEdited&quot;:false,&quot;manualOverride&quot;:{&quot;isManuallyOverridden&quot;:false,&quot;citeprocText&quot;:&quot;(20)&quot;,&quot;manualOverrideText&quot;:&quot;&quot;},&quot;citationTag&quot;:&quot;MENDELEY_CITATION_v3_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&quot;,&quot;citationItems&quot;:[{&quot;id&quot;:&quot;4005451f-acf2-36ed-99c2-3b4b8bf68b75&quot;,&quot;itemData&quot;:{&quot;type&quot;:&quot;article-journal&quot;,&quot;id&quot;:&quot;4005451f-acf2-36ed-99c2-3b4b8bf68b75&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quot;page&quot;:&quot;45-77&quot;,&quot;abstract&quot;:&quo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fication and motivation, defi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fies the three objectives and has the potential to help aid the acceptance of DS research in the IS discipline. © 2008 M.E. Sharpe, Inc.&quot;,&quot;issue&quot;:&quot;3&quot;,&quot;volume&quot;:&quot;24&quot;,&quot;container-title-short&quot;:&quot;&quot;},&quot;isTemporary&quot;:false}]},{&quot;citationID&quot;:&quot;MENDELEY_CITATION_f509658a-98bf-47b3-bbb6-1cae79926440&quot;,&quot;properties&quot;:{&quot;noteIndex&quot;:0},&quot;isEdited&quot;:false,&quot;manualOverride&quot;:{&quot;isManuallyOverridden&quot;:false,&quot;citeprocText&quot;:&quot;(21,22)&quot;,&quot;manualOverrideText&quot;:&quot;&quot;},&quot;citationTag&quot;:&quot;MENDELEY_CITATION_v3_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&quot;,&quot;citationItems&quot;:[{&quot;id&quot;:&quot;fc7348dc-2d01-37d5-ab43-7176ab144aed&quot;,&quot;itemData&quot;:{&quot;type&quot;:&quot;paper-conference&quot;,&quot;id&quot;:&quot;fc7348dc-2d01-37d5-ab43-7176ab144aed&quot;,&quot;title&quot;:&quot;Incremental development of business process architecture using the design science research methodology&quot;,&quot;author&quot;:[{&quot;family&quot;:&quot;Sabri&quot;,&quot;given&quot;:&quot;Mohammad Omar&quot;,&quot;parse-names&quot;:false,&quot;dropping-particle&quot;:&quot;&quot;,&quot;non-dropping-particle&quot;:&quot;&quot;},{&quot;family&quot;:&quot;Odeh&quot;,&quot;given&quot;:&quot;Mohammed&quot;,&quot;parse-names&quot;:false,&quot;dropping-particle&quot;:&quot;&quot;,&quot;non-dropping-particle&quot;:&quot;&quot;},{&quot;family&quot;:&quot;Saad&quot;,&quot;given&quot;:&quot;Mohammed&quot;,&quot;parse-names&quot;:false,&quot;dropping-particle&quot;:&quot;&quot;,&quot;non-dropping-particle&quot;:&quot;&quot;}],&quot;container-title&quot;:&quot;Proceedings of the European Conference on Research Methods in Business and Management Studies&quot;,&quot;DOI&quot;:&quot;10.34190/RM.19.052&quot;,&quot;ISBN&quot;:&quot;9781912764204&quot;,&quot;ISSN&quot;:&quot;20490976&quot;,&quot;issued&quot;:{&quot;date-parts&quot;:[[2019]]},&quot;page&quot;:&quot;285-293&quot;,&quot;abstract&quot;:&quot;This paper presents a new approach to developing a business process architecture using the design science research methodology. It is also part of the research framework development that generates a business process architecture using semantic knowledge management enablers. The design science research methodology has been adopted to guide the research phases which mainly include problem identification, objectives definition, design and development, demonstration, evaluation and communication. The research framework components are incrementally developed and evaluated according to the design science research methodology phases and its iterative restriction. Sufficient and representative case studies of a bank in Jordan have been applied in order to demonstrate and evaluate the research framework. The bank has been divided into three case studies that reflect the main sectors of business in the bank. Each case has been utilised as an iteration in the design science research methodology. The first iteration applied the treasury case, the second the deposits case and the third the credit case. Following the first and second iterations, feedback was reported and a new iteration conducted. Feedback has been provided according to the evaluation phase of the design science research methodology iterations. The evaluation phase has included tests of verification and validation in the first, second and third iterations of the design science research methodology. These tests are followed by checking dynamism and the mixed methods approach evaluation in the second and third iterations. The mixed methods approach has been used to assess the advantages of the semantic knowledge-based business process architecture and its impact on sources of sustainable competitive advantage; these being core competencies, technical capabilities and social capital. The second and third iterations have shown a successful verification and validation of the research framework and the objectives of dynamism and sustainable competitive advantage have been achieved. The design science research methodology has facilitated the success of the development and evaluation of the research framework and has handled the disadvantages that the bank cases have revealed through the implementation of its iterations.&quot;,&quot;publisher&quot;:&quot;Academic Conferences Limited&quot;,&quot;volume&quot;:&quot;2019-June&quot;,&quot;container-title-short&quot;:&quot;&quot;},&quot;isTemporary&quot;:false},{&quot;id&quot;:&quot;e6a62658-a8ab-32c4-a74a-1451a81339d7&quot;,&quot;itemData&quot;:{&quot;type&quot;:&quot;report&quot;,&quot;id&quot;:&quot;e6a62658-a8ab-32c4-a74a-1451a81339d7&quot;,&quot;title&quot;:&quot;Design research in information systems. Theory and practice&quot;,&quot;author&quot;:[{&quot;family&quot;:&quot;Hevner A&quot;,&quot;given&quot;:&quot;Chatterjee S&quot;,&quot;parse-names&quot;:false,&quot;dropping-particle&quot;:&quot;&quot;,&quot;non-dropping-particle&quot;:&quot;&quot;}],&quot;URL&quot;:&quot;http://www.springer.com/series/6157&quot;,&quot;issued&quot;:{&quot;date-parts&quot;:[[2010]]},&quot;container-title-short&quot;:&quot;&quot;},&quot;isTemporary&quot;:false}]},{&quot;citationID&quot;:&quot;MENDELEY_CITATION_4eb7630d-cc3a-4389-a901-e394cbc0a13a&quot;,&quot;properties&quot;:{&quot;noteIndex&quot;:0},&quot;isEdited&quot;:false,&quot;manualOverride&quot;:{&quot;isManuallyOverridden&quot;:false,&quot;citeprocText&quot;:&quot;(23)&quot;,&quot;manualOverrideText&quot;:&quot;&quot;},&quot;citationTag&quot;:&quot;MENDELEY_CITATION_v3_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&quot;,&quot;citationItems&quot;:[{&quot;id&quot;:&quot;61509b54-9a6d-37e8-9aef-b5a5f6e196c0&quot;,&quot;itemData&quot;:{&quot;type&quot;:&quot;article-journal&quot;,&quot;id&quot;:&quot;61509b54-9a6d-37e8-9aef-b5a5f6e196c0&quot;,&quot;title&quot;:&quot;Sample size estimation in diagnostic test studies of biomedical informatics&quot;,&quot;author&quot;:[{&quot;family&quot;:&quot;Hajian-Tilaki&quot;,&quot;given&quot;:&quot;Karimollah&quot;,&quot;parse-names&quot;:false,&quot;dropping-particle&quot;:&quot;&quot;,&quot;non-dropping-particle&quot;:&quot;&quot;}],&quot;container-title&quot;:&quot;Journal of Biomedical Informatics&quot;,&quot;DOI&quot;:&quot;10.1016/j.jbi.2014.02.013&quot;,&quot;ISSN&quot;:&quot;15320464&quot;,&quot;issued&quot;:{&quot;date-parts&quot;:[[2014,4]]},&quot;page&quot;:&quot;193-204&quot;,&quot;volume&quot;:&quot;48&quot;,&quot;container-title-short&quot;:&quot;J Biomed Inform&quot;},&quot;isTemporary&quot;:false}]},{&quot;citationID&quot;:&quot;MENDELEY_CITATION_e0037650-ea0a-4caa-b5b9-507782b64bf8&quot;,&quot;properties&quot;:{&quot;noteIndex&quot;:0},&quot;isEdited&quot;:false,&quot;manualOverride&quot;:{&quot;isManuallyOverridden&quot;:false,&quot;citeprocText&quot;:&quot;(24)&quot;,&quot;manualOverrideText&quot;:&quot;&quot;},&quot;citationTag&quot;:&quot;MENDELEY_CITATION_v3_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8b93820e-3fe0-32ba-9220-7090dfef401f&quot;,&quot;itemData&quot;:{&quot;type&quot;:&quot;article-journal&quot;,&quot;id&quot;:&quot;8b93820e-3fe0-32ba-9220-7090dfef401f&quot;,&quot;title&quot;:&quot;Human-in-the-Loop Learning with LLMs for Efficient RASE Tagging in Building Compliance Regulations&quot;,&quot;author&quot;:[{&quot;family&quot;:&quot;Al-Turki&quot;,&quot;given&quot;:&quot;Dhoyazan&quot;,&quot;parse-names&quot;:false,&quot;dropping-particle&quot;:&quot;&quot;,&quot;non-dropping-particle&quot;:&quot;&quot;},{&quot;family&quot;:&quot;Hettiarachchi&quot;,&quot;given&quot;:&quot;Hansi&quot;,&quot;parse-names&quot;:false,&quot;dropping-particle&quot;:&quot;&quot;,&quot;non-dropping-particle&quot;:&quot;&quot;},{&quot;family&quot;:&quot;Gaber&quot;,&quot;given&quot;:&quot;Mohamed Medhat&quot;,&quot;parse-names&quot;:false,&quot;dropping-particle&quot;:&quot;&quot;,&quot;non-dropping-particle&quot;:&quot;&quot;},{&quot;family&quot;:&quot;Abdelsamea&quot;,&quot;given&quot;:&quot;Mohammed M.&quot;,&quot;parse-names&quot;:false,&quot;dropping-particle&quot;:&quot;&quot;,&quot;non-dropping-particle&quot;:&quot;&quot;},{&quot;family&quot;:&quot;Basurra&quot;,&quot;given&quot;:&quot;Shadi&quot;,&quot;parse-names&quot;:false,&quot;dropping-particle&quot;:&quot;&quot;,&quot;non-dropping-particle&quot;:&quot;&quot;},{&quot;family&quot;:&quot;Iranmanesh&quot;,&quot;given&quot;:&quot;Sima&quot;,&quot;parse-names&quot;:false,&quot;dropping-particle&quot;:&quot;&quot;,&quot;non-dropping-particle&quot;:&quot;&quot;},{&quot;family&quot;:&quot;Saadany&quot;,&quot;given&quot;:&quot;Hadeel&quot;,&quot;parse-names&quot;:false,&quot;dropping-particle&quot;:&quot;&quot;,&quot;non-dropping-particle&quot;:&quot;&quot;},{&quot;family&quot;:&quot;Vakaj&quot;,&quot;given&quot;:&quot;Edlira&quot;,&quot;parse-names&quot;:false,&quot;dropping-particle&quot;:&quot;&quot;,&quot;non-dropping-particle&quot;:&quot;&quot;}],&quot;container-title&quot;:&quot;IEEE Access&quot;,&quot;DOI&quot;:&quot;10.1109/ACCESS.2024.3512434&quot;,&quot;ISSN&quot;:&quot;21693536&quot;,&quot;issued&quot;:{&quot;date-parts&quot;:[[2024]]},&quot;abstract&quot;:&quot;Automated compliance checking (ACC) in the Architecture, Engineering, and Construction (AEC) sector represents a pivotal task which is traditionally executed manually, demanding significant time and labor. This work investigates the automation of the Requirement, Applicability, Selection, and Exception (RASE) methodology for building regulatory compliance through the utilization of Large Language Models (LLMs) and active learning techniques. Specifically, we focus on the development and assessment of a system using the OpenAI GPT-4o model to transmute building regulation texts into structured YAML formats conducive to ACC processes. The study encompasses three experimental paradigms: few-shot learning, fine-tuning learning, and progressive active learning. Initial results from the few-shot learning experiment illustrate the model's preliminary ability to interpret and process regulatory texts with limited examples. Fine-tuning enhances model performance by training it on a specialized dataset, thereby improving structural and textual accuracy. Progressive active learning, by iteratively incorporating expert feedback, further refines the accuracy of the model. The findings demonstrate substantial enhancements in both structural and semantic accuracies of the generated YAML files, underscoring the potential of integrating LLMs with active learning to streamline regulatory compliance automation. The methodologies and results presented here offer a comprehensive framework for advancing future research and practical applications in the domain of automated regulatory compliance.&quot;,&quot;publisher&quot;:&quot;Institute of Electrical and Electronics Engineers Inc.&quot;,&quot;container-title-short&quot;:&quot;&quot;},&quot;isTemporary&quot;:false,&quot;suppress-author&quot;:false,&quot;composite&quot;:false,&quot;author-only&quot;:false}]},{&quot;citationID&quot;:&quot;MENDELEY_CITATION_483b256f-6079-48f6-8415-bde68a4c27c7&quot;,&quot;properties&quot;:{&quot;noteIndex&quot;:0},&quot;isEdited&quot;:false,&quot;manualOverride&quot;:{&quot;isManuallyOverridden&quot;:false,&quot;citeprocText&quot;:&quot;(25)&quot;,&quot;manualOverrideText&quot;:&quot;&quot;},&quot;citationTag&quot;:&quot;MENDELEY_CITATION_v3_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&quot;,&quot;citationItems&quot;:[{&quot;id&quot;:&quot;265ecb3b-bb52-3c1f-b056-8c1528c15efd&quot;,&quot;itemData&quot;:{&quot;type&quot;:&quot;article-journal&quot;,&quot;id&quot;:&quot;265ecb3b-bb52-3c1f-b056-8c1528c15efd&quot;,&quot;title&quot;:&quot;Challenges to effective and autonomous genetic testing and counseling for ethno-cultural minorities: a qualitative study&quot;,&quot;author&quot;:[{&quot;family&quot;:&quot;Cohen-Kfir&quot;,&quot;given&quot;:&quot;Nehama&quot;,&quot;parse-names&quot;:false,&quot;dropping-particle&quot;:&quot;&quot;,&quot;non-dropping-particle&quot;:&quot;&quot;},{&quot;family&quot;:&quot;Bentwich&quot;,&quot;given&quot;:&quot;Miriam Ethel&quot;,&quot;parse-names&quot;:false,&quot;dropping-particle&quot;:&quot;&quot;,&quot;non-dropping-particle&quot;:&quot;&quot;},{&quot;family&quot;:&quot;Kent&quot;,&quot;given&quot;:&quot;Andrew&quot;,&quot;parse-names&quot;:false,&quot;dropping-particle&quot;:&quot;&quot;,&quot;non-dropping-particle&quot;:&quot;&quot;},{&quot;family&quot;:&quot;Dickman&quot;,&quot;given&quot;:&quot;Nomy&quot;,&quot;parse-names&quot;:false,&quot;dropping-particle&quot;:&quot;&quot;,&quot;non-dropping-particle&quot;:&quot;&quot;},{&quot;family&quot;:&quot;Tanus&quot;,&quot;given&quot;:&quot;Mary&quot;,&quot;parse-names&quot;:false,&quot;dropping-particle&quot;:&quot;&quot;,&quot;non-dropping-particle&quot;:&quot;&quot;},{&quot;family&quot;:&quot;Higazi&quot;,&quot;given&quot;:&quot;Basem&quot;,&quot;parse-names&quot;:false,&quot;dropping-particle&quot;:&quot;&quot;,&quot;non-dropping-particle&quot;:&quot;&quot;},{&quot;family&quot;:&quot;Kalfon&quot;,&quot;given&quot;:&quot;Limor&quot;,&quot;parse-names&quot;:false,&quot;dropping-particle&quot;:&quot;&quot;,&quot;non-dropping-particle&quot;:&quot;&quot;},{&quot;family&quot;:&quot;Rudolf&quot;,&quot;given&quot;:&quot;Mary&quot;,&quot;parse-names&quot;:false,&quot;dropping-particle&quot;:&quot;&quot;,&quot;non-dropping-particle&quot;:&quot;&quot;},{&quot;family&quot;:&quot;Falik-Zaccai&quot;,&quot;given&quot;:&quot;Tzipora C.&quot;,&quot;parse-names&quot;:false,&quot;dropping-particle&quot;:&quot;&quot;,&quot;non-dropping-particle&quot;:&quot;&quot;}],&quot;container-title&quot;:&quot;BMC Medical Ethics&quot;,&quot;container-title-short&quot;:&quot;BMC Med Ethics&quot;,&quot;DOI&quot;:&quot;10.1186/s12910-020-00537-8&quot;,&quot;ISSN&quot;:&quot;14726939&quot;,&quot;PMID&quot;:&quot;33059675&quot;,&quot;issued&quot;:{&quot;date-parts&quot;:[[2020,12,1]]},&quot;abstract&quot;:&quot;Background: The Arab population in Israel is a minority ethnic group with its own distinct cultural subgroups. Minority populations are known to underutilize genetic tests and counseling services, thereby undermining the effectiveness of these services among such populations. However, the general and culture-specific reasons for this underutilization are not well defined. Moreover, Arab populations and their key cultural-religious subsets (Muslims, Christians, and Druze) do not reside exclusively in Israel, but are rather found as a minority group in many European and North American countries. Therefore, focusing on the Arab population in Israel allows for the examination of attitudes regarding genetic testing and counseling among this globally important ethnic minority population. Methods: We used a qualitative research method, employing individual interviews with 18 women of childbearing age from three religious subgroups (i.e., Druze, Muslim, and Christian) who reside in the Acre district, along with focus group discussions with healthcare providers (HCPs; 9 nurses and 7 genetic counselors) working in the same geographical district. Results: A general lack of knowledge regarding the goals and practice of genetic counseling resulting in negative preconceptions of genetic testing was identified amongst all counselees. Counselors’ objective of respecting patient autonomy in decision-making, together with counselees’ misunderstanding of genetic risk data, caused uncertainty, frustration, and distrust. In addition, certain interesting variations were found between the different religious subgroups regarding their attitudes to genetic counseling. Conclusions: The study highlights the miscommunications between HCPs, particularly counselors from the majority ethno-cultural group, and counselees from a minority ethno-cultural group. The need for nuanced understanding of the complex perspectives of minority ethno-cultural groups is also emphasized. Such an understanding may enhance the effectiveness of genetic testing and counseling among the Arab minority group while also genuinely empowering the personal autonomy of counselees from this minority group in Israel and other countries.&quot;,&quot;publisher&quot;:&quot;BioMed Central Ltd&quot;,&quot;issue&quot;:&quot;1&quot;,&quot;volume&quot;:&quot;21&quot;},&quot;isTemporary&quot;:false}]},{&quot;citationID&quot;:&quot;MENDELEY_CITATION_858fbbd2-144f-46e0-8167-2dd1eaa92141&quot;,&quot;properties&quot;:{&quot;noteIndex&quot;:0},&quot;isEdited&quot;:false,&quot;manualOverride&quot;:{&quot;isManuallyOverridden&quot;:false,&quot;citeprocText&quot;:&quot;(26,27)&quot;,&quot;manualOverrideText&quot;:&quot;&quot;},&quot;citationTag&quot;:&quot;MENDELEY_CITATION_v3_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&quot;,&quot;citationItems&quot;:[{&quot;id&quot;:&quot;4cdfa779-e7b5-33b6-90f2-8481ff35ad08&quot;,&quot;itemData&quot;:{&quot;type&quot;:&quot;report&quot;,&quot;id&quot;:&quot;4cdfa779-e7b5-33b6-90f2-8481ff35ad08&quot;,&quot;title&quot;:&quot;Adaptation of NCCN Guidelines to the Middle East and North Africa Region&quot;,&quot;author&quot;:[{&quot;family&quot;:&quot;Rahman Jazieh&quot;,&quot;given&quot;:&quot;Abdul&quot;,&quot;parse-names&quot;:false,&quot;dropping-particle&quot;:&quot;&quot;,&quot;non-dropping-particle&quot;:&quot;&quot;}],&quot;container-title&quot;:&quot;Journal of the National Comprehensive Cancer Network Commentary © JNCCN-Journal of the National Comprehensive Cancer Network |&quot;,&quot;issued&quot;:{&quot;date-parts&quot;:[[2014]]},&quot;volume&quot;:&quot;12&quot;,&quot;container-title-short&quot;:&quot;&quot;},&quot;isTemporary&quot;:false},{&quot;id&quot;:&quot;98056750-949b-3d73-b10e-cfbfaf69ebf7&quot;,&quot;itemData&quot;:{&quot;type&quot;:&quot;article-journal&quot;,&quot;id&quot;:&quot;98056750-949b-3d73-b10e-cfbfaf69ebf7&quot;,&quot;title&quot;:&quot;The Process of NCCN Guidelines™ Adaptation to the Middle East and North Africa Region&quot;,&quot;author&quot;:[{&quot;family&quot;:&quot;Jazieh&quot;,&quot;given&quot;:&quot;Abdul-Rahman&quot;,&quot;parse-names&quot;:false,&quot;dropping-particle&quot;:&quot;&quot;,&quot;non-dropping-particle&quot;:&quot;&quot;},{&quot;family&quot;:&quot;Azim&quot;,&quot;given&quot;:&quot;Hamdy A.&quot;,&quot;parse-names&quot;:false,&quot;dropping-particle&quot;:&quot;&quot;,&quot;non-dropping-particle&quot;:&quot;&quot;},{&quot;family&quot;:&quot;McClure&quot;,&quot;given&quot;:&quot;Joan&quot;,&quot;parse-names&quot;:false,&quot;dropping-particle&quot;:&quot;&quot;,&quot;non-dropping-particle&quot;:&quot;&quot;},{&quot;family&quot;:&quot;Jahanzeb&quot;,&quot;given&quot;:&quot;Mohammad&quot;,&quot;parse-names&quot;:false,&quot;dropping-particle&quot;:&quot;&quot;,&quot;non-dropping-particle&quot;:&quot;&quot;}],&quot;container-title&quot;:&quot;J Natl Compr Canc Netw&quot;,&quot;DOI&quot;:&quot;10.6004/jnccn.2010.0125&quot;,&quot;ISSN&quot;:&quot;1540-1405&quot;,&quot;URL&quot;:&quot;https://jnccn.org/doi/10.6004/jnccn.2010.0125&quot;,&quot;issued&quot;:{&quot;date-parts&quot;:[[2010,7]]},&quot;page&quot;:&quot;S-5-S-7&quot;,&quot;abstract&quot;:&quot;The NCCN developed clinical practice guidelines for oncology that set the standard of cancer care in the United States. Because of wide acceptance of, need for, and interest in standardized treatment practices across the world, NCCN launched initiatives to help international groups adapt these guidelines. This article describes the initiative in the Middle East and North Africa (MENA) region. A group of oncology experts and key opinion leaders were assembled into 7 specific committees to develop treatment guidelines for breast cancer, lung cancer, colon cancer, prostate cancer, hepatobiliary cancer, lymphoma, and palliative care. The committees reviewed the NCCN Clinical Practice Guidelines in Oncology (NCCN Guidelines) to identify any modifications required for them to be more applicable to the MENA region based on available evidence and regional experience. These modifications were discussed with NCCN experts and summarized for each specific area. The development of these guidelines generated a strong interest in the region to develop more evidence-based practice and create further networking and collaboration. (JNCCN 2010;8[Suppl 3]:S5-S7)&quot;,&quot;issue&quot;:&quot;Suppl 3&quot;,&quot;volume&quot;:&quot;8&quot;,&quot;container-title-short&quot;:&quot;&quot;},&quot;isTemporary&quot;:false}]},{&quot;citationID&quot;:&quot;MENDELEY_CITATION_9a483f5b-906c-4e26-8c1d-c156e811ca9b&quot;,&quot;properties&quot;:{&quot;noteIndex&quot;:0},&quot;isEdited&quot;:false,&quot;manualOverride&quot;:{&quot;isManuallyOverridden&quot;:false,&quot;citeprocText&quot;:&quot;(28)&quot;,&quot;manualOverrideText&quot;:&quot;&quot;},&quot;citationTag&quot;:&quot;MENDELEY_CITATION_v3_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&quot;,&quot;citationItems&quot;:[{&quot;id&quot;:&quot;46e7b706-016f-3cc0-9a90-d29bf19b6e96&quot;,&quot;itemData&quot;:{&quot;type&quot;:&quot;article-journal&quot;,&quot;id&quot;:&quot;46e7b706-016f-3cc0-9a90-d29bf19b6e96&quot;,&quot;title&quot;:&quot;From West to East: Understanding the Cultural Implications of Genetic Counseling in the Middle East&quot;,&quot;author&quot;:[{&quot;family&quot;:&quot;Dianne Alameddine MS&quot;,&quot;given&quot;:&quot;LCGC&quot;,&quot;parse-names&quot;:false,&quot;dropping-particle&quot;:&quot;&quot;,&quot;non-dropping-particle&quot;:&quot;&quot;}],&quot;container-title&quot;:&quot;perspectives.nsgc.org&quot;,&quot;issued&quot;:{&quot;date-parts&quot;:[[2023,3,23]]},&quot;container-title-short&quot;:&quot;&quot;},&quot;isTemporary&quot;:false}]}]"/>
    <we:property name="MENDELEY_CITATIONS_STYLE" value="{&quot;id&quot;:&quot;https://www.zotero.org/styles/vancouver&quot;,&quot;title&quot;:&quot;Vancouver&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253B4-BB3C-46CC-B0DE-9EA427F66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38</Pages>
  <Words>9988</Words>
  <Characters>56933</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Lama AbdelKarim Mahmoud Abujamous</dc:creator>
  <cp:keywords/>
  <dc:description/>
  <cp:lastModifiedBy>Ahmed Alkaff</cp:lastModifiedBy>
  <cp:revision>16</cp:revision>
  <cp:lastPrinted>2025-07-27T13:20:00Z</cp:lastPrinted>
  <dcterms:created xsi:type="dcterms:W3CDTF">2026-06-14T07:32:00Z</dcterms:created>
  <dcterms:modified xsi:type="dcterms:W3CDTF">2026-06-14T19:10:00Z</dcterms:modified>
</cp:coreProperties>
</file>